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Pr="00C71256" w:rsidR="00D00B5F" w:rsidP="2624ED48" w:rsidRDefault="00D6584E" w14:paraId="1405F32A" w14:textId="77777777" w14:noSpellErr="1">
      <w:pPr>
        <w:ind w:left="720" w:hanging="720"/>
        <w:rPr>
          <w:highlight w:val="yellow"/>
          <w:lang w:val="en-GB"/>
        </w:rPr>
      </w:pPr>
      <w:bookmarkStart w:name="_Toc520745066" w:id="0"/>
      <w:r w:rsidRPr="00C71256">
        <w:rPr>
          <w:bCs/>
          <w:noProof/>
          <w:lang w:val="es-ES" w:eastAsia="es-ES"/>
        </w:rPr>
        <w:drawing>
          <wp:anchor distT="0" distB="0" distL="114300" distR="114300" simplePos="0" relativeHeight="251658240" behindDoc="0" locked="0" layoutInCell="1" allowOverlap="1" wp14:anchorId="78836EB0" wp14:editId="2C36765F">
            <wp:simplePos x="0" y="0"/>
            <wp:positionH relativeFrom="page">
              <wp:posOffset>-2540</wp:posOffset>
            </wp:positionH>
            <wp:positionV relativeFrom="paragraph">
              <wp:posOffset>-1187450</wp:posOffset>
            </wp:positionV>
            <wp:extent cx="7677150" cy="1085786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7677150" cy="108578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C71256" w:rsidR="00D00B5F" w:rsidP="00D00B5F" w:rsidRDefault="00D00B5F" w14:paraId="434E4BF4" w14:textId="77777777">
      <w:pPr>
        <w:rPr>
          <w:lang w:val="en-GB"/>
        </w:rPr>
      </w:pPr>
    </w:p>
    <w:p w:rsidRPr="00C71256" w:rsidR="00D00B5F" w:rsidP="00D00B5F" w:rsidRDefault="00D00B5F" w14:paraId="2DC4A43C" w14:textId="77777777">
      <w:pPr>
        <w:rPr>
          <w:lang w:val="en-GB"/>
        </w:rPr>
      </w:pPr>
    </w:p>
    <w:p w:rsidRPr="00C71256" w:rsidR="00D00B5F" w:rsidP="00D00B5F" w:rsidRDefault="00D00B5F" w14:paraId="6BDD6E68" w14:textId="77777777">
      <w:pPr>
        <w:rPr>
          <w:lang w:val="en-GB"/>
        </w:rPr>
      </w:pPr>
    </w:p>
    <w:p w:rsidRPr="00C71256" w:rsidR="00D00B5F" w:rsidP="00D00B5F" w:rsidRDefault="00D00B5F" w14:paraId="28E1791A" w14:textId="77777777">
      <w:pPr>
        <w:rPr>
          <w:lang w:val="en-GB"/>
        </w:rPr>
      </w:pPr>
    </w:p>
    <w:p w:rsidRPr="00C71256" w:rsidR="00D00B5F" w:rsidP="00D00B5F" w:rsidRDefault="00D00B5F" w14:paraId="6CEFB4E2" w14:textId="77777777">
      <w:pPr>
        <w:rPr>
          <w:lang w:val="en-GB"/>
        </w:rPr>
      </w:pPr>
    </w:p>
    <w:p w:rsidRPr="00C71256" w:rsidR="00D00B5F" w:rsidP="00D00B5F" w:rsidRDefault="00D00B5F" w14:paraId="42FB2528" w14:textId="77777777">
      <w:pPr>
        <w:rPr>
          <w:lang w:val="en-GB"/>
        </w:rPr>
      </w:pPr>
    </w:p>
    <w:p w:rsidRPr="00C71256" w:rsidR="00D00B5F" w:rsidP="00D00B5F" w:rsidRDefault="00D00B5F" w14:paraId="37CD4E77" w14:textId="77777777">
      <w:pPr>
        <w:rPr>
          <w:lang w:val="en-GB"/>
        </w:rPr>
      </w:pPr>
    </w:p>
    <w:p w:rsidRPr="00C71256" w:rsidR="00D00B5F" w:rsidP="00D00B5F" w:rsidRDefault="00D00B5F" w14:paraId="5A480A63" w14:textId="77777777">
      <w:pPr>
        <w:rPr>
          <w:lang w:val="en-GB"/>
        </w:rPr>
      </w:pPr>
    </w:p>
    <w:p w:rsidRPr="00C71256" w:rsidR="00D00B5F" w:rsidP="00D00B5F" w:rsidRDefault="00D00B5F" w14:paraId="18C36C08" w14:textId="77777777">
      <w:pPr>
        <w:rPr>
          <w:lang w:val="en-GB"/>
        </w:rPr>
      </w:pPr>
    </w:p>
    <w:p w:rsidRPr="00C71256" w:rsidR="00D00B5F" w:rsidP="00D00B5F" w:rsidRDefault="00D00B5F" w14:paraId="1C14303F" w14:textId="77777777">
      <w:pPr>
        <w:rPr>
          <w:lang w:val="en-GB"/>
        </w:rPr>
      </w:pPr>
    </w:p>
    <w:p w:rsidRPr="00C71256" w:rsidR="00D00B5F" w:rsidP="00D00B5F" w:rsidRDefault="00D00B5F" w14:paraId="4D8BA359" w14:textId="77777777">
      <w:pPr>
        <w:rPr>
          <w:lang w:val="en-GB"/>
        </w:rPr>
      </w:pPr>
    </w:p>
    <w:p w:rsidRPr="00C71256" w:rsidR="00D00B5F" w:rsidP="00D00B5F" w:rsidRDefault="00D00B5F" w14:paraId="01066B99" w14:textId="77777777">
      <w:pPr>
        <w:rPr>
          <w:lang w:val="en-GB"/>
        </w:rPr>
      </w:pPr>
    </w:p>
    <w:p w:rsidRPr="00C71256" w:rsidR="00D00B5F" w:rsidP="00D00B5F" w:rsidRDefault="00D00B5F" w14:paraId="6E5A6D06" w14:textId="77777777">
      <w:pPr>
        <w:rPr>
          <w:lang w:val="en-GB"/>
        </w:rPr>
      </w:pPr>
    </w:p>
    <w:p w:rsidRPr="00C71256" w:rsidR="00D00B5F" w:rsidP="00D00B5F" w:rsidRDefault="00D00B5F" w14:paraId="1E1571F9" w14:textId="77777777">
      <w:pPr>
        <w:rPr>
          <w:lang w:val="en-GB"/>
        </w:rPr>
      </w:pPr>
    </w:p>
    <w:p w:rsidRPr="00C71256" w:rsidR="00D00B5F" w:rsidP="00D00B5F" w:rsidRDefault="00D00B5F" w14:paraId="37C226F6" w14:textId="77777777">
      <w:pPr>
        <w:rPr>
          <w:lang w:val="en-GB"/>
        </w:rPr>
      </w:pPr>
    </w:p>
    <w:p w:rsidRPr="00C71256" w:rsidR="00D00B5F" w:rsidP="00D00B5F" w:rsidRDefault="00D00B5F" w14:paraId="2E5D8C7A" w14:textId="77777777">
      <w:pPr>
        <w:rPr>
          <w:lang w:val="en-GB"/>
        </w:rPr>
      </w:pPr>
    </w:p>
    <w:p w:rsidRPr="00C71256" w:rsidR="00D00B5F" w:rsidP="00D00B5F" w:rsidRDefault="00D00B5F" w14:paraId="55E2E761" w14:textId="77777777">
      <w:pPr>
        <w:tabs>
          <w:tab w:val="left" w:pos="4530"/>
        </w:tabs>
        <w:rPr>
          <w:lang w:val="en-GB"/>
        </w:rPr>
      </w:pPr>
      <w:r w:rsidRPr="00C71256">
        <w:rPr>
          <w:lang w:val="en-GB"/>
        </w:rPr>
        <w:tab/>
      </w:r>
    </w:p>
    <w:p w:rsidRPr="00C71256" w:rsidR="00D00B5F" w:rsidP="00D00B5F" w:rsidRDefault="00D00B5F" w14:paraId="7CD363E1" w14:textId="77777777">
      <w:pPr>
        <w:rPr>
          <w:lang w:val="en-GB"/>
        </w:rPr>
      </w:pPr>
    </w:p>
    <w:p w:rsidRPr="00C71256" w:rsidR="00D00B5F" w:rsidP="00D00B5F" w:rsidRDefault="00D00B5F" w14:paraId="54ABA14D" w14:textId="77777777">
      <w:pPr>
        <w:rPr>
          <w:lang w:val="en-GB"/>
        </w:rPr>
      </w:pPr>
    </w:p>
    <w:p w:rsidRPr="00C71256" w:rsidR="00D00B5F" w:rsidP="00D00B5F" w:rsidRDefault="00915581" w14:paraId="5757FCD5" w14:textId="04B59E0C">
      <w:pPr>
        <w:rPr>
          <w:lang w:val="en-GB"/>
        </w:rPr>
      </w:pPr>
      <w:r w:rsidRPr="00C71256">
        <w:rPr>
          <w:bCs/>
          <w:noProof/>
          <w:lang w:val="es-ES" w:eastAsia="es-ES"/>
        </w:rPr>
        <mc:AlternateContent>
          <mc:Choice Requires="wps">
            <w:drawing>
              <wp:anchor distT="0" distB="0" distL="114300" distR="114300" simplePos="0" relativeHeight="251658241" behindDoc="0" locked="0" layoutInCell="1" allowOverlap="1" wp14:anchorId="06B49B1C" wp14:editId="40D4D10D">
                <wp:simplePos x="0" y="0"/>
                <wp:positionH relativeFrom="column">
                  <wp:posOffset>-228600</wp:posOffset>
                </wp:positionH>
                <wp:positionV relativeFrom="paragraph">
                  <wp:posOffset>316865</wp:posOffset>
                </wp:positionV>
                <wp:extent cx="6724015" cy="244094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6724015" cy="2440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15581" w:rsidR="00E54A6A" w:rsidP="00915581" w:rsidRDefault="00E54A6A" w14:paraId="707191FC" w14:textId="78BD4F80">
                            <w:pPr>
                              <w:rPr>
                                <w:b/>
                                <w:color w:val="FFFFFF" w:themeColor="background1"/>
                                <w:sz w:val="96"/>
                                <w:lang w:val="es-ES"/>
                              </w:rPr>
                            </w:pPr>
                            <w:bookmarkStart w:name="_Hlk40347740" w:id="1"/>
                            <w:bookmarkStart w:name="_Hlk40347741" w:id="2"/>
                            <w:bookmarkStart w:name="_Hlk40347742" w:id="3"/>
                            <w:bookmarkStart w:name="_Hlk40347743" w:id="4"/>
                            <w:r>
                              <w:rPr>
                                <w:b/>
                                <w:color w:val="FFFFFF" w:themeColor="background1"/>
                                <w:sz w:val="96"/>
                                <w:lang w:val="es-ES"/>
                              </w:rPr>
                              <w:t>Interfaces</w:t>
                            </w:r>
                          </w:p>
                          <w:p w:rsidRPr="00915581" w:rsidR="00E54A6A" w:rsidP="00915581" w:rsidRDefault="00E54A6A" w14:paraId="4FFA7219" w14:textId="194045ED">
                            <w:pPr>
                              <w:rPr>
                                <w:b/>
                                <w:noProof/>
                                <w:color w:val="FFFFFF" w:themeColor="background1"/>
                                <w:sz w:val="56"/>
                                <w:szCs w:val="22"/>
                                <w:lang w:val="es-ES"/>
                              </w:rPr>
                            </w:pPr>
                            <w:r w:rsidRPr="00915581">
                              <w:rPr>
                                <w:b/>
                                <w:noProof/>
                                <w:color w:val="FFFFFF" w:themeColor="background1"/>
                                <w:sz w:val="56"/>
                                <w:szCs w:val="22"/>
                                <w:lang w:val="es-ES"/>
                              </w:rPr>
                              <w:t xml:space="preserve">Diseño </w:t>
                            </w:r>
                            <w:r>
                              <w:rPr>
                                <w:b/>
                                <w:noProof/>
                                <w:color w:val="FFFFFF" w:themeColor="background1"/>
                                <w:sz w:val="56"/>
                                <w:szCs w:val="22"/>
                                <w:lang w:val="es-ES"/>
                              </w:rPr>
                              <w:t>Detallado</w:t>
                            </w:r>
                          </w:p>
                          <w:p w:rsidRPr="00915581" w:rsidR="00E54A6A" w:rsidP="00915581" w:rsidRDefault="00E54A6A" w14:paraId="7671B652" w14:textId="307FFF36">
                            <w:pPr>
                              <w:spacing w:line="276" w:lineRule="auto"/>
                              <w:rPr>
                                <w:b/>
                                <w:noProof/>
                                <w:color w:val="FFFFFF" w:themeColor="background1"/>
                                <w:sz w:val="72"/>
                                <w:lang w:val="es-ES"/>
                              </w:rPr>
                            </w:pPr>
                            <w:r>
                              <w:rPr>
                                <w:b/>
                                <w:color w:val="FFFFFF" w:themeColor="background1"/>
                                <w:sz w:val="56"/>
                                <w:szCs w:val="22"/>
                                <w:lang w:val="es-ES"/>
                              </w:rPr>
                              <w:t>21</w:t>
                            </w:r>
                            <w:r w:rsidRPr="00915581">
                              <w:rPr>
                                <w:b/>
                                <w:color w:val="FFFFFF" w:themeColor="background1"/>
                                <w:sz w:val="56"/>
                                <w:szCs w:val="22"/>
                                <w:lang w:val="es-ES"/>
                              </w:rPr>
                              <w:t>/</w:t>
                            </w:r>
                            <w:r>
                              <w:rPr>
                                <w:b/>
                                <w:color w:val="FFFFFF" w:themeColor="background1"/>
                                <w:sz w:val="56"/>
                                <w:szCs w:val="22"/>
                                <w:lang w:val="es-ES"/>
                              </w:rPr>
                              <w:t>04</w:t>
                            </w:r>
                            <w:r w:rsidRPr="00915581">
                              <w:rPr>
                                <w:b/>
                                <w:color w:val="FFFFFF" w:themeColor="background1"/>
                                <w:sz w:val="56"/>
                                <w:szCs w:val="22"/>
                                <w:lang w:val="es-ES"/>
                              </w:rPr>
                              <w:t>/</w:t>
                            </w:r>
                            <w:bookmarkEnd w:id="1"/>
                            <w:bookmarkEnd w:id="2"/>
                            <w:bookmarkEnd w:id="3"/>
                            <w:bookmarkEnd w:id="4"/>
                            <w:r>
                              <w:rPr>
                                <w:b/>
                                <w:color w:val="FFFFFF" w:themeColor="background1"/>
                                <w:sz w:val="56"/>
                                <w:szCs w:val="22"/>
                                <w:lang w:val="es-ES"/>
                              </w:rPr>
                              <w:t>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17A77CB5">
              <v:shapetype id="_x0000_t202" coordsize="21600,21600" o:spt="202" path="m,l,21600r21600,l21600,xe" w14:anchorId="06B49B1C">
                <v:stroke joinstyle="miter"/>
                <v:path gradientshapeok="t" o:connecttype="rect"/>
              </v:shapetype>
              <v:shape id="Zone de texte 30" style="position:absolute;left:0;text-align:left;margin-left:-18pt;margin-top:24.95pt;width:529.45pt;height:192.2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">
                <v:textbox>
                  <w:txbxContent>
                    <w:p w:rsidRPr="00915581" w:rsidR="00E54A6A" w:rsidP="00915581" w:rsidRDefault="00E54A6A" w14:paraId="0C121A49" w14:textId="78BD4F80">
                      <w:pPr>
                        <w:rPr>
                          <w:b/>
                          <w:color w:val="FFFFFF" w:themeColor="background1"/>
                          <w:sz w:val="96"/>
                          <w:lang w:val="es-ES"/>
                        </w:rPr>
                      </w:pPr>
                      <w:r>
                        <w:rPr>
                          <w:b/>
                          <w:color w:val="FFFFFF" w:themeColor="background1"/>
                          <w:sz w:val="96"/>
                          <w:lang w:val="es-ES"/>
                        </w:rPr>
                        <w:t>Interfaces</w:t>
                      </w:r>
                    </w:p>
                    <w:p w:rsidRPr="00915581" w:rsidR="00E54A6A" w:rsidP="00915581" w:rsidRDefault="00E54A6A" w14:paraId="00B887E6" w14:textId="194045ED">
                      <w:pPr>
                        <w:rPr>
                          <w:b/>
                          <w:noProof/>
                          <w:color w:val="FFFFFF" w:themeColor="background1"/>
                          <w:sz w:val="56"/>
                          <w:szCs w:val="22"/>
                          <w:lang w:val="es-ES"/>
                        </w:rPr>
                      </w:pPr>
                      <w:r w:rsidRPr="00915581">
                        <w:rPr>
                          <w:b/>
                          <w:noProof/>
                          <w:color w:val="FFFFFF" w:themeColor="background1"/>
                          <w:sz w:val="56"/>
                          <w:szCs w:val="22"/>
                          <w:lang w:val="es-ES"/>
                        </w:rPr>
                        <w:t xml:space="preserve">Diseño </w:t>
                      </w:r>
                      <w:r>
                        <w:rPr>
                          <w:b/>
                          <w:noProof/>
                          <w:color w:val="FFFFFF" w:themeColor="background1"/>
                          <w:sz w:val="56"/>
                          <w:szCs w:val="22"/>
                          <w:lang w:val="es-ES"/>
                        </w:rPr>
                        <w:t>Detallado</w:t>
                      </w:r>
                    </w:p>
                    <w:p w:rsidRPr="00915581" w:rsidR="00E54A6A" w:rsidP="00915581" w:rsidRDefault="00E54A6A" w14:paraId="3CA2D13A" w14:textId="307FFF36">
                      <w:pPr>
                        <w:spacing w:line="276" w:lineRule="auto"/>
                        <w:rPr>
                          <w:b/>
                          <w:noProof/>
                          <w:color w:val="FFFFFF" w:themeColor="background1"/>
                          <w:sz w:val="72"/>
                          <w:lang w:val="es-ES"/>
                        </w:rPr>
                      </w:pPr>
                      <w:r>
                        <w:rPr>
                          <w:b/>
                          <w:color w:val="FFFFFF" w:themeColor="background1"/>
                          <w:sz w:val="56"/>
                          <w:szCs w:val="22"/>
                          <w:lang w:val="es-ES"/>
                        </w:rPr>
                        <w:t>21</w:t>
                      </w:r>
                      <w:r w:rsidRPr="00915581">
                        <w:rPr>
                          <w:b/>
                          <w:color w:val="FFFFFF" w:themeColor="background1"/>
                          <w:sz w:val="56"/>
                          <w:szCs w:val="22"/>
                          <w:lang w:val="es-ES"/>
                        </w:rPr>
                        <w:t>/</w:t>
                      </w:r>
                      <w:r>
                        <w:rPr>
                          <w:b/>
                          <w:color w:val="FFFFFF" w:themeColor="background1"/>
                          <w:sz w:val="56"/>
                          <w:szCs w:val="22"/>
                          <w:lang w:val="es-ES"/>
                        </w:rPr>
                        <w:t>04</w:t>
                      </w:r>
                      <w:r w:rsidRPr="00915581">
                        <w:rPr>
                          <w:b/>
                          <w:color w:val="FFFFFF" w:themeColor="background1"/>
                          <w:sz w:val="56"/>
                          <w:szCs w:val="22"/>
                          <w:lang w:val="es-ES"/>
                        </w:rPr>
                        <w:t>/</w:t>
                      </w:r>
                      <w:r>
                        <w:rPr>
                          <w:b/>
                          <w:color w:val="FFFFFF" w:themeColor="background1"/>
                          <w:sz w:val="56"/>
                          <w:szCs w:val="22"/>
                          <w:lang w:val="es-ES"/>
                        </w:rPr>
                        <w:t>2021</w:t>
                      </w:r>
                    </w:p>
                  </w:txbxContent>
                </v:textbox>
              </v:shape>
            </w:pict>
          </mc:Fallback>
        </mc:AlternateContent>
      </w:r>
    </w:p>
    <w:p w:rsidRPr="00C71256" w:rsidR="00D00B5F" w:rsidP="00D00B5F" w:rsidRDefault="00D00B5F" w14:paraId="036C6FB7" w14:textId="28B6B7CB">
      <w:pPr>
        <w:rPr>
          <w:lang w:val="en-GB"/>
        </w:rPr>
      </w:pPr>
    </w:p>
    <w:p w:rsidRPr="00C71256" w:rsidR="00D00B5F" w:rsidP="00D00B5F" w:rsidRDefault="00D00B5F" w14:paraId="72065FC6" w14:textId="77777777">
      <w:pPr>
        <w:rPr>
          <w:lang w:val="en-GB"/>
        </w:rPr>
      </w:pPr>
    </w:p>
    <w:p w:rsidRPr="00C71256" w:rsidR="00D00B5F" w:rsidP="00D00B5F" w:rsidRDefault="00D00B5F" w14:paraId="799513C8" w14:textId="77777777">
      <w:pPr>
        <w:rPr>
          <w:lang w:val="en-GB"/>
        </w:rPr>
      </w:pPr>
    </w:p>
    <w:p w:rsidRPr="00C71256" w:rsidR="00DC6C59" w:rsidP="00D00B5F" w:rsidRDefault="00DC6C59" w14:paraId="6724CC60" w14:textId="77777777">
      <w:pPr>
        <w:rPr>
          <w:lang w:val="en-GB"/>
        </w:rPr>
      </w:pPr>
    </w:p>
    <w:p w:rsidRPr="00C71256" w:rsidR="00DC6C59" w:rsidP="00D00B5F" w:rsidRDefault="00DC6C59" w14:paraId="09C16E4C" w14:textId="77777777">
      <w:pPr>
        <w:rPr>
          <w:lang w:val="en-GB"/>
        </w:rPr>
      </w:pPr>
    </w:p>
    <w:p w:rsidRPr="00C71256" w:rsidR="00DC6C59" w:rsidP="00D00B5F" w:rsidRDefault="00DC6C59" w14:paraId="5CB110E8" w14:textId="77777777">
      <w:pPr>
        <w:rPr>
          <w:lang w:val="en-GB"/>
        </w:rPr>
      </w:pPr>
    </w:p>
    <w:p w:rsidRPr="00C71256" w:rsidR="00DC6C59" w:rsidP="00D00B5F" w:rsidRDefault="00DC6C59" w14:paraId="0FE27012" w14:textId="77777777">
      <w:pPr>
        <w:rPr>
          <w:lang w:val="en-GB"/>
        </w:rPr>
      </w:pPr>
    </w:p>
    <w:p w:rsidRPr="00C71256" w:rsidR="00DC6C59" w:rsidP="00D00B5F" w:rsidRDefault="00DC6C59" w14:paraId="7CF22991" w14:textId="77777777">
      <w:pPr>
        <w:rPr>
          <w:lang w:val="en-GB"/>
        </w:rPr>
      </w:pPr>
    </w:p>
    <w:p w:rsidRPr="00C71256" w:rsidR="00DC6C59" w:rsidP="00D00B5F" w:rsidRDefault="00DC6C59" w14:paraId="7131A75E" w14:textId="77777777">
      <w:pPr>
        <w:rPr>
          <w:lang w:val="en-GB"/>
        </w:rPr>
      </w:pPr>
    </w:p>
    <w:p w:rsidRPr="00C71256" w:rsidR="00DC6C59" w:rsidP="00D00B5F" w:rsidRDefault="00DC6C59" w14:paraId="18EEBF8E" w14:textId="77777777">
      <w:pPr>
        <w:rPr>
          <w:lang w:val="en-GB"/>
        </w:rPr>
      </w:pPr>
    </w:p>
    <w:p w:rsidRPr="00C71256" w:rsidR="00D00B5F" w:rsidP="00D00B5F" w:rsidRDefault="00D00B5F" w14:paraId="1A376E8C" w14:textId="77777777">
      <w:pPr>
        <w:rPr>
          <w:lang w:val="en-GB"/>
        </w:rPr>
      </w:pPr>
    </w:p>
    <w:p w:rsidRPr="00C71256" w:rsidR="00D00B5F" w:rsidP="00D00B5F" w:rsidRDefault="00D00B5F" w14:paraId="5B98C108" w14:textId="77777777">
      <w:pPr>
        <w:rPr>
          <w:lang w:val="en-GB"/>
        </w:rPr>
      </w:pPr>
    </w:p>
    <w:bookmarkEnd w:id="0"/>
    <w:p w:rsidRPr="00C71256" w:rsidR="00001F74" w:rsidP="000E5789" w:rsidRDefault="00001F74" w14:paraId="1E24A1DB" w14:textId="77777777">
      <w:pPr>
        <w:rPr>
          <w:lang w:val="en-GB"/>
        </w:rPr>
        <w:sectPr w:rsidRPr="00C71256" w:rsidR="00001F74" w:rsidSect="00CB0BC4">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872" w:right="1133" w:bottom="1008" w:left="1134" w:header="720" w:footer="0" w:gutter="0"/>
          <w:cols w:space="720"/>
          <w:titlePg/>
          <w:docGrid w:linePitch="360"/>
        </w:sectPr>
      </w:pPr>
    </w:p>
    <w:tbl>
      <w:tblPr>
        <w:tblW w:w="0" w:type="auto"/>
        <w:tblBorders>
          <w:top w:val="single" w:color="auto" w:sz="4" w:space="0"/>
          <w:bottom w:val="single" w:color="auto" w:sz="4" w:space="0"/>
          <w:insideH w:val="single" w:color="auto" w:sz="4" w:space="0"/>
        </w:tblBorders>
        <w:tblCellMar>
          <w:left w:w="0" w:type="dxa"/>
          <w:right w:w="0" w:type="dxa"/>
        </w:tblCellMar>
        <w:tblLook w:val="04A0" w:firstRow="1" w:lastRow="0" w:firstColumn="1" w:lastColumn="0" w:noHBand="0" w:noVBand="1"/>
      </w:tblPr>
      <w:tblGrid>
        <w:gridCol w:w="4315"/>
        <w:gridCol w:w="4315"/>
      </w:tblGrid>
      <w:tr w:rsidRPr="00C71256" w:rsidR="00BF1AD2" w:rsidTr="000238EA" w14:paraId="0FD5C2D3" w14:textId="77777777">
        <w:tc>
          <w:tcPr>
            <w:tcW w:w="4315" w:type="dxa"/>
            <w:tcMar>
              <w:top w:w="0" w:type="dxa"/>
              <w:left w:w="108" w:type="dxa"/>
              <w:bottom w:w="0" w:type="dxa"/>
              <w:right w:w="108" w:type="dxa"/>
            </w:tcMar>
            <w:vAlign w:val="center"/>
            <w:hideMark/>
          </w:tcPr>
          <w:p w:rsidRPr="00C71256" w:rsidR="00BF1AD2" w:rsidP="0071526D" w:rsidRDefault="00BF1AD2" w14:paraId="7E62113E" w14:textId="77777777">
            <w:pPr>
              <w:suppressAutoHyphens w:val="0"/>
              <w:spacing w:after="0"/>
              <w:jc w:val="left"/>
              <w:rPr>
                <w:highlight w:val="yellow"/>
                <w:lang w:val="en-GB"/>
              </w:rPr>
            </w:pPr>
            <w:bookmarkStart w:name="_Toc521507899" w:id="5"/>
            <w:bookmarkStart w:name="_Toc521507966" w:id="6"/>
          </w:p>
        </w:tc>
        <w:tc>
          <w:tcPr>
            <w:tcW w:w="4315" w:type="dxa"/>
            <w:tcMar>
              <w:top w:w="0" w:type="dxa"/>
              <w:left w:w="108" w:type="dxa"/>
              <w:bottom w:w="0" w:type="dxa"/>
              <w:right w:w="108" w:type="dxa"/>
            </w:tcMar>
            <w:vAlign w:val="center"/>
            <w:hideMark/>
          </w:tcPr>
          <w:p w:rsidRPr="00C71256" w:rsidR="00BF1AD2" w:rsidP="000238EA" w:rsidRDefault="00BF1AD2" w14:paraId="133C6AB1" w14:textId="77777777">
            <w:pPr>
              <w:pStyle w:val="Sinespaciado"/>
              <w:rPr>
                <w:highlight w:val="yellow"/>
                <w:lang w:val="en-GB"/>
              </w:rPr>
            </w:pPr>
          </w:p>
        </w:tc>
      </w:tr>
    </w:tbl>
    <w:p w:rsidRPr="00C71256" w:rsidR="009106AB" w:rsidP="00BF1AD2" w:rsidRDefault="009106AB" w14:paraId="169FC6D0" w14:textId="77777777">
      <w:pPr>
        <w:rPr>
          <w:b/>
          <w:lang w:val="en-GB"/>
        </w:rPr>
      </w:pPr>
    </w:p>
    <w:p w:rsidRPr="000077D4" w:rsidR="000077D4" w:rsidP="000077D4" w:rsidRDefault="000077D4" w14:paraId="4C75541F" w14:textId="77777777">
      <w:pPr>
        <w:tabs>
          <w:tab w:val="left" w:pos="340"/>
        </w:tabs>
        <w:suppressAutoHyphens w:val="0"/>
        <w:spacing w:after="240"/>
        <w:rPr>
          <w:rFonts w:cs="Segoe UI" w:eastAsiaTheme="minorHAnsi"/>
          <w:b/>
          <w:color w:val="0046FE"/>
          <w:sz w:val="28"/>
          <w:szCs w:val="28"/>
          <w:lang w:val="es-ES" w:eastAsia="en-US"/>
        </w:rPr>
      </w:pPr>
      <w:r w:rsidRPr="000077D4">
        <w:rPr>
          <w:rFonts w:cs="Segoe UI" w:eastAsiaTheme="minorHAnsi"/>
          <w:b/>
          <w:color w:val="0046FE"/>
          <w:sz w:val="28"/>
          <w:szCs w:val="28"/>
          <w:lang w:val="es-ES" w:eastAsia="en-US"/>
        </w:rPr>
        <w:t>Acerca de este documento</w:t>
      </w:r>
    </w:p>
    <w:tbl>
      <w:tblPr>
        <w:tblW w:w="0" w:type="auto"/>
        <w:tblBorders>
          <w:top w:val="single" w:color="auto" w:sz="4" w:space="0"/>
          <w:bottom w:val="single" w:color="auto" w:sz="4" w:space="0"/>
          <w:insideH w:val="single" w:color="auto" w:sz="4" w:space="0"/>
        </w:tblBorders>
        <w:tblCellMar>
          <w:left w:w="0" w:type="dxa"/>
          <w:right w:w="0" w:type="dxa"/>
        </w:tblCellMar>
        <w:tblLook w:val="04A0" w:firstRow="1" w:lastRow="0" w:firstColumn="1" w:lastColumn="0" w:noHBand="0" w:noVBand="1"/>
      </w:tblPr>
      <w:tblGrid>
        <w:gridCol w:w="4315"/>
        <w:gridCol w:w="4315"/>
      </w:tblGrid>
      <w:tr w:rsidRPr="000077D4" w:rsidR="000077D4" w:rsidTr="000C478E" w14:paraId="33A0299B" w14:textId="77777777">
        <w:tc>
          <w:tcPr>
            <w:tcW w:w="4315" w:type="dxa"/>
            <w:tcMar>
              <w:top w:w="0" w:type="dxa"/>
              <w:left w:w="108" w:type="dxa"/>
              <w:bottom w:w="0" w:type="dxa"/>
              <w:right w:w="108" w:type="dxa"/>
            </w:tcMar>
            <w:vAlign w:val="center"/>
            <w:hideMark/>
          </w:tcPr>
          <w:p w:rsidRPr="00F96FBB" w:rsidR="000077D4" w:rsidP="000C478E" w:rsidRDefault="000077D4" w14:paraId="4C290BCB" w14:textId="77777777">
            <w:pPr>
              <w:spacing w:after="0"/>
              <w:jc w:val="left"/>
              <w:rPr>
                <w:rFonts w:ascii="Calibri" w:hAnsi="Calibri"/>
                <w:szCs w:val="22"/>
                <w:lang w:val="es-ES" w:eastAsia="en-US"/>
              </w:rPr>
            </w:pPr>
            <w:r w:rsidRPr="00F96FBB">
              <w:rPr>
                <w:lang w:val="es-ES"/>
              </w:rPr>
              <w:t>Nivel de confidencialidad</w:t>
            </w:r>
          </w:p>
        </w:tc>
        <w:tc>
          <w:tcPr>
            <w:tcW w:w="4315" w:type="dxa"/>
            <w:tcMar>
              <w:top w:w="0" w:type="dxa"/>
              <w:left w:w="108" w:type="dxa"/>
              <w:bottom w:w="0" w:type="dxa"/>
              <w:right w:w="108" w:type="dxa"/>
            </w:tcMar>
            <w:vAlign w:val="center"/>
            <w:hideMark/>
          </w:tcPr>
          <w:p w:rsidRPr="00F96FBB" w:rsidR="000077D4" w:rsidP="000C478E" w:rsidRDefault="000077D4" w14:paraId="5DB63F1D" w14:textId="56FE25B3">
            <w:pPr>
              <w:spacing w:after="0"/>
              <w:jc w:val="left"/>
              <w:rPr>
                <w:lang w:val="es-ES"/>
              </w:rPr>
            </w:pPr>
            <w:r w:rsidRPr="00F96FBB">
              <w:rPr>
                <w:lang w:val="es-ES"/>
              </w:rPr>
              <w:t xml:space="preserve">Confidencial – uso </w:t>
            </w:r>
            <w:r w:rsidR="00F96FBB">
              <w:rPr>
                <w:lang w:val="es-ES"/>
              </w:rPr>
              <w:t>Saint-Gobain</w:t>
            </w:r>
            <w:r w:rsidR="007A3106">
              <w:rPr>
                <w:lang w:val="es-ES"/>
              </w:rPr>
              <w:t xml:space="preserve"> /</w:t>
            </w:r>
            <w:r w:rsidRPr="00F96FBB">
              <w:rPr>
                <w:lang w:val="es-ES"/>
              </w:rPr>
              <w:t xml:space="preserve"> Meta4</w:t>
            </w:r>
          </w:p>
        </w:tc>
      </w:tr>
      <w:tr w:rsidRPr="000077D4" w:rsidR="000077D4" w:rsidTr="000C478E" w14:paraId="019D3D3A" w14:textId="77777777">
        <w:tc>
          <w:tcPr>
            <w:tcW w:w="4315" w:type="dxa"/>
            <w:tcMar>
              <w:top w:w="0" w:type="dxa"/>
              <w:left w:w="108" w:type="dxa"/>
              <w:bottom w:w="0" w:type="dxa"/>
              <w:right w:w="108" w:type="dxa"/>
            </w:tcMar>
            <w:vAlign w:val="center"/>
            <w:hideMark/>
          </w:tcPr>
          <w:p w:rsidRPr="00F96FBB" w:rsidR="000077D4" w:rsidP="000C478E" w:rsidRDefault="000077D4" w14:paraId="2268F2A2" w14:textId="77777777">
            <w:pPr>
              <w:spacing w:after="0"/>
              <w:jc w:val="left"/>
              <w:rPr>
                <w:lang w:val="es-ES"/>
              </w:rPr>
            </w:pPr>
            <w:r w:rsidRPr="00F96FBB">
              <w:rPr>
                <w:lang w:val="es-ES"/>
              </w:rPr>
              <w:t>Autor</w:t>
            </w:r>
          </w:p>
        </w:tc>
        <w:tc>
          <w:tcPr>
            <w:tcW w:w="4315" w:type="dxa"/>
            <w:tcMar>
              <w:top w:w="0" w:type="dxa"/>
              <w:left w:w="108" w:type="dxa"/>
              <w:bottom w:w="0" w:type="dxa"/>
              <w:right w:w="108" w:type="dxa"/>
            </w:tcMar>
            <w:vAlign w:val="center"/>
            <w:hideMark/>
          </w:tcPr>
          <w:p w:rsidRPr="00F96FBB" w:rsidR="000077D4" w:rsidP="000C478E" w:rsidRDefault="00F96FBB" w14:paraId="2F30E3BB" w14:textId="419E189D">
            <w:pPr>
              <w:spacing w:after="0"/>
              <w:jc w:val="left"/>
              <w:rPr>
                <w:lang w:val="es-ES"/>
              </w:rPr>
            </w:pPr>
            <w:r>
              <w:rPr>
                <w:lang w:val="es-ES"/>
              </w:rPr>
              <w:t>Gabriel Fractman (Meta4)</w:t>
            </w:r>
          </w:p>
        </w:tc>
      </w:tr>
      <w:tr w:rsidRPr="000077D4" w:rsidR="000077D4" w:rsidTr="000C478E" w14:paraId="3295D3D4" w14:textId="77777777">
        <w:tc>
          <w:tcPr>
            <w:tcW w:w="4315" w:type="dxa"/>
            <w:tcMar>
              <w:top w:w="0" w:type="dxa"/>
              <w:left w:w="108" w:type="dxa"/>
              <w:bottom w:w="0" w:type="dxa"/>
              <w:right w:w="108" w:type="dxa"/>
            </w:tcMar>
            <w:vAlign w:val="center"/>
            <w:hideMark/>
          </w:tcPr>
          <w:p w:rsidRPr="00F96FBB" w:rsidR="000077D4" w:rsidP="000C478E" w:rsidRDefault="000077D4" w14:paraId="084287B5" w14:textId="77777777">
            <w:pPr>
              <w:spacing w:after="0"/>
              <w:jc w:val="left"/>
              <w:rPr>
                <w:lang w:val="es-ES"/>
              </w:rPr>
            </w:pPr>
            <w:r w:rsidRPr="00F96FBB">
              <w:rPr>
                <w:lang w:val="es-ES"/>
              </w:rPr>
              <w:t>Versión</w:t>
            </w:r>
          </w:p>
        </w:tc>
        <w:tc>
          <w:tcPr>
            <w:tcW w:w="4315" w:type="dxa"/>
            <w:tcMar>
              <w:top w:w="0" w:type="dxa"/>
              <w:left w:w="108" w:type="dxa"/>
              <w:bottom w:w="0" w:type="dxa"/>
              <w:right w:w="108" w:type="dxa"/>
            </w:tcMar>
            <w:vAlign w:val="center"/>
            <w:hideMark/>
          </w:tcPr>
          <w:p w:rsidRPr="00F96FBB" w:rsidR="000077D4" w:rsidP="000C478E" w:rsidRDefault="00F96FBB" w14:paraId="7B5CCF9E" w14:textId="77C7E470">
            <w:pPr>
              <w:spacing w:after="0"/>
              <w:jc w:val="left"/>
              <w:rPr>
                <w:lang w:val="es-ES"/>
              </w:rPr>
            </w:pPr>
            <w:r>
              <w:rPr>
                <w:lang w:val="es-ES"/>
              </w:rPr>
              <w:t>1.0</w:t>
            </w:r>
          </w:p>
        </w:tc>
      </w:tr>
      <w:tr w:rsidRPr="000077D4" w:rsidR="000077D4" w:rsidTr="000C478E" w14:paraId="749722DF" w14:textId="77777777">
        <w:tc>
          <w:tcPr>
            <w:tcW w:w="4315" w:type="dxa"/>
            <w:tcMar>
              <w:top w:w="0" w:type="dxa"/>
              <w:left w:w="108" w:type="dxa"/>
              <w:bottom w:w="0" w:type="dxa"/>
              <w:right w:w="108" w:type="dxa"/>
            </w:tcMar>
            <w:vAlign w:val="center"/>
          </w:tcPr>
          <w:p w:rsidRPr="00F96FBB" w:rsidR="000077D4" w:rsidP="000C478E" w:rsidRDefault="000077D4" w14:paraId="38EC2BC8" w14:textId="77777777">
            <w:pPr>
              <w:spacing w:after="0"/>
              <w:jc w:val="left"/>
              <w:rPr>
                <w:lang w:val="es-ES"/>
              </w:rPr>
            </w:pPr>
            <w:r w:rsidRPr="00F96FBB">
              <w:rPr>
                <w:lang w:val="es-ES"/>
              </w:rPr>
              <w:t>Última actualización</w:t>
            </w:r>
          </w:p>
        </w:tc>
        <w:tc>
          <w:tcPr>
            <w:tcW w:w="4315" w:type="dxa"/>
            <w:tcMar>
              <w:top w:w="0" w:type="dxa"/>
              <w:left w:w="108" w:type="dxa"/>
              <w:bottom w:w="0" w:type="dxa"/>
              <w:right w:w="108" w:type="dxa"/>
            </w:tcMar>
            <w:vAlign w:val="center"/>
          </w:tcPr>
          <w:p w:rsidRPr="00F96FBB" w:rsidR="000077D4" w:rsidP="000C478E" w:rsidRDefault="00176BFD" w14:paraId="5758613C" w14:textId="5DBF949A">
            <w:pPr>
              <w:spacing w:after="0"/>
              <w:jc w:val="left"/>
              <w:rPr>
                <w:lang w:val="es-ES"/>
              </w:rPr>
            </w:pPr>
            <w:r>
              <w:rPr>
                <w:lang w:val="es-ES"/>
              </w:rPr>
              <w:t>0</w:t>
            </w:r>
            <w:r w:rsidR="00CC4CC2">
              <w:rPr>
                <w:lang w:val="es-ES"/>
              </w:rPr>
              <w:t>2</w:t>
            </w:r>
            <w:r w:rsidR="00F96FBB">
              <w:rPr>
                <w:lang w:val="es-ES"/>
              </w:rPr>
              <w:t>/</w:t>
            </w:r>
            <w:r w:rsidR="00CC4CC2">
              <w:rPr>
                <w:lang w:val="es-ES"/>
              </w:rPr>
              <w:t>0</w:t>
            </w:r>
            <w:r>
              <w:rPr>
                <w:lang w:val="es-ES"/>
              </w:rPr>
              <w:t>3</w:t>
            </w:r>
            <w:r w:rsidR="00F96FBB">
              <w:rPr>
                <w:lang w:val="es-ES"/>
              </w:rPr>
              <w:t>/202</w:t>
            </w:r>
            <w:r>
              <w:rPr>
                <w:lang w:val="es-ES"/>
              </w:rPr>
              <w:t>2</w:t>
            </w:r>
          </w:p>
        </w:tc>
      </w:tr>
      <w:tr w:rsidRPr="000077D4" w:rsidR="000077D4" w:rsidTr="000C478E" w14:paraId="3E3C814F" w14:textId="77777777">
        <w:tc>
          <w:tcPr>
            <w:tcW w:w="4315" w:type="dxa"/>
            <w:tcMar>
              <w:top w:w="0" w:type="dxa"/>
              <w:left w:w="108" w:type="dxa"/>
              <w:bottom w:w="0" w:type="dxa"/>
              <w:right w:w="108" w:type="dxa"/>
            </w:tcMar>
            <w:vAlign w:val="center"/>
          </w:tcPr>
          <w:p w:rsidRPr="00F96FBB" w:rsidR="000077D4" w:rsidP="000C478E" w:rsidRDefault="000077D4" w14:paraId="6521AA50" w14:textId="77777777">
            <w:pPr>
              <w:spacing w:after="0"/>
              <w:jc w:val="left"/>
              <w:rPr>
                <w:lang w:val="es-ES"/>
              </w:rPr>
            </w:pPr>
            <w:r w:rsidRPr="00F96FBB">
              <w:rPr>
                <w:lang w:val="es-ES"/>
              </w:rPr>
              <w:t>Notas de versión</w:t>
            </w:r>
          </w:p>
        </w:tc>
        <w:tc>
          <w:tcPr>
            <w:tcW w:w="4315" w:type="dxa"/>
            <w:tcMar>
              <w:top w:w="0" w:type="dxa"/>
              <w:left w:w="108" w:type="dxa"/>
              <w:bottom w:w="0" w:type="dxa"/>
              <w:right w:w="108" w:type="dxa"/>
            </w:tcMar>
            <w:vAlign w:val="center"/>
          </w:tcPr>
          <w:p w:rsidRPr="00F96FBB" w:rsidR="000077D4" w:rsidP="000C478E" w:rsidRDefault="000077D4" w14:paraId="578FAF14" w14:textId="77777777">
            <w:pPr>
              <w:spacing w:after="0"/>
              <w:jc w:val="left"/>
              <w:rPr>
                <w:lang w:val="es-ES"/>
              </w:rPr>
            </w:pPr>
          </w:p>
        </w:tc>
      </w:tr>
    </w:tbl>
    <w:p w:rsidRPr="007B299F" w:rsidR="000077D4" w:rsidP="000077D4" w:rsidRDefault="000077D4" w14:paraId="323994E2" w14:textId="77777777">
      <w:pPr>
        <w:rPr>
          <w:shd w:val="clear" w:color="auto" w:fill="FFFFFF"/>
        </w:rPr>
      </w:pPr>
    </w:p>
    <w:p w:rsidRPr="000077D4" w:rsidR="000077D4" w:rsidP="000077D4" w:rsidRDefault="000077D4" w14:paraId="66116C21" w14:textId="77777777">
      <w:pPr>
        <w:rPr>
          <w:shd w:val="clear" w:color="auto" w:fill="FFFFFF"/>
          <w:lang w:val="es-ES"/>
        </w:rPr>
      </w:pPr>
      <w:r w:rsidRPr="000077D4">
        <w:rPr>
          <w:shd w:val="clear" w:color="auto" w:fill="FFFFFF"/>
          <w:lang w:val="es-ES"/>
        </w:rPr>
        <w:t xml:space="preserve">Este documento es propiedad de Meta4, una compañía del grupo </w:t>
      </w:r>
      <w:proofErr w:type="spellStart"/>
      <w:r w:rsidRPr="000077D4">
        <w:rPr>
          <w:shd w:val="clear" w:color="auto" w:fill="FFFFFF"/>
          <w:lang w:val="es-ES"/>
        </w:rPr>
        <w:t>Cegid</w:t>
      </w:r>
      <w:proofErr w:type="spellEnd"/>
      <w:r w:rsidRPr="000077D4">
        <w:rPr>
          <w:shd w:val="clear" w:color="auto" w:fill="FFFFFF"/>
          <w:lang w:val="es-ES"/>
        </w:rPr>
        <w:t>, siendo la información contenida en él estrictamente confidencial.</w:t>
      </w:r>
    </w:p>
    <w:p w:rsidRPr="000077D4" w:rsidR="000077D4" w:rsidP="000077D4" w:rsidRDefault="000077D4" w14:paraId="456E1983" w14:textId="77777777">
      <w:pPr>
        <w:rPr>
          <w:shd w:val="clear" w:color="auto" w:fill="FFFFFF"/>
          <w:lang w:val="es-ES"/>
        </w:rPr>
      </w:pPr>
      <w:r w:rsidRPr="000077D4">
        <w:rPr>
          <w:shd w:val="clear" w:color="auto" w:fill="FFFFFF"/>
          <w:lang w:val="es-ES"/>
        </w:rPr>
        <w:t xml:space="preserve">Queda terminantemente prohibido, sin previa autorización por escrito, cualquier tipo de reproducción total o parcial de sus contenidos, por cualquier medio, su cesión a terceros y su uso para fines distintos a su evaluación por parte del cliente. </w:t>
      </w:r>
    </w:p>
    <w:p w:rsidRPr="000077D4" w:rsidR="000077D4" w:rsidP="000077D4" w:rsidRDefault="000077D4" w14:paraId="2BD5832B" w14:textId="77777777">
      <w:pPr>
        <w:rPr>
          <w:shd w:val="clear" w:color="auto" w:fill="FFFFFF"/>
          <w:lang w:val="es-ES"/>
        </w:rPr>
      </w:pPr>
      <w:r w:rsidRPr="000077D4">
        <w:rPr>
          <w:shd w:val="clear" w:color="auto" w:fill="FFFFFF"/>
          <w:lang w:val="es-ES"/>
        </w:rPr>
        <w:t>Queda expresamente prohibida su cesión a terceras partes, incluso con el objetivo de su evaluación para el cliente, salvo previa autorización por escrito de Meta4 en cada caso.</w:t>
      </w:r>
    </w:p>
    <w:p w:rsidRPr="000077D4" w:rsidR="000077D4" w:rsidP="000077D4" w:rsidRDefault="000077D4" w14:paraId="3915D486" w14:textId="77777777">
      <w:pPr>
        <w:rPr>
          <w:shd w:val="clear" w:color="auto" w:fill="FFFFFF"/>
          <w:lang w:val="es-ES"/>
        </w:rPr>
      </w:pPr>
      <w:r w:rsidRPr="000077D4">
        <w:rPr>
          <w:shd w:val="clear" w:color="auto" w:fill="FFFFFF"/>
          <w:lang w:val="es-ES"/>
        </w:rPr>
        <w:t>La obligación de confidencialidad tiene carácter indefinido, por lo que debe ser respetada por el cliente aún más allá del propio período de decisión.</w:t>
      </w:r>
    </w:p>
    <w:p w:rsidRPr="000077D4" w:rsidR="000077D4" w:rsidP="000077D4" w:rsidRDefault="000077D4" w14:paraId="1586F299" w14:textId="77777777">
      <w:pPr>
        <w:rPr>
          <w:shd w:val="clear" w:color="auto" w:fill="FFFFFF"/>
          <w:lang w:val="es-ES"/>
        </w:rPr>
      </w:pPr>
    </w:p>
    <w:p w:rsidRPr="000077D4" w:rsidR="000077D4" w:rsidP="000077D4" w:rsidRDefault="000077D4" w14:paraId="751589DB" w14:textId="639E4B53">
      <w:pPr>
        <w:rPr>
          <w:shd w:val="clear" w:color="auto" w:fill="FFFFFF"/>
          <w:lang w:val="es-ES"/>
        </w:rPr>
      </w:pPr>
      <w:r w:rsidRPr="000077D4">
        <w:rPr>
          <w:shd w:val="clear" w:color="auto" w:fill="FFFFFF"/>
          <w:lang w:val="es-ES"/>
        </w:rPr>
        <w:t xml:space="preserve">© </w:t>
      </w:r>
      <w:r>
        <w:rPr>
          <w:shd w:val="clear" w:color="auto" w:fill="FFFFFF"/>
        </w:rPr>
        <w:fldChar w:fldCharType="begin"/>
      </w:r>
      <w:r>
        <w:rPr>
          <w:shd w:val="clear" w:color="auto" w:fill="FFFFFF"/>
        </w:rPr>
        <w:instrText xml:space="preserve"> DATE  \@ "YYYY"  \* MERGEFORMAT </w:instrText>
      </w:r>
      <w:r>
        <w:rPr>
          <w:shd w:val="clear" w:color="auto" w:fill="FFFFFF"/>
        </w:rPr>
        <w:fldChar w:fldCharType="separate"/>
      </w:r>
      <w:r w:rsidR="0078169F">
        <w:rPr>
          <w:noProof/>
          <w:shd w:val="clear" w:color="auto" w:fill="FFFFFF"/>
        </w:rPr>
        <w:t>2022</w:t>
      </w:r>
      <w:r>
        <w:rPr>
          <w:shd w:val="clear" w:color="auto" w:fill="FFFFFF"/>
        </w:rPr>
        <w:fldChar w:fldCharType="end"/>
      </w:r>
      <w:r w:rsidRPr="000077D4">
        <w:rPr>
          <w:shd w:val="clear" w:color="auto" w:fill="FFFFFF"/>
          <w:lang w:val="es-ES"/>
        </w:rPr>
        <w:t xml:space="preserve"> Meta4 </w:t>
      </w:r>
      <w:proofErr w:type="spellStart"/>
      <w:r w:rsidRPr="000077D4">
        <w:rPr>
          <w:shd w:val="clear" w:color="auto" w:fill="FFFFFF"/>
          <w:lang w:val="es-ES"/>
        </w:rPr>
        <w:t>Spain</w:t>
      </w:r>
      <w:proofErr w:type="spellEnd"/>
      <w:r w:rsidRPr="000077D4">
        <w:rPr>
          <w:shd w:val="clear" w:color="auto" w:fill="FFFFFF"/>
          <w:lang w:val="es-ES"/>
        </w:rPr>
        <w:t xml:space="preserve">, S.A.U. Se reservan todos los derechos. </w:t>
      </w:r>
    </w:p>
    <w:p w:rsidRPr="000077D4" w:rsidR="000077D4" w:rsidP="000077D4" w:rsidRDefault="000077D4" w14:paraId="56569230" w14:textId="77777777">
      <w:pPr>
        <w:rPr>
          <w:shd w:val="clear" w:color="auto" w:fill="FFFFFF"/>
          <w:lang w:val="es-ES"/>
        </w:rPr>
      </w:pPr>
    </w:p>
    <w:p w:rsidRPr="000077D4" w:rsidR="000077D4" w:rsidP="000077D4" w:rsidRDefault="000077D4" w14:paraId="5233308D" w14:textId="77777777">
      <w:pPr>
        <w:rPr>
          <w:shd w:val="clear" w:color="auto" w:fill="FFFFFF"/>
          <w:lang w:val="es-ES"/>
        </w:rPr>
      </w:pPr>
      <w:r w:rsidRPr="000077D4">
        <w:rPr>
          <w:b/>
          <w:bCs/>
          <w:shd w:val="clear" w:color="auto" w:fill="FFFFFF"/>
          <w:lang w:val="es-ES"/>
        </w:rPr>
        <w:t>AVISO</w:t>
      </w:r>
      <w:r w:rsidRPr="000077D4">
        <w:rPr>
          <w:shd w:val="clear" w:color="auto" w:fill="FFFFFF"/>
          <w:lang w:val="es-ES"/>
        </w:rPr>
        <w:t>: Este documento está protegido por la legislación referente a propiedad intelectual e industrial y por tratados internacionales. La utilización permitida de esta documentación queda limitada exclusivamente en relación con las Soluciones de Meta4 y todo uso no autorizado será perseguido de acuerdo con la legislación aplicable. Se prohíbe su copia, modificación, reproducción o distribución sin permiso del titular.</w:t>
      </w:r>
    </w:p>
    <w:p w:rsidRPr="006D207A" w:rsidR="00C45CE1" w:rsidP="00C45CE1" w:rsidRDefault="00C45CE1" w14:paraId="52302C0D" w14:textId="6D5E0F14">
      <w:pPr>
        <w:rPr>
          <w:shd w:val="clear" w:color="auto" w:fill="FFFFFF"/>
          <w:lang w:val="es-ES"/>
        </w:rPr>
      </w:pPr>
    </w:p>
    <w:p w:rsidRPr="000077D4" w:rsidR="00124922" w:rsidP="00124922" w:rsidRDefault="00124922" w14:paraId="1D16C711" w14:textId="77777777">
      <w:pPr>
        <w:rPr>
          <w:shd w:val="clear" w:color="auto" w:fill="FFFFFF"/>
          <w:lang w:val="es-ES"/>
        </w:rPr>
      </w:pPr>
    </w:p>
    <w:p w:rsidRPr="000077D4" w:rsidR="00936846" w:rsidP="00936846" w:rsidRDefault="00936846" w14:paraId="54BA101F" w14:textId="77777777">
      <w:pPr>
        <w:rPr>
          <w:lang w:val="es-ES"/>
        </w:rPr>
      </w:pPr>
    </w:p>
    <w:p w:rsidRPr="000077D4" w:rsidR="00936846" w:rsidP="00936846" w:rsidRDefault="00936846" w14:paraId="0109625D" w14:textId="77777777">
      <w:pPr>
        <w:rPr>
          <w:lang w:val="es-ES"/>
        </w:rPr>
      </w:pPr>
    </w:p>
    <w:p w:rsidRPr="000077D4" w:rsidR="00936846" w:rsidP="00936846" w:rsidRDefault="00936846" w14:paraId="600F28E1" w14:textId="77777777">
      <w:pPr>
        <w:rPr>
          <w:lang w:val="es-ES"/>
        </w:rPr>
      </w:pPr>
    </w:p>
    <w:p w:rsidRPr="000077D4" w:rsidR="00936846" w:rsidP="00936846" w:rsidRDefault="00936846" w14:paraId="40A02831" w14:textId="77777777">
      <w:pPr>
        <w:rPr>
          <w:lang w:val="es-ES"/>
        </w:rPr>
      </w:pPr>
    </w:p>
    <w:p w:rsidRPr="000077D4" w:rsidR="00936846" w:rsidP="00936846" w:rsidRDefault="00936846" w14:paraId="5B32A6AE" w14:textId="77777777">
      <w:pPr>
        <w:rPr>
          <w:lang w:val="es-ES"/>
        </w:rPr>
      </w:pPr>
    </w:p>
    <w:p w:rsidRPr="000077D4" w:rsidR="00936846" w:rsidP="00936846" w:rsidRDefault="00936846" w14:paraId="41315AF8" w14:textId="77777777">
      <w:pPr>
        <w:rPr>
          <w:lang w:val="es-ES"/>
        </w:rPr>
      </w:pPr>
    </w:p>
    <w:p w:rsidRPr="000077D4" w:rsidR="00936846" w:rsidP="00936846" w:rsidRDefault="00936846" w14:paraId="1D7BBC4E" w14:textId="77777777">
      <w:pPr>
        <w:rPr>
          <w:lang w:val="es-ES"/>
        </w:rPr>
      </w:pPr>
    </w:p>
    <w:p w:rsidRPr="00705674" w:rsidR="00DA1567" w:rsidP="00523FCE" w:rsidRDefault="00BF1AD2" w14:paraId="2EF3B881" w14:textId="510F56E5">
      <w:pPr>
        <w:pStyle w:val="IndiceCegid"/>
        <w:rPr>
          <w:lang w:val="es-ES"/>
        </w:rPr>
      </w:pPr>
      <w:r w:rsidRPr="000077D4">
        <w:rPr>
          <w:lang w:val="es-ES"/>
        </w:rPr>
        <w:br w:type="page"/>
      </w:r>
      <w:bookmarkEnd w:id="5"/>
      <w:bookmarkEnd w:id="6"/>
      <w:r w:rsidR="00705674">
        <w:rPr>
          <w:lang w:val="es-ES"/>
        </w:rPr>
        <w:t>Índice</w:t>
      </w:r>
    </w:p>
    <w:sdt>
      <w:sdtPr>
        <w:rPr>
          <w:rFonts w:eastAsia="Times New Roman"/>
          <w:lang w:val="en-US"/>
        </w:rPr>
        <w:id w:val="382219396"/>
        <w:docPartObj>
          <w:docPartGallery w:val="Table of Contents"/>
          <w:docPartUnique/>
        </w:docPartObj>
      </w:sdtPr>
      <w:sdtEndPr>
        <w:rPr>
          <w:rFonts w:eastAsia="Times New Roman"/>
          <w:b w:val="1"/>
          <w:bCs w:val="1"/>
          <w:lang w:val="en-US"/>
        </w:rPr>
      </w:sdtEndPr>
      <w:sdtContent>
        <w:p w:rsidRPr="00705674" w:rsidR="009C3989" w:rsidP="009106AB" w:rsidRDefault="009C3989" w14:paraId="56FA013B" w14:textId="77777777">
          <w:pPr>
            <w:pStyle w:val="Sinespaciado"/>
            <w:jc w:val="center"/>
          </w:pPr>
        </w:p>
        <w:p w:rsidR="00C54007" w:rsidRDefault="009C3989" w14:paraId="4303AA6C" w14:textId="70229245">
          <w:pPr>
            <w:pStyle w:val="TDC1"/>
            <w:rPr>
              <w:rFonts w:asciiTheme="minorHAnsi" w:hAnsiTheme="minorHAnsi" w:eastAsiaTheme="minorEastAsia" w:cstheme="minorBidi"/>
              <w:b w:val="0"/>
              <w:noProof/>
              <w:color w:val="auto"/>
              <w:sz w:val="22"/>
              <w:szCs w:val="22"/>
              <w:lang w:val="es-ES" w:eastAsia="es-ES"/>
            </w:rPr>
          </w:pPr>
          <w:r w:rsidRPr="00705674">
            <w:rPr>
              <w:lang w:val="es-ES"/>
            </w:rPr>
            <w:fldChar w:fldCharType="begin"/>
          </w:r>
          <w:r w:rsidRPr="00705674">
            <w:rPr>
              <w:lang w:val="es-ES"/>
            </w:rPr>
            <w:instrText xml:space="preserve"> TOC \o "1-3" \h \z \u </w:instrText>
          </w:r>
          <w:r w:rsidRPr="00705674">
            <w:rPr>
              <w:lang w:val="es-ES"/>
            </w:rPr>
            <w:fldChar w:fldCharType="separate"/>
          </w:r>
          <w:hyperlink w:history="1" w:anchor="_Toc97208246">
            <w:r w:rsidRPr="003C610B" w:rsidR="00C54007">
              <w:rPr>
                <w:rStyle w:val="Hipervnculo"/>
                <w:rFonts w:eastAsia="Calibri"/>
                <w:noProof/>
              </w:rPr>
              <w:t>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OBJETIVO DEL DOCUMENTO</w:t>
            </w:r>
            <w:r w:rsidR="00C54007">
              <w:rPr>
                <w:noProof/>
                <w:webHidden/>
              </w:rPr>
              <w:tab/>
            </w:r>
            <w:r w:rsidR="00C54007">
              <w:rPr>
                <w:noProof/>
                <w:webHidden/>
              </w:rPr>
              <w:fldChar w:fldCharType="begin"/>
            </w:r>
            <w:r w:rsidR="00C54007">
              <w:rPr>
                <w:noProof/>
                <w:webHidden/>
              </w:rPr>
              <w:instrText xml:space="preserve"> PAGEREF _Toc97208246 \h </w:instrText>
            </w:r>
            <w:r w:rsidR="00C54007">
              <w:rPr>
                <w:noProof/>
                <w:webHidden/>
              </w:rPr>
            </w:r>
            <w:r w:rsidR="00C54007">
              <w:rPr>
                <w:noProof/>
                <w:webHidden/>
              </w:rPr>
              <w:fldChar w:fldCharType="separate"/>
            </w:r>
            <w:r w:rsidR="00C54007">
              <w:rPr>
                <w:noProof/>
                <w:webHidden/>
              </w:rPr>
              <w:t>6</w:t>
            </w:r>
            <w:r w:rsidR="00C54007">
              <w:rPr>
                <w:noProof/>
                <w:webHidden/>
              </w:rPr>
              <w:fldChar w:fldCharType="end"/>
            </w:r>
          </w:hyperlink>
        </w:p>
        <w:p w:rsidR="00C54007" w:rsidRDefault="004F5694" w14:paraId="7EADC1EE" w14:textId="13ACE3DD">
          <w:pPr>
            <w:pStyle w:val="TDC1"/>
            <w:rPr>
              <w:rFonts w:asciiTheme="minorHAnsi" w:hAnsiTheme="minorHAnsi" w:eastAsiaTheme="minorEastAsia" w:cstheme="minorBidi"/>
              <w:b w:val="0"/>
              <w:noProof/>
              <w:color w:val="auto"/>
              <w:sz w:val="22"/>
              <w:szCs w:val="22"/>
              <w:lang w:val="es-ES" w:eastAsia="es-ES"/>
            </w:rPr>
          </w:pPr>
          <w:hyperlink w:history="1" w:anchor="_Toc97208247">
            <w:r w:rsidRPr="003C610B" w:rsidR="00C54007">
              <w:rPr>
                <w:rStyle w:val="Hipervnculo"/>
                <w:rFonts w:eastAsia="Calibri"/>
                <w:noProof/>
              </w:rPr>
              <w:t>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CONSIDERACIONES GENERALES</w:t>
            </w:r>
            <w:r w:rsidR="00C54007">
              <w:rPr>
                <w:noProof/>
                <w:webHidden/>
              </w:rPr>
              <w:tab/>
            </w:r>
            <w:r w:rsidR="00C54007">
              <w:rPr>
                <w:noProof/>
                <w:webHidden/>
              </w:rPr>
              <w:fldChar w:fldCharType="begin"/>
            </w:r>
            <w:r w:rsidR="00C54007">
              <w:rPr>
                <w:noProof/>
                <w:webHidden/>
              </w:rPr>
              <w:instrText xml:space="preserve"> PAGEREF _Toc97208247 \h </w:instrText>
            </w:r>
            <w:r w:rsidR="00C54007">
              <w:rPr>
                <w:noProof/>
                <w:webHidden/>
              </w:rPr>
            </w:r>
            <w:r w:rsidR="00C54007">
              <w:rPr>
                <w:noProof/>
                <w:webHidden/>
              </w:rPr>
              <w:fldChar w:fldCharType="separate"/>
            </w:r>
            <w:r w:rsidR="00C54007">
              <w:rPr>
                <w:noProof/>
                <w:webHidden/>
              </w:rPr>
              <w:t>7</w:t>
            </w:r>
            <w:r w:rsidR="00C54007">
              <w:rPr>
                <w:noProof/>
                <w:webHidden/>
              </w:rPr>
              <w:fldChar w:fldCharType="end"/>
            </w:r>
          </w:hyperlink>
        </w:p>
        <w:p w:rsidR="00C54007" w:rsidRDefault="004F5694" w14:paraId="6AF5B95A" w14:textId="0594CE69">
          <w:pPr>
            <w:pStyle w:val="TDC2"/>
            <w:rPr>
              <w:rFonts w:asciiTheme="minorHAnsi" w:hAnsiTheme="minorHAnsi" w:eastAsiaTheme="minorEastAsia" w:cstheme="minorBidi"/>
              <w:b w:val="0"/>
              <w:noProof/>
              <w:color w:val="auto"/>
              <w:sz w:val="22"/>
              <w:szCs w:val="22"/>
              <w:lang w:val="es-ES" w:eastAsia="es-ES"/>
            </w:rPr>
          </w:pPr>
          <w:hyperlink w:history="1" w:anchor="_Toc97208248">
            <w:r w:rsidRPr="003C610B" w:rsidR="00C54007">
              <w:rPr>
                <w:rStyle w:val="Hipervnculo"/>
                <w:rFonts w:eastAsia="Calibri"/>
                <w:noProof/>
              </w:rPr>
              <w:t>2.1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Enfoque</w:t>
            </w:r>
            <w:r w:rsidR="00C54007">
              <w:rPr>
                <w:noProof/>
                <w:webHidden/>
              </w:rPr>
              <w:tab/>
            </w:r>
            <w:r w:rsidR="00C54007">
              <w:rPr>
                <w:noProof/>
                <w:webHidden/>
              </w:rPr>
              <w:fldChar w:fldCharType="begin"/>
            </w:r>
            <w:r w:rsidR="00C54007">
              <w:rPr>
                <w:noProof/>
                <w:webHidden/>
              </w:rPr>
              <w:instrText xml:space="preserve"> PAGEREF _Toc97208248 \h </w:instrText>
            </w:r>
            <w:r w:rsidR="00C54007">
              <w:rPr>
                <w:noProof/>
                <w:webHidden/>
              </w:rPr>
            </w:r>
            <w:r w:rsidR="00C54007">
              <w:rPr>
                <w:noProof/>
                <w:webHidden/>
              </w:rPr>
              <w:fldChar w:fldCharType="separate"/>
            </w:r>
            <w:r w:rsidR="00C54007">
              <w:rPr>
                <w:noProof/>
                <w:webHidden/>
              </w:rPr>
              <w:t>7</w:t>
            </w:r>
            <w:r w:rsidR="00C54007">
              <w:rPr>
                <w:noProof/>
                <w:webHidden/>
              </w:rPr>
              <w:fldChar w:fldCharType="end"/>
            </w:r>
          </w:hyperlink>
        </w:p>
        <w:p w:rsidR="00C54007" w:rsidRDefault="004F5694" w14:paraId="6FD48F21" w14:textId="1AFAB9CC">
          <w:pPr>
            <w:pStyle w:val="TDC2"/>
            <w:rPr>
              <w:rFonts w:asciiTheme="minorHAnsi" w:hAnsiTheme="minorHAnsi" w:eastAsiaTheme="minorEastAsia" w:cstheme="minorBidi"/>
              <w:b w:val="0"/>
              <w:noProof/>
              <w:color w:val="auto"/>
              <w:sz w:val="22"/>
              <w:szCs w:val="22"/>
              <w:lang w:val="es-ES" w:eastAsia="es-ES"/>
            </w:rPr>
          </w:pPr>
          <w:hyperlink w:history="1" w:anchor="_Toc97208249">
            <w:r w:rsidRPr="003C610B" w:rsidR="00C54007">
              <w:rPr>
                <w:rStyle w:val="Hipervnculo"/>
                <w:rFonts w:eastAsia="Calibri"/>
                <w:noProof/>
              </w:rPr>
              <w:t>2.2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Generación y frecuencia</w:t>
            </w:r>
            <w:r w:rsidR="00C54007">
              <w:rPr>
                <w:noProof/>
                <w:webHidden/>
              </w:rPr>
              <w:tab/>
            </w:r>
            <w:r w:rsidR="00C54007">
              <w:rPr>
                <w:noProof/>
                <w:webHidden/>
              </w:rPr>
              <w:fldChar w:fldCharType="begin"/>
            </w:r>
            <w:r w:rsidR="00C54007">
              <w:rPr>
                <w:noProof/>
                <w:webHidden/>
              </w:rPr>
              <w:instrText xml:space="preserve"> PAGEREF _Toc97208249 \h </w:instrText>
            </w:r>
            <w:r w:rsidR="00C54007">
              <w:rPr>
                <w:noProof/>
                <w:webHidden/>
              </w:rPr>
            </w:r>
            <w:r w:rsidR="00C54007">
              <w:rPr>
                <w:noProof/>
                <w:webHidden/>
              </w:rPr>
              <w:fldChar w:fldCharType="separate"/>
            </w:r>
            <w:r w:rsidR="00C54007">
              <w:rPr>
                <w:noProof/>
                <w:webHidden/>
              </w:rPr>
              <w:t>7</w:t>
            </w:r>
            <w:r w:rsidR="00C54007">
              <w:rPr>
                <w:noProof/>
                <w:webHidden/>
              </w:rPr>
              <w:fldChar w:fldCharType="end"/>
            </w:r>
          </w:hyperlink>
        </w:p>
        <w:p w:rsidR="00C54007" w:rsidRDefault="004F5694" w14:paraId="4883D24F" w14:textId="4D65D954">
          <w:pPr>
            <w:pStyle w:val="TDC2"/>
            <w:rPr>
              <w:rFonts w:asciiTheme="minorHAnsi" w:hAnsiTheme="minorHAnsi" w:eastAsiaTheme="minorEastAsia" w:cstheme="minorBidi"/>
              <w:b w:val="0"/>
              <w:noProof/>
              <w:color w:val="auto"/>
              <w:sz w:val="22"/>
              <w:szCs w:val="22"/>
              <w:lang w:val="es-ES" w:eastAsia="es-ES"/>
            </w:rPr>
          </w:pPr>
          <w:hyperlink w:history="1" w:anchor="_Toc97208250">
            <w:r w:rsidRPr="003C610B" w:rsidR="00C54007">
              <w:rPr>
                <w:rStyle w:val="Hipervnculo"/>
                <w:rFonts w:eastAsia="Calibri"/>
                <w:noProof/>
              </w:rPr>
              <w:t>2.3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Nomenclatura de archivos</w:t>
            </w:r>
            <w:r w:rsidR="00C54007">
              <w:rPr>
                <w:noProof/>
                <w:webHidden/>
              </w:rPr>
              <w:tab/>
            </w:r>
            <w:r w:rsidR="00C54007">
              <w:rPr>
                <w:noProof/>
                <w:webHidden/>
              </w:rPr>
              <w:fldChar w:fldCharType="begin"/>
            </w:r>
            <w:r w:rsidR="00C54007">
              <w:rPr>
                <w:noProof/>
                <w:webHidden/>
              </w:rPr>
              <w:instrText xml:space="preserve"> PAGEREF _Toc97208250 \h </w:instrText>
            </w:r>
            <w:r w:rsidR="00C54007">
              <w:rPr>
                <w:noProof/>
                <w:webHidden/>
              </w:rPr>
            </w:r>
            <w:r w:rsidR="00C54007">
              <w:rPr>
                <w:noProof/>
                <w:webHidden/>
              </w:rPr>
              <w:fldChar w:fldCharType="separate"/>
            </w:r>
            <w:r w:rsidR="00C54007">
              <w:rPr>
                <w:noProof/>
                <w:webHidden/>
              </w:rPr>
              <w:t>8</w:t>
            </w:r>
            <w:r w:rsidR="00C54007">
              <w:rPr>
                <w:noProof/>
                <w:webHidden/>
              </w:rPr>
              <w:fldChar w:fldCharType="end"/>
            </w:r>
          </w:hyperlink>
        </w:p>
        <w:p w:rsidR="00C54007" w:rsidRDefault="004F5694" w14:paraId="0427FB24" w14:textId="4FD956A3">
          <w:pPr>
            <w:pStyle w:val="TDC2"/>
            <w:rPr>
              <w:rFonts w:asciiTheme="minorHAnsi" w:hAnsiTheme="minorHAnsi" w:eastAsiaTheme="minorEastAsia" w:cstheme="minorBidi"/>
              <w:b w:val="0"/>
              <w:noProof/>
              <w:color w:val="auto"/>
              <w:sz w:val="22"/>
              <w:szCs w:val="22"/>
              <w:lang w:val="es-ES" w:eastAsia="es-ES"/>
            </w:rPr>
          </w:pPr>
          <w:hyperlink w:history="1" w:anchor="_Toc97208251">
            <w:r w:rsidRPr="003C610B" w:rsidR="00C54007">
              <w:rPr>
                <w:rStyle w:val="Hipervnculo"/>
                <w:rFonts w:eastAsia="Calibri"/>
                <w:noProof/>
              </w:rPr>
              <w:t>2.4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Transferencia</w:t>
            </w:r>
            <w:r w:rsidR="00C54007">
              <w:rPr>
                <w:noProof/>
                <w:webHidden/>
              </w:rPr>
              <w:tab/>
            </w:r>
            <w:r w:rsidR="00C54007">
              <w:rPr>
                <w:noProof/>
                <w:webHidden/>
              </w:rPr>
              <w:fldChar w:fldCharType="begin"/>
            </w:r>
            <w:r w:rsidR="00C54007">
              <w:rPr>
                <w:noProof/>
                <w:webHidden/>
              </w:rPr>
              <w:instrText xml:space="preserve"> PAGEREF _Toc97208251 \h </w:instrText>
            </w:r>
            <w:r w:rsidR="00C54007">
              <w:rPr>
                <w:noProof/>
                <w:webHidden/>
              </w:rPr>
            </w:r>
            <w:r w:rsidR="00C54007">
              <w:rPr>
                <w:noProof/>
                <w:webHidden/>
              </w:rPr>
              <w:fldChar w:fldCharType="separate"/>
            </w:r>
            <w:r w:rsidR="00C54007">
              <w:rPr>
                <w:noProof/>
                <w:webHidden/>
              </w:rPr>
              <w:t>8</w:t>
            </w:r>
            <w:r w:rsidR="00C54007">
              <w:rPr>
                <w:noProof/>
                <w:webHidden/>
              </w:rPr>
              <w:fldChar w:fldCharType="end"/>
            </w:r>
          </w:hyperlink>
        </w:p>
        <w:p w:rsidR="00C54007" w:rsidRDefault="004F5694" w14:paraId="0CDA50C6" w14:textId="160DDFA3">
          <w:pPr>
            <w:pStyle w:val="TDC2"/>
            <w:rPr>
              <w:rFonts w:asciiTheme="minorHAnsi" w:hAnsiTheme="minorHAnsi" w:eastAsiaTheme="minorEastAsia" w:cstheme="minorBidi"/>
              <w:b w:val="0"/>
              <w:noProof/>
              <w:color w:val="auto"/>
              <w:sz w:val="22"/>
              <w:szCs w:val="22"/>
              <w:lang w:val="es-ES" w:eastAsia="es-ES"/>
            </w:rPr>
          </w:pPr>
          <w:hyperlink w:history="1" w:anchor="_Toc97208252">
            <w:r w:rsidRPr="003C610B" w:rsidR="00C54007">
              <w:rPr>
                <w:rStyle w:val="Hipervnculo"/>
                <w:rFonts w:eastAsia="Calibri"/>
                <w:noProof/>
              </w:rPr>
              <w:t>2.5</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Tipos de exportación</w:t>
            </w:r>
            <w:r w:rsidR="00C54007">
              <w:rPr>
                <w:noProof/>
                <w:webHidden/>
              </w:rPr>
              <w:tab/>
            </w:r>
            <w:r w:rsidR="00C54007">
              <w:rPr>
                <w:noProof/>
                <w:webHidden/>
              </w:rPr>
              <w:fldChar w:fldCharType="begin"/>
            </w:r>
            <w:r w:rsidR="00C54007">
              <w:rPr>
                <w:noProof/>
                <w:webHidden/>
              </w:rPr>
              <w:instrText xml:space="preserve"> PAGEREF _Toc97208252 \h </w:instrText>
            </w:r>
            <w:r w:rsidR="00C54007">
              <w:rPr>
                <w:noProof/>
                <w:webHidden/>
              </w:rPr>
            </w:r>
            <w:r w:rsidR="00C54007">
              <w:rPr>
                <w:noProof/>
                <w:webHidden/>
              </w:rPr>
              <w:fldChar w:fldCharType="separate"/>
            </w:r>
            <w:r w:rsidR="00C54007">
              <w:rPr>
                <w:noProof/>
                <w:webHidden/>
              </w:rPr>
              <w:t>8</w:t>
            </w:r>
            <w:r w:rsidR="00C54007">
              <w:rPr>
                <w:noProof/>
                <w:webHidden/>
              </w:rPr>
              <w:fldChar w:fldCharType="end"/>
            </w:r>
          </w:hyperlink>
        </w:p>
        <w:p w:rsidR="00C54007" w:rsidRDefault="004F5694" w14:paraId="2E59745A" w14:textId="256FCA5A">
          <w:pPr>
            <w:pStyle w:val="TDC2"/>
            <w:rPr>
              <w:rFonts w:asciiTheme="minorHAnsi" w:hAnsiTheme="minorHAnsi" w:eastAsiaTheme="minorEastAsia" w:cstheme="minorBidi"/>
              <w:b w:val="0"/>
              <w:noProof/>
              <w:color w:val="auto"/>
              <w:sz w:val="22"/>
              <w:szCs w:val="22"/>
              <w:lang w:val="es-ES" w:eastAsia="es-ES"/>
            </w:rPr>
          </w:pPr>
          <w:hyperlink w:history="1" w:anchor="_Toc97208253">
            <w:r w:rsidRPr="003C610B" w:rsidR="00C54007">
              <w:rPr>
                <w:rStyle w:val="Hipervnculo"/>
                <w:rFonts w:eastAsia="Calibri"/>
                <w:noProof/>
              </w:rPr>
              <w:t>2.6</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Filtros</w:t>
            </w:r>
            <w:r w:rsidR="00C54007">
              <w:rPr>
                <w:noProof/>
                <w:webHidden/>
              </w:rPr>
              <w:tab/>
            </w:r>
            <w:r w:rsidR="00C54007">
              <w:rPr>
                <w:noProof/>
                <w:webHidden/>
              </w:rPr>
              <w:fldChar w:fldCharType="begin"/>
            </w:r>
            <w:r w:rsidR="00C54007">
              <w:rPr>
                <w:noProof/>
                <w:webHidden/>
              </w:rPr>
              <w:instrText xml:space="preserve"> PAGEREF _Toc97208253 \h </w:instrText>
            </w:r>
            <w:r w:rsidR="00C54007">
              <w:rPr>
                <w:noProof/>
                <w:webHidden/>
              </w:rPr>
            </w:r>
            <w:r w:rsidR="00C54007">
              <w:rPr>
                <w:noProof/>
                <w:webHidden/>
              </w:rPr>
              <w:fldChar w:fldCharType="separate"/>
            </w:r>
            <w:r w:rsidR="00C54007">
              <w:rPr>
                <w:noProof/>
                <w:webHidden/>
              </w:rPr>
              <w:t>9</w:t>
            </w:r>
            <w:r w:rsidR="00C54007">
              <w:rPr>
                <w:noProof/>
                <w:webHidden/>
              </w:rPr>
              <w:fldChar w:fldCharType="end"/>
            </w:r>
          </w:hyperlink>
        </w:p>
        <w:p w:rsidR="00C54007" w:rsidRDefault="004F5694" w14:paraId="38D171EB" w14:textId="4356EB77">
          <w:pPr>
            <w:pStyle w:val="TDC2"/>
            <w:rPr>
              <w:rFonts w:asciiTheme="minorHAnsi" w:hAnsiTheme="minorHAnsi" w:eastAsiaTheme="minorEastAsia" w:cstheme="minorBidi"/>
              <w:b w:val="0"/>
              <w:noProof/>
              <w:color w:val="auto"/>
              <w:sz w:val="22"/>
              <w:szCs w:val="22"/>
              <w:lang w:val="es-ES" w:eastAsia="es-ES"/>
            </w:rPr>
          </w:pPr>
          <w:hyperlink w:history="1" w:anchor="_Toc97208254">
            <w:r w:rsidRPr="003C610B" w:rsidR="00C54007">
              <w:rPr>
                <w:rStyle w:val="Hipervnculo"/>
                <w:rFonts w:eastAsia="Calibri"/>
                <w:noProof/>
              </w:rPr>
              <w:t>2.7</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Pos-proceso</w:t>
            </w:r>
            <w:r w:rsidR="00C54007">
              <w:rPr>
                <w:noProof/>
                <w:webHidden/>
              </w:rPr>
              <w:tab/>
            </w:r>
            <w:r w:rsidR="00C54007">
              <w:rPr>
                <w:noProof/>
                <w:webHidden/>
              </w:rPr>
              <w:fldChar w:fldCharType="begin"/>
            </w:r>
            <w:r w:rsidR="00C54007">
              <w:rPr>
                <w:noProof/>
                <w:webHidden/>
              </w:rPr>
              <w:instrText xml:space="preserve"> PAGEREF _Toc97208254 \h </w:instrText>
            </w:r>
            <w:r w:rsidR="00C54007">
              <w:rPr>
                <w:noProof/>
                <w:webHidden/>
              </w:rPr>
            </w:r>
            <w:r w:rsidR="00C54007">
              <w:rPr>
                <w:noProof/>
                <w:webHidden/>
              </w:rPr>
              <w:fldChar w:fldCharType="separate"/>
            </w:r>
            <w:r w:rsidR="00C54007">
              <w:rPr>
                <w:noProof/>
                <w:webHidden/>
              </w:rPr>
              <w:t>9</w:t>
            </w:r>
            <w:r w:rsidR="00C54007">
              <w:rPr>
                <w:noProof/>
                <w:webHidden/>
              </w:rPr>
              <w:fldChar w:fldCharType="end"/>
            </w:r>
          </w:hyperlink>
        </w:p>
        <w:p w:rsidR="00C54007" w:rsidRDefault="004F5694" w14:paraId="560C1A50" w14:textId="335FD4B4">
          <w:pPr>
            <w:pStyle w:val="TDC1"/>
            <w:rPr>
              <w:rFonts w:asciiTheme="minorHAnsi" w:hAnsiTheme="minorHAnsi" w:eastAsiaTheme="minorEastAsia" w:cstheme="minorBidi"/>
              <w:b w:val="0"/>
              <w:noProof/>
              <w:color w:val="auto"/>
              <w:sz w:val="22"/>
              <w:szCs w:val="22"/>
              <w:lang w:val="es-ES" w:eastAsia="es-ES"/>
            </w:rPr>
          </w:pPr>
          <w:hyperlink w:history="1" w:anchor="_Toc97208255">
            <w:r w:rsidRPr="003C610B" w:rsidR="00C54007">
              <w:rPr>
                <w:rStyle w:val="Hipervnculo"/>
                <w:rFonts w:eastAsia="Calibri"/>
                <w:noProof/>
              </w:rPr>
              <w:t>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RESUMEN DE INTERFACES</w:t>
            </w:r>
            <w:r w:rsidR="00C54007">
              <w:rPr>
                <w:noProof/>
                <w:webHidden/>
              </w:rPr>
              <w:tab/>
            </w:r>
            <w:r w:rsidR="00C54007">
              <w:rPr>
                <w:noProof/>
                <w:webHidden/>
              </w:rPr>
              <w:fldChar w:fldCharType="begin"/>
            </w:r>
            <w:r w:rsidR="00C54007">
              <w:rPr>
                <w:noProof/>
                <w:webHidden/>
              </w:rPr>
              <w:instrText xml:space="preserve"> PAGEREF _Toc97208255 \h </w:instrText>
            </w:r>
            <w:r w:rsidR="00C54007">
              <w:rPr>
                <w:noProof/>
                <w:webHidden/>
              </w:rPr>
            </w:r>
            <w:r w:rsidR="00C54007">
              <w:rPr>
                <w:noProof/>
                <w:webHidden/>
              </w:rPr>
              <w:fldChar w:fldCharType="separate"/>
            </w:r>
            <w:r w:rsidR="00C54007">
              <w:rPr>
                <w:noProof/>
                <w:webHidden/>
              </w:rPr>
              <w:t>10</w:t>
            </w:r>
            <w:r w:rsidR="00C54007">
              <w:rPr>
                <w:noProof/>
                <w:webHidden/>
              </w:rPr>
              <w:fldChar w:fldCharType="end"/>
            </w:r>
          </w:hyperlink>
        </w:p>
        <w:p w:rsidR="00C54007" w:rsidRDefault="004F5694" w14:paraId="295A5604" w14:textId="51E15D5D">
          <w:pPr>
            <w:pStyle w:val="TDC2"/>
            <w:rPr>
              <w:rFonts w:asciiTheme="minorHAnsi" w:hAnsiTheme="minorHAnsi" w:eastAsiaTheme="minorEastAsia" w:cstheme="minorBidi"/>
              <w:b w:val="0"/>
              <w:noProof/>
              <w:color w:val="auto"/>
              <w:sz w:val="22"/>
              <w:szCs w:val="22"/>
              <w:lang w:val="es-ES" w:eastAsia="es-ES"/>
            </w:rPr>
          </w:pPr>
          <w:hyperlink w:history="1" w:anchor="_Toc97208256">
            <w:r w:rsidRPr="003C610B" w:rsidR="00C54007">
              <w:rPr>
                <w:rStyle w:val="Hipervnculo"/>
                <w:rFonts w:eastAsia="Calibri"/>
                <w:noProof/>
              </w:rPr>
              <w:t>3.1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PeopleGroup</w:t>
            </w:r>
            <w:r w:rsidR="00C54007">
              <w:rPr>
                <w:noProof/>
                <w:webHidden/>
              </w:rPr>
              <w:tab/>
            </w:r>
            <w:r w:rsidR="00C54007">
              <w:rPr>
                <w:noProof/>
                <w:webHidden/>
              </w:rPr>
              <w:fldChar w:fldCharType="begin"/>
            </w:r>
            <w:r w:rsidR="00C54007">
              <w:rPr>
                <w:noProof/>
                <w:webHidden/>
              </w:rPr>
              <w:instrText xml:space="preserve"> PAGEREF _Toc97208256 \h </w:instrText>
            </w:r>
            <w:r w:rsidR="00C54007">
              <w:rPr>
                <w:noProof/>
                <w:webHidden/>
              </w:rPr>
            </w:r>
            <w:r w:rsidR="00C54007">
              <w:rPr>
                <w:noProof/>
                <w:webHidden/>
              </w:rPr>
              <w:fldChar w:fldCharType="separate"/>
            </w:r>
            <w:r w:rsidR="00C54007">
              <w:rPr>
                <w:noProof/>
                <w:webHidden/>
              </w:rPr>
              <w:t>10</w:t>
            </w:r>
            <w:r w:rsidR="00C54007">
              <w:rPr>
                <w:noProof/>
                <w:webHidden/>
              </w:rPr>
              <w:fldChar w:fldCharType="end"/>
            </w:r>
          </w:hyperlink>
        </w:p>
        <w:p w:rsidR="00C54007" w:rsidRDefault="004F5694" w14:paraId="09A2A0F6" w14:textId="75E7BA9B">
          <w:pPr>
            <w:pStyle w:val="TDC2"/>
            <w:rPr>
              <w:rFonts w:asciiTheme="minorHAnsi" w:hAnsiTheme="minorHAnsi" w:eastAsiaTheme="minorEastAsia" w:cstheme="minorBidi"/>
              <w:b w:val="0"/>
              <w:noProof/>
              <w:color w:val="auto"/>
              <w:sz w:val="22"/>
              <w:szCs w:val="22"/>
              <w:lang w:val="es-ES" w:eastAsia="es-ES"/>
            </w:rPr>
          </w:pPr>
          <w:hyperlink w:history="1" w:anchor="_Toc97208257">
            <w:r w:rsidRPr="003C610B" w:rsidR="00C54007">
              <w:rPr>
                <w:rStyle w:val="Hipervnculo"/>
                <w:rFonts w:eastAsia="Calibri"/>
                <w:noProof/>
              </w:rPr>
              <w:t>3.2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AON – Retribución flexible</w:t>
            </w:r>
            <w:r w:rsidR="00C54007">
              <w:rPr>
                <w:noProof/>
                <w:webHidden/>
              </w:rPr>
              <w:tab/>
            </w:r>
            <w:r w:rsidR="00C54007">
              <w:rPr>
                <w:noProof/>
                <w:webHidden/>
              </w:rPr>
              <w:fldChar w:fldCharType="begin"/>
            </w:r>
            <w:r w:rsidR="00C54007">
              <w:rPr>
                <w:noProof/>
                <w:webHidden/>
              </w:rPr>
              <w:instrText xml:space="preserve"> PAGEREF _Toc97208257 \h </w:instrText>
            </w:r>
            <w:r w:rsidR="00C54007">
              <w:rPr>
                <w:noProof/>
                <w:webHidden/>
              </w:rPr>
            </w:r>
            <w:r w:rsidR="00C54007">
              <w:rPr>
                <w:noProof/>
                <w:webHidden/>
              </w:rPr>
              <w:fldChar w:fldCharType="separate"/>
            </w:r>
            <w:r w:rsidR="00C54007">
              <w:rPr>
                <w:noProof/>
                <w:webHidden/>
              </w:rPr>
              <w:t>10</w:t>
            </w:r>
            <w:r w:rsidR="00C54007">
              <w:rPr>
                <w:noProof/>
                <w:webHidden/>
              </w:rPr>
              <w:fldChar w:fldCharType="end"/>
            </w:r>
          </w:hyperlink>
        </w:p>
        <w:p w:rsidR="00C54007" w:rsidRDefault="004F5694" w14:paraId="3F05B81D" w14:textId="3ED45A50">
          <w:pPr>
            <w:pStyle w:val="TDC2"/>
            <w:rPr>
              <w:rFonts w:asciiTheme="minorHAnsi" w:hAnsiTheme="minorHAnsi" w:eastAsiaTheme="minorEastAsia" w:cstheme="minorBidi"/>
              <w:b w:val="0"/>
              <w:noProof/>
              <w:color w:val="auto"/>
              <w:sz w:val="22"/>
              <w:szCs w:val="22"/>
              <w:lang w:val="es-ES" w:eastAsia="es-ES"/>
            </w:rPr>
          </w:pPr>
          <w:hyperlink w:history="1" w:anchor="_Toc97208258">
            <w:r w:rsidRPr="003C610B" w:rsidR="00C54007">
              <w:rPr>
                <w:rStyle w:val="Hipervnculo"/>
                <w:rFonts w:eastAsia="Calibri"/>
                <w:noProof/>
              </w:rPr>
              <w:t>3.3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Aplicación de Viajes</w:t>
            </w:r>
            <w:r w:rsidR="00C54007">
              <w:rPr>
                <w:noProof/>
                <w:webHidden/>
              </w:rPr>
              <w:tab/>
            </w:r>
            <w:r w:rsidR="00C54007">
              <w:rPr>
                <w:noProof/>
                <w:webHidden/>
              </w:rPr>
              <w:fldChar w:fldCharType="begin"/>
            </w:r>
            <w:r w:rsidR="00C54007">
              <w:rPr>
                <w:noProof/>
                <w:webHidden/>
              </w:rPr>
              <w:instrText xml:space="preserve"> PAGEREF _Toc97208258 \h </w:instrText>
            </w:r>
            <w:r w:rsidR="00C54007">
              <w:rPr>
                <w:noProof/>
                <w:webHidden/>
              </w:rPr>
            </w:r>
            <w:r w:rsidR="00C54007">
              <w:rPr>
                <w:noProof/>
                <w:webHidden/>
              </w:rPr>
              <w:fldChar w:fldCharType="separate"/>
            </w:r>
            <w:r w:rsidR="00C54007">
              <w:rPr>
                <w:noProof/>
                <w:webHidden/>
              </w:rPr>
              <w:t>11</w:t>
            </w:r>
            <w:r w:rsidR="00C54007">
              <w:rPr>
                <w:noProof/>
                <w:webHidden/>
              </w:rPr>
              <w:fldChar w:fldCharType="end"/>
            </w:r>
          </w:hyperlink>
        </w:p>
        <w:p w:rsidR="00C54007" w:rsidRDefault="004F5694" w14:paraId="5974F398" w14:textId="10F48669">
          <w:pPr>
            <w:pStyle w:val="TDC2"/>
            <w:rPr>
              <w:rFonts w:asciiTheme="minorHAnsi" w:hAnsiTheme="minorHAnsi" w:eastAsiaTheme="minorEastAsia" w:cstheme="minorBidi"/>
              <w:b w:val="0"/>
              <w:noProof/>
              <w:color w:val="auto"/>
              <w:sz w:val="22"/>
              <w:szCs w:val="22"/>
              <w:lang w:val="es-ES" w:eastAsia="es-ES"/>
            </w:rPr>
          </w:pPr>
          <w:hyperlink w:history="1" w:anchor="_Toc97208259">
            <w:r w:rsidRPr="003C610B" w:rsidR="00C54007">
              <w:rPr>
                <w:rStyle w:val="Hipervnculo"/>
                <w:rFonts w:eastAsia="Calibri"/>
                <w:noProof/>
              </w:rPr>
              <w:t>3.4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Nota de Gastos</w:t>
            </w:r>
            <w:r w:rsidR="00C54007">
              <w:rPr>
                <w:noProof/>
                <w:webHidden/>
              </w:rPr>
              <w:tab/>
            </w:r>
            <w:r w:rsidR="00C54007">
              <w:rPr>
                <w:noProof/>
                <w:webHidden/>
              </w:rPr>
              <w:fldChar w:fldCharType="begin"/>
            </w:r>
            <w:r w:rsidR="00C54007">
              <w:rPr>
                <w:noProof/>
                <w:webHidden/>
              </w:rPr>
              <w:instrText xml:space="preserve"> PAGEREF _Toc97208259 \h </w:instrText>
            </w:r>
            <w:r w:rsidR="00C54007">
              <w:rPr>
                <w:noProof/>
                <w:webHidden/>
              </w:rPr>
            </w:r>
            <w:r w:rsidR="00C54007">
              <w:rPr>
                <w:noProof/>
                <w:webHidden/>
              </w:rPr>
              <w:fldChar w:fldCharType="separate"/>
            </w:r>
            <w:r w:rsidR="00C54007">
              <w:rPr>
                <w:noProof/>
                <w:webHidden/>
              </w:rPr>
              <w:t>11</w:t>
            </w:r>
            <w:r w:rsidR="00C54007">
              <w:rPr>
                <w:noProof/>
                <w:webHidden/>
              </w:rPr>
              <w:fldChar w:fldCharType="end"/>
            </w:r>
          </w:hyperlink>
        </w:p>
        <w:p w:rsidR="00C54007" w:rsidRDefault="004F5694" w14:paraId="76B1FDDC" w14:textId="63139F2A">
          <w:pPr>
            <w:pStyle w:val="TDC2"/>
            <w:rPr>
              <w:rFonts w:asciiTheme="minorHAnsi" w:hAnsiTheme="minorHAnsi" w:eastAsiaTheme="minorEastAsia" w:cstheme="minorBidi"/>
              <w:b w:val="0"/>
              <w:noProof/>
              <w:color w:val="auto"/>
              <w:sz w:val="22"/>
              <w:szCs w:val="22"/>
              <w:lang w:val="es-ES" w:eastAsia="es-ES"/>
            </w:rPr>
          </w:pPr>
          <w:hyperlink w:history="1" w:anchor="_Toc97208260">
            <w:r w:rsidRPr="003C610B" w:rsidR="00C54007">
              <w:rPr>
                <w:rStyle w:val="Hipervnculo"/>
                <w:rFonts w:eastAsia="Calibri"/>
                <w:noProof/>
              </w:rPr>
              <w:t>3.5</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Group Directory</w:t>
            </w:r>
            <w:r w:rsidR="00C54007">
              <w:rPr>
                <w:noProof/>
                <w:webHidden/>
              </w:rPr>
              <w:tab/>
            </w:r>
            <w:r w:rsidR="00C54007">
              <w:rPr>
                <w:noProof/>
                <w:webHidden/>
              </w:rPr>
              <w:fldChar w:fldCharType="begin"/>
            </w:r>
            <w:r w:rsidR="00C54007">
              <w:rPr>
                <w:noProof/>
                <w:webHidden/>
              </w:rPr>
              <w:instrText xml:space="preserve"> PAGEREF _Toc97208260 \h </w:instrText>
            </w:r>
            <w:r w:rsidR="00C54007">
              <w:rPr>
                <w:noProof/>
                <w:webHidden/>
              </w:rPr>
            </w:r>
            <w:r w:rsidR="00C54007">
              <w:rPr>
                <w:noProof/>
                <w:webHidden/>
              </w:rPr>
              <w:fldChar w:fldCharType="separate"/>
            </w:r>
            <w:r w:rsidR="00C54007">
              <w:rPr>
                <w:noProof/>
                <w:webHidden/>
              </w:rPr>
              <w:t>11</w:t>
            </w:r>
            <w:r w:rsidR="00C54007">
              <w:rPr>
                <w:noProof/>
                <w:webHidden/>
              </w:rPr>
              <w:fldChar w:fldCharType="end"/>
            </w:r>
          </w:hyperlink>
        </w:p>
        <w:p w:rsidR="00C54007" w:rsidRDefault="004F5694" w14:paraId="2564D37D" w14:textId="3A1A88FA">
          <w:pPr>
            <w:pStyle w:val="TDC2"/>
            <w:rPr>
              <w:rFonts w:asciiTheme="minorHAnsi" w:hAnsiTheme="minorHAnsi" w:eastAsiaTheme="minorEastAsia" w:cstheme="minorBidi"/>
              <w:b w:val="0"/>
              <w:noProof/>
              <w:color w:val="auto"/>
              <w:sz w:val="22"/>
              <w:szCs w:val="22"/>
              <w:lang w:val="es-ES" w:eastAsia="es-ES"/>
            </w:rPr>
          </w:pPr>
          <w:hyperlink w:history="1" w:anchor="_Toc97208261">
            <w:r w:rsidRPr="003C610B" w:rsidR="00C54007">
              <w:rPr>
                <w:rStyle w:val="Hipervnculo"/>
                <w:rFonts w:eastAsia="Calibri"/>
                <w:noProof/>
              </w:rPr>
              <w:t>3.6</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Organigramas (Org Publisher)</w:t>
            </w:r>
            <w:r w:rsidR="00C54007">
              <w:rPr>
                <w:noProof/>
                <w:webHidden/>
              </w:rPr>
              <w:tab/>
            </w:r>
            <w:r w:rsidR="00C54007">
              <w:rPr>
                <w:noProof/>
                <w:webHidden/>
              </w:rPr>
              <w:fldChar w:fldCharType="begin"/>
            </w:r>
            <w:r w:rsidR="00C54007">
              <w:rPr>
                <w:noProof/>
                <w:webHidden/>
              </w:rPr>
              <w:instrText xml:space="preserve"> PAGEREF _Toc97208261 \h </w:instrText>
            </w:r>
            <w:r w:rsidR="00C54007">
              <w:rPr>
                <w:noProof/>
                <w:webHidden/>
              </w:rPr>
            </w:r>
            <w:r w:rsidR="00C54007">
              <w:rPr>
                <w:noProof/>
                <w:webHidden/>
              </w:rPr>
              <w:fldChar w:fldCharType="separate"/>
            </w:r>
            <w:r w:rsidR="00C54007">
              <w:rPr>
                <w:noProof/>
                <w:webHidden/>
              </w:rPr>
              <w:t>11</w:t>
            </w:r>
            <w:r w:rsidR="00C54007">
              <w:rPr>
                <w:noProof/>
                <w:webHidden/>
              </w:rPr>
              <w:fldChar w:fldCharType="end"/>
            </w:r>
          </w:hyperlink>
        </w:p>
        <w:p w:rsidR="00C54007" w:rsidRDefault="004F5694" w14:paraId="281231E9" w14:textId="7E1B2C55">
          <w:pPr>
            <w:pStyle w:val="TDC1"/>
            <w:rPr>
              <w:rFonts w:asciiTheme="minorHAnsi" w:hAnsiTheme="minorHAnsi" w:eastAsiaTheme="minorEastAsia" w:cstheme="minorBidi"/>
              <w:b w:val="0"/>
              <w:noProof/>
              <w:color w:val="auto"/>
              <w:sz w:val="22"/>
              <w:szCs w:val="22"/>
              <w:lang w:val="es-ES" w:eastAsia="es-ES"/>
            </w:rPr>
          </w:pPr>
          <w:hyperlink w:history="1" w:anchor="_Toc97208262">
            <w:r w:rsidRPr="003C610B" w:rsidR="00C54007">
              <w:rPr>
                <w:rStyle w:val="Hipervnculo"/>
                <w:rFonts w:eastAsia="Calibri"/>
                <w:noProof/>
              </w:rPr>
              <w:t>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PEOPLEGROUP</w:t>
            </w:r>
            <w:r w:rsidR="00C54007">
              <w:rPr>
                <w:noProof/>
                <w:webHidden/>
              </w:rPr>
              <w:tab/>
            </w:r>
            <w:r w:rsidR="00C54007">
              <w:rPr>
                <w:noProof/>
                <w:webHidden/>
              </w:rPr>
              <w:fldChar w:fldCharType="begin"/>
            </w:r>
            <w:r w:rsidR="00C54007">
              <w:rPr>
                <w:noProof/>
                <w:webHidden/>
              </w:rPr>
              <w:instrText xml:space="preserve"> PAGEREF _Toc97208262 \h </w:instrText>
            </w:r>
            <w:r w:rsidR="00C54007">
              <w:rPr>
                <w:noProof/>
                <w:webHidden/>
              </w:rPr>
            </w:r>
            <w:r w:rsidR="00C54007">
              <w:rPr>
                <w:noProof/>
                <w:webHidden/>
              </w:rPr>
              <w:fldChar w:fldCharType="separate"/>
            </w:r>
            <w:r w:rsidR="00C54007">
              <w:rPr>
                <w:noProof/>
                <w:webHidden/>
              </w:rPr>
              <w:t>12</w:t>
            </w:r>
            <w:r w:rsidR="00C54007">
              <w:rPr>
                <w:noProof/>
                <w:webHidden/>
              </w:rPr>
              <w:fldChar w:fldCharType="end"/>
            </w:r>
          </w:hyperlink>
        </w:p>
        <w:p w:rsidR="00C54007" w:rsidRDefault="004F5694" w14:paraId="5D1186C4" w14:textId="7D849C1C">
          <w:pPr>
            <w:pStyle w:val="TDC2"/>
            <w:rPr>
              <w:rFonts w:asciiTheme="minorHAnsi" w:hAnsiTheme="minorHAnsi" w:eastAsiaTheme="minorEastAsia" w:cstheme="minorBidi"/>
              <w:b w:val="0"/>
              <w:noProof/>
              <w:color w:val="auto"/>
              <w:sz w:val="22"/>
              <w:szCs w:val="22"/>
              <w:lang w:val="es-ES" w:eastAsia="es-ES"/>
            </w:rPr>
          </w:pPr>
          <w:hyperlink w:history="1" w:anchor="_Toc97208263">
            <w:r w:rsidRPr="003C610B" w:rsidR="00C54007">
              <w:rPr>
                <w:rStyle w:val="Hipervnculo"/>
                <w:rFonts w:eastAsia="Calibri"/>
                <w:noProof/>
              </w:rPr>
              <w:t>4.1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_Toc97208263 \h </w:instrText>
            </w:r>
            <w:r w:rsidR="00C54007">
              <w:rPr>
                <w:noProof/>
                <w:webHidden/>
              </w:rPr>
            </w:r>
            <w:r w:rsidR="00C54007">
              <w:rPr>
                <w:noProof/>
                <w:webHidden/>
              </w:rPr>
              <w:fldChar w:fldCharType="separate"/>
            </w:r>
            <w:r w:rsidR="00C54007">
              <w:rPr>
                <w:noProof/>
                <w:webHidden/>
              </w:rPr>
              <w:t>12</w:t>
            </w:r>
            <w:r w:rsidR="00C54007">
              <w:rPr>
                <w:noProof/>
                <w:webHidden/>
              </w:rPr>
              <w:fldChar w:fldCharType="end"/>
            </w:r>
          </w:hyperlink>
        </w:p>
        <w:p w:rsidR="00C54007" w:rsidRDefault="004F5694" w14:paraId="046C0637" w14:textId="6A1EED7B">
          <w:pPr>
            <w:pStyle w:val="TDC2"/>
            <w:rPr>
              <w:rFonts w:asciiTheme="minorHAnsi" w:hAnsiTheme="minorHAnsi" w:eastAsiaTheme="minorEastAsia" w:cstheme="minorBidi"/>
              <w:b w:val="0"/>
              <w:noProof/>
              <w:color w:val="auto"/>
              <w:sz w:val="22"/>
              <w:szCs w:val="22"/>
              <w:lang w:val="es-ES" w:eastAsia="es-ES"/>
            </w:rPr>
          </w:pPr>
          <w:hyperlink w:history="1" w:anchor="_Toc97208264">
            <w:r w:rsidRPr="003C610B" w:rsidR="00C54007">
              <w:rPr>
                <w:rStyle w:val="Hipervnculo"/>
                <w:rFonts w:eastAsia="Calibri"/>
                <w:noProof/>
              </w:rPr>
              <w:t>4.2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_Toc97208264 \h </w:instrText>
            </w:r>
            <w:r w:rsidR="00C54007">
              <w:rPr>
                <w:noProof/>
                <w:webHidden/>
              </w:rPr>
            </w:r>
            <w:r w:rsidR="00C54007">
              <w:rPr>
                <w:noProof/>
                <w:webHidden/>
              </w:rPr>
              <w:fldChar w:fldCharType="separate"/>
            </w:r>
            <w:r w:rsidR="00C54007">
              <w:rPr>
                <w:noProof/>
                <w:webHidden/>
              </w:rPr>
              <w:t>12</w:t>
            </w:r>
            <w:r w:rsidR="00C54007">
              <w:rPr>
                <w:noProof/>
                <w:webHidden/>
              </w:rPr>
              <w:fldChar w:fldCharType="end"/>
            </w:r>
          </w:hyperlink>
        </w:p>
        <w:p w:rsidR="00C54007" w:rsidRDefault="004F5694" w14:paraId="3F372CDE" w14:textId="76408217">
          <w:pPr>
            <w:pStyle w:val="TDC2"/>
            <w:rPr>
              <w:rFonts w:asciiTheme="minorHAnsi" w:hAnsiTheme="minorHAnsi" w:eastAsiaTheme="minorEastAsia" w:cstheme="minorBidi"/>
              <w:b w:val="0"/>
              <w:noProof/>
              <w:color w:val="auto"/>
              <w:sz w:val="22"/>
              <w:szCs w:val="22"/>
              <w:lang w:val="es-ES" w:eastAsia="es-ES"/>
            </w:rPr>
          </w:pPr>
          <w:hyperlink w:history="1" w:anchor="_Toc97208265">
            <w:r w:rsidRPr="003C610B" w:rsidR="00C54007">
              <w:rPr>
                <w:rStyle w:val="Hipervnculo"/>
                <w:rFonts w:eastAsia="Calibri"/>
                <w:noProof/>
              </w:rPr>
              <w:t>4.3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CONDICIONES DE FILTRO</w:t>
            </w:r>
            <w:r w:rsidR="00C54007">
              <w:rPr>
                <w:noProof/>
                <w:webHidden/>
              </w:rPr>
              <w:tab/>
            </w:r>
            <w:r w:rsidR="00C54007">
              <w:rPr>
                <w:noProof/>
                <w:webHidden/>
              </w:rPr>
              <w:fldChar w:fldCharType="begin"/>
            </w:r>
            <w:r w:rsidR="00C54007">
              <w:rPr>
                <w:noProof/>
                <w:webHidden/>
              </w:rPr>
              <w:instrText xml:space="preserve"> PAGEREF _Toc97208265 \h </w:instrText>
            </w:r>
            <w:r w:rsidR="00C54007">
              <w:rPr>
                <w:noProof/>
                <w:webHidden/>
              </w:rPr>
            </w:r>
            <w:r w:rsidR="00C54007">
              <w:rPr>
                <w:noProof/>
                <w:webHidden/>
              </w:rPr>
              <w:fldChar w:fldCharType="separate"/>
            </w:r>
            <w:r w:rsidR="00C54007">
              <w:rPr>
                <w:noProof/>
                <w:webHidden/>
              </w:rPr>
              <w:t>12</w:t>
            </w:r>
            <w:r w:rsidR="00C54007">
              <w:rPr>
                <w:noProof/>
                <w:webHidden/>
              </w:rPr>
              <w:fldChar w:fldCharType="end"/>
            </w:r>
          </w:hyperlink>
        </w:p>
        <w:p w:rsidR="00C54007" w:rsidRDefault="004F5694" w14:paraId="42C12607" w14:textId="3C143B72">
          <w:pPr>
            <w:pStyle w:val="TDC2"/>
            <w:rPr>
              <w:rFonts w:asciiTheme="minorHAnsi" w:hAnsiTheme="minorHAnsi" w:eastAsiaTheme="minorEastAsia" w:cstheme="minorBidi"/>
              <w:b w:val="0"/>
              <w:noProof/>
              <w:color w:val="auto"/>
              <w:sz w:val="22"/>
              <w:szCs w:val="22"/>
              <w:lang w:val="es-ES" w:eastAsia="es-ES"/>
            </w:rPr>
          </w:pPr>
          <w:hyperlink w:history="1" w:anchor="_Toc97208266">
            <w:r w:rsidRPr="003C610B" w:rsidR="00C54007">
              <w:rPr>
                <w:rStyle w:val="Hipervnculo"/>
                <w:rFonts w:eastAsia="Calibri"/>
                <w:noProof/>
              </w:rPr>
              <w:t>4.4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DE CAMPOS – DETALLE DE BLOQUES</w:t>
            </w:r>
            <w:r w:rsidR="00C54007">
              <w:rPr>
                <w:noProof/>
                <w:webHidden/>
              </w:rPr>
              <w:tab/>
            </w:r>
            <w:r w:rsidR="00C54007">
              <w:rPr>
                <w:noProof/>
                <w:webHidden/>
              </w:rPr>
              <w:fldChar w:fldCharType="begin"/>
            </w:r>
            <w:r w:rsidR="00C54007">
              <w:rPr>
                <w:noProof/>
                <w:webHidden/>
              </w:rPr>
              <w:instrText xml:space="preserve"> PAGEREF _Toc97208266 \h </w:instrText>
            </w:r>
            <w:r w:rsidR="00C54007">
              <w:rPr>
                <w:noProof/>
                <w:webHidden/>
              </w:rPr>
            </w:r>
            <w:r w:rsidR="00C54007">
              <w:rPr>
                <w:noProof/>
                <w:webHidden/>
              </w:rPr>
              <w:fldChar w:fldCharType="separate"/>
            </w:r>
            <w:r w:rsidR="00C54007">
              <w:rPr>
                <w:noProof/>
                <w:webHidden/>
              </w:rPr>
              <w:t>13</w:t>
            </w:r>
            <w:r w:rsidR="00C54007">
              <w:rPr>
                <w:noProof/>
                <w:webHidden/>
              </w:rPr>
              <w:fldChar w:fldCharType="end"/>
            </w:r>
          </w:hyperlink>
        </w:p>
        <w:p w:rsidR="00C54007" w:rsidRDefault="004F5694" w14:paraId="06DCAB2B" w14:textId="7F576D8C">
          <w:pPr>
            <w:pStyle w:val="TDC3"/>
            <w:rPr>
              <w:rFonts w:asciiTheme="minorHAnsi" w:hAnsiTheme="minorHAnsi" w:eastAsiaTheme="minorEastAsia" w:cstheme="minorBidi"/>
              <w:color w:val="auto"/>
              <w:szCs w:val="22"/>
              <w:lang w:val="es-ES" w:eastAsia="es-ES"/>
            </w:rPr>
          </w:pPr>
          <w:hyperlink w:history="1" w:anchor="_Toc97208267">
            <w:r w:rsidRPr="003C610B" w:rsidR="00C54007">
              <w:rPr>
                <w:rStyle w:val="Hipervnculo"/>
                <w:rFonts w:eastAsia="Calibri"/>
              </w:rPr>
              <w:t>4.4.1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Acción y motivo</w:t>
            </w:r>
            <w:r w:rsidR="00C54007">
              <w:rPr>
                <w:webHidden/>
              </w:rPr>
              <w:tab/>
            </w:r>
            <w:r w:rsidR="00C54007">
              <w:rPr>
                <w:webHidden/>
              </w:rPr>
              <w:fldChar w:fldCharType="begin"/>
            </w:r>
            <w:r w:rsidR="00C54007">
              <w:rPr>
                <w:webHidden/>
              </w:rPr>
              <w:instrText xml:space="preserve"> PAGEREF _Toc97208267 \h </w:instrText>
            </w:r>
            <w:r w:rsidR="00C54007">
              <w:rPr>
                <w:webHidden/>
              </w:rPr>
            </w:r>
            <w:r w:rsidR="00C54007">
              <w:rPr>
                <w:webHidden/>
              </w:rPr>
              <w:fldChar w:fldCharType="separate"/>
            </w:r>
            <w:r w:rsidR="00C54007">
              <w:rPr>
                <w:webHidden/>
              </w:rPr>
              <w:t>13</w:t>
            </w:r>
            <w:r w:rsidR="00C54007">
              <w:rPr>
                <w:webHidden/>
              </w:rPr>
              <w:fldChar w:fldCharType="end"/>
            </w:r>
          </w:hyperlink>
        </w:p>
        <w:p w:rsidR="00C54007" w:rsidRDefault="004F5694" w14:paraId="5A9F552E" w14:textId="4DC29DE3">
          <w:pPr>
            <w:pStyle w:val="TDC3"/>
            <w:rPr>
              <w:rFonts w:asciiTheme="minorHAnsi" w:hAnsiTheme="minorHAnsi" w:eastAsiaTheme="minorEastAsia" w:cstheme="minorBidi"/>
              <w:color w:val="auto"/>
              <w:szCs w:val="22"/>
              <w:lang w:val="es-ES" w:eastAsia="es-ES"/>
            </w:rPr>
          </w:pPr>
          <w:hyperlink w:history="1" w:anchor="_Toc97208268">
            <w:r w:rsidRPr="003C610B" w:rsidR="00C54007">
              <w:rPr>
                <w:rStyle w:val="Hipervnculo"/>
                <w:rFonts w:eastAsia="Calibri"/>
              </w:rPr>
              <w:t>4.4.2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Transcodificaciones y campos calculados</w:t>
            </w:r>
            <w:r w:rsidR="00C54007">
              <w:rPr>
                <w:webHidden/>
              </w:rPr>
              <w:tab/>
            </w:r>
            <w:r w:rsidR="00C54007">
              <w:rPr>
                <w:webHidden/>
              </w:rPr>
              <w:fldChar w:fldCharType="begin"/>
            </w:r>
            <w:r w:rsidR="00C54007">
              <w:rPr>
                <w:webHidden/>
              </w:rPr>
              <w:instrText xml:space="preserve"> PAGEREF _Toc97208268 \h </w:instrText>
            </w:r>
            <w:r w:rsidR="00C54007">
              <w:rPr>
                <w:webHidden/>
              </w:rPr>
            </w:r>
            <w:r w:rsidR="00C54007">
              <w:rPr>
                <w:webHidden/>
              </w:rPr>
              <w:fldChar w:fldCharType="separate"/>
            </w:r>
            <w:r w:rsidR="00C54007">
              <w:rPr>
                <w:webHidden/>
              </w:rPr>
              <w:t>13</w:t>
            </w:r>
            <w:r w:rsidR="00C54007">
              <w:rPr>
                <w:webHidden/>
              </w:rPr>
              <w:fldChar w:fldCharType="end"/>
            </w:r>
          </w:hyperlink>
        </w:p>
        <w:p w:rsidR="00C54007" w:rsidRDefault="004F5694" w14:paraId="2D93A745" w14:textId="430A6FF0">
          <w:pPr>
            <w:pStyle w:val="TDC3"/>
            <w:rPr>
              <w:rFonts w:asciiTheme="minorHAnsi" w:hAnsiTheme="minorHAnsi" w:eastAsiaTheme="minorEastAsia" w:cstheme="minorBidi"/>
              <w:color w:val="auto"/>
              <w:szCs w:val="22"/>
              <w:lang w:val="es-ES" w:eastAsia="es-ES"/>
            </w:rPr>
          </w:pPr>
          <w:hyperlink w:history="1" w:anchor="_Toc97208269">
            <w:r w:rsidRPr="003C610B" w:rsidR="00C54007">
              <w:rPr>
                <w:rStyle w:val="Hipervnculo"/>
                <w:rFonts w:eastAsia="Calibri"/>
              </w:rPr>
              <w:t>4.4.3</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Posiciones</w:t>
            </w:r>
            <w:r w:rsidR="00C54007">
              <w:rPr>
                <w:webHidden/>
              </w:rPr>
              <w:tab/>
            </w:r>
            <w:r w:rsidR="00C54007">
              <w:rPr>
                <w:webHidden/>
              </w:rPr>
              <w:fldChar w:fldCharType="begin"/>
            </w:r>
            <w:r w:rsidR="00C54007">
              <w:rPr>
                <w:webHidden/>
              </w:rPr>
              <w:instrText xml:space="preserve"> PAGEREF _Toc97208269 \h </w:instrText>
            </w:r>
            <w:r w:rsidR="00C54007">
              <w:rPr>
                <w:webHidden/>
              </w:rPr>
            </w:r>
            <w:r w:rsidR="00C54007">
              <w:rPr>
                <w:webHidden/>
              </w:rPr>
              <w:fldChar w:fldCharType="separate"/>
            </w:r>
            <w:r w:rsidR="00C54007">
              <w:rPr>
                <w:webHidden/>
              </w:rPr>
              <w:t>13</w:t>
            </w:r>
            <w:r w:rsidR="00C54007">
              <w:rPr>
                <w:webHidden/>
              </w:rPr>
              <w:fldChar w:fldCharType="end"/>
            </w:r>
          </w:hyperlink>
        </w:p>
        <w:p w:rsidR="00C54007" w:rsidRDefault="004F5694" w14:paraId="1484C894" w14:textId="5A170683">
          <w:pPr>
            <w:pStyle w:val="TDC3"/>
            <w:rPr>
              <w:rFonts w:asciiTheme="minorHAnsi" w:hAnsiTheme="minorHAnsi" w:eastAsiaTheme="minorEastAsia" w:cstheme="minorBidi"/>
              <w:color w:val="auto"/>
              <w:szCs w:val="22"/>
              <w:lang w:val="es-ES" w:eastAsia="es-ES"/>
            </w:rPr>
          </w:pPr>
          <w:hyperlink w:history="1" w:anchor="_Toc97208270">
            <w:r w:rsidRPr="003C610B" w:rsidR="00C54007">
              <w:rPr>
                <w:rStyle w:val="Hipervnculo"/>
                <w:rFonts w:eastAsia="Calibri"/>
              </w:rPr>
              <w:t>4.4.4</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Empleados – aspectos generales</w:t>
            </w:r>
            <w:r w:rsidR="00C54007">
              <w:rPr>
                <w:webHidden/>
              </w:rPr>
              <w:tab/>
            </w:r>
            <w:r w:rsidR="00C54007">
              <w:rPr>
                <w:webHidden/>
              </w:rPr>
              <w:fldChar w:fldCharType="begin"/>
            </w:r>
            <w:r w:rsidR="00C54007">
              <w:rPr>
                <w:webHidden/>
              </w:rPr>
              <w:instrText xml:space="preserve"> PAGEREF _Toc97208270 \h </w:instrText>
            </w:r>
            <w:r w:rsidR="00C54007">
              <w:rPr>
                <w:webHidden/>
              </w:rPr>
            </w:r>
            <w:r w:rsidR="00C54007">
              <w:rPr>
                <w:webHidden/>
              </w:rPr>
              <w:fldChar w:fldCharType="separate"/>
            </w:r>
            <w:r w:rsidR="00C54007">
              <w:rPr>
                <w:webHidden/>
              </w:rPr>
              <w:t>15</w:t>
            </w:r>
            <w:r w:rsidR="00C54007">
              <w:rPr>
                <w:webHidden/>
              </w:rPr>
              <w:fldChar w:fldCharType="end"/>
            </w:r>
          </w:hyperlink>
        </w:p>
        <w:p w:rsidR="00C54007" w:rsidRDefault="004F5694" w14:paraId="450F8652" w14:textId="41809ABD">
          <w:pPr>
            <w:pStyle w:val="TDC3"/>
            <w:rPr>
              <w:rFonts w:asciiTheme="minorHAnsi" w:hAnsiTheme="minorHAnsi" w:eastAsiaTheme="minorEastAsia" w:cstheme="minorBidi"/>
              <w:color w:val="auto"/>
              <w:szCs w:val="22"/>
              <w:lang w:val="es-ES" w:eastAsia="es-ES"/>
            </w:rPr>
          </w:pPr>
          <w:hyperlink w:history="1" w:anchor="_Toc97208271">
            <w:r w:rsidRPr="003C610B" w:rsidR="00C54007">
              <w:rPr>
                <w:rStyle w:val="Hipervnculo"/>
                <w:rFonts w:eastAsia="Calibri"/>
              </w:rPr>
              <w:t>4.4.5</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“Employee Hire”</w:t>
            </w:r>
            <w:r w:rsidR="00C54007">
              <w:rPr>
                <w:webHidden/>
              </w:rPr>
              <w:tab/>
            </w:r>
            <w:r w:rsidR="00C54007">
              <w:rPr>
                <w:webHidden/>
              </w:rPr>
              <w:fldChar w:fldCharType="begin"/>
            </w:r>
            <w:r w:rsidR="00C54007">
              <w:rPr>
                <w:webHidden/>
              </w:rPr>
              <w:instrText xml:space="preserve"> PAGEREF _Toc97208271 \h </w:instrText>
            </w:r>
            <w:r w:rsidR="00C54007">
              <w:rPr>
                <w:webHidden/>
              </w:rPr>
            </w:r>
            <w:r w:rsidR="00C54007">
              <w:rPr>
                <w:webHidden/>
              </w:rPr>
              <w:fldChar w:fldCharType="separate"/>
            </w:r>
            <w:r w:rsidR="00C54007">
              <w:rPr>
                <w:webHidden/>
              </w:rPr>
              <w:t>16</w:t>
            </w:r>
            <w:r w:rsidR="00C54007">
              <w:rPr>
                <w:webHidden/>
              </w:rPr>
              <w:fldChar w:fldCharType="end"/>
            </w:r>
          </w:hyperlink>
        </w:p>
        <w:p w:rsidR="00C54007" w:rsidRDefault="004F5694" w14:paraId="7FA0C63C" w14:textId="044D8986">
          <w:pPr>
            <w:pStyle w:val="TDC3"/>
            <w:rPr>
              <w:rFonts w:asciiTheme="minorHAnsi" w:hAnsiTheme="minorHAnsi" w:eastAsiaTheme="minorEastAsia" w:cstheme="minorBidi"/>
              <w:color w:val="auto"/>
              <w:szCs w:val="22"/>
              <w:lang w:val="es-ES" w:eastAsia="es-ES"/>
            </w:rPr>
          </w:pPr>
          <w:hyperlink w:history="1" w:anchor="_Toc97208272">
            <w:r w:rsidRPr="003C610B" w:rsidR="00C54007">
              <w:rPr>
                <w:rStyle w:val="Hipervnculo"/>
                <w:rFonts w:eastAsia="Calibri"/>
              </w:rPr>
              <w:t>4.4.6</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“Biographical information”</w:t>
            </w:r>
            <w:r w:rsidR="00C54007">
              <w:rPr>
                <w:webHidden/>
              </w:rPr>
              <w:tab/>
            </w:r>
            <w:r w:rsidR="00C54007">
              <w:rPr>
                <w:webHidden/>
              </w:rPr>
              <w:fldChar w:fldCharType="begin"/>
            </w:r>
            <w:r w:rsidR="00C54007">
              <w:rPr>
                <w:webHidden/>
              </w:rPr>
              <w:instrText xml:space="preserve"> PAGEREF _Toc97208272 \h </w:instrText>
            </w:r>
            <w:r w:rsidR="00C54007">
              <w:rPr>
                <w:webHidden/>
              </w:rPr>
            </w:r>
            <w:r w:rsidR="00C54007">
              <w:rPr>
                <w:webHidden/>
              </w:rPr>
              <w:fldChar w:fldCharType="separate"/>
            </w:r>
            <w:r w:rsidR="00C54007">
              <w:rPr>
                <w:webHidden/>
              </w:rPr>
              <w:t>17</w:t>
            </w:r>
            <w:r w:rsidR="00C54007">
              <w:rPr>
                <w:webHidden/>
              </w:rPr>
              <w:fldChar w:fldCharType="end"/>
            </w:r>
          </w:hyperlink>
        </w:p>
        <w:p w:rsidR="00C54007" w:rsidRDefault="004F5694" w14:paraId="55E1F2D1" w14:textId="37FDD8B5">
          <w:pPr>
            <w:pStyle w:val="TDC3"/>
            <w:rPr>
              <w:rFonts w:asciiTheme="minorHAnsi" w:hAnsiTheme="minorHAnsi" w:eastAsiaTheme="minorEastAsia" w:cstheme="minorBidi"/>
              <w:color w:val="auto"/>
              <w:szCs w:val="22"/>
              <w:lang w:val="es-ES" w:eastAsia="es-ES"/>
            </w:rPr>
          </w:pPr>
          <w:hyperlink w:history="1" w:anchor="_Toc97208273">
            <w:r w:rsidRPr="003C610B" w:rsidR="00C54007">
              <w:rPr>
                <w:rStyle w:val="Hipervnculo"/>
                <w:rFonts w:eastAsia="Calibri"/>
              </w:rPr>
              <w:t>4.4.7</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“Names”</w:t>
            </w:r>
            <w:r w:rsidR="00C54007">
              <w:rPr>
                <w:webHidden/>
              </w:rPr>
              <w:tab/>
            </w:r>
            <w:r w:rsidR="00C54007">
              <w:rPr>
                <w:webHidden/>
              </w:rPr>
              <w:fldChar w:fldCharType="begin"/>
            </w:r>
            <w:r w:rsidR="00C54007">
              <w:rPr>
                <w:webHidden/>
              </w:rPr>
              <w:instrText xml:space="preserve"> PAGEREF _Toc97208273 \h </w:instrText>
            </w:r>
            <w:r w:rsidR="00C54007">
              <w:rPr>
                <w:webHidden/>
              </w:rPr>
            </w:r>
            <w:r w:rsidR="00C54007">
              <w:rPr>
                <w:webHidden/>
              </w:rPr>
              <w:fldChar w:fldCharType="separate"/>
            </w:r>
            <w:r w:rsidR="00C54007">
              <w:rPr>
                <w:webHidden/>
              </w:rPr>
              <w:t>18</w:t>
            </w:r>
            <w:r w:rsidR="00C54007">
              <w:rPr>
                <w:webHidden/>
              </w:rPr>
              <w:fldChar w:fldCharType="end"/>
            </w:r>
          </w:hyperlink>
        </w:p>
        <w:p w:rsidR="00C54007" w:rsidRDefault="004F5694" w14:paraId="582D220D" w14:textId="45A73BA1">
          <w:pPr>
            <w:pStyle w:val="TDC3"/>
            <w:rPr>
              <w:rFonts w:asciiTheme="minorHAnsi" w:hAnsiTheme="minorHAnsi" w:eastAsiaTheme="minorEastAsia" w:cstheme="minorBidi"/>
              <w:color w:val="auto"/>
              <w:szCs w:val="22"/>
              <w:lang w:val="es-ES" w:eastAsia="es-ES"/>
            </w:rPr>
          </w:pPr>
          <w:hyperlink w:history="1" w:anchor="_Toc97208274">
            <w:r w:rsidRPr="003C610B" w:rsidR="00C54007">
              <w:rPr>
                <w:rStyle w:val="Hipervnculo"/>
                <w:rFonts w:eastAsia="Calibri"/>
              </w:rPr>
              <w:t>4.4.8</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“Biographical History”</w:t>
            </w:r>
            <w:r w:rsidR="00C54007">
              <w:rPr>
                <w:webHidden/>
              </w:rPr>
              <w:tab/>
            </w:r>
            <w:r w:rsidR="00C54007">
              <w:rPr>
                <w:webHidden/>
              </w:rPr>
              <w:fldChar w:fldCharType="begin"/>
            </w:r>
            <w:r w:rsidR="00C54007">
              <w:rPr>
                <w:webHidden/>
              </w:rPr>
              <w:instrText xml:space="preserve"> PAGEREF _Toc97208274 \h </w:instrText>
            </w:r>
            <w:r w:rsidR="00C54007">
              <w:rPr>
                <w:webHidden/>
              </w:rPr>
            </w:r>
            <w:r w:rsidR="00C54007">
              <w:rPr>
                <w:webHidden/>
              </w:rPr>
              <w:fldChar w:fldCharType="separate"/>
            </w:r>
            <w:r w:rsidR="00C54007">
              <w:rPr>
                <w:webHidden/>
              </w:rPr>
              <w:t>18</w:t>
            </w:r>
            <w:r w:rsidR="00C54007">
              <w:rPr>
                <w:webHidden/>
              </w:rPr>
              <w:fldChar w:fldCharType="end"/>
            </w:r>
          </w:hyperlink>
        </w:p>
        <w:p w:rsidR="00C54007" w:rsidRDefault="004F5694" w14:paraId="56803CAA" w14:textId="41DC4CA1">
          <w:pPr>
            <w:pStyle w:val="TDC3"/>
            <w:rPr>
              <w:rFonts w:asciiTheme="minorHAnsi" w:hAnsiTheme="minorHAnsi" w:eastAsiaTheme="minorEastAsia" w:cstheme="minorBidi"/>
              <w:color w:val="auto"/>
              <w:szCs w:val="22"/>
              <w:lang w:val="es-ES" w:eastAsia="es-ES"/>
            </w:rPr>
          </w:pPr>
          <w:hyperlink w:history="1" w:anchor="_Toc97208275">
            <w:r w:rsidRPr="003C610B" w:rsidR="00C54007">
              <w:rPr>
                <w:rStyle w:val="Hipervnculo"/>
                <w:rFonts w:eastAsia="Calibri"/>
              </w:rPr>
              <w:t>4.4.9</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“Address”</w:t>
            </w:r>
            <w:r w:rsidR="00C54007">
              <w:rPr>
                <w:webHidden/>
              </w:rPr>
              <w:tab/>
            </w:r>
            <w:r w:rsidR="00C54007">
              <w:rPr>
                <w:webHidden/>
              </w:rPr>
              <w:fldChar w:fldCharType="begin"/>
            </w:r>
            <w:r w:rsidR="00C54007">
              <w:rPr>
                <w:webHidden/>
              </w:rPr>
              <w:instrText xml:space="preserve"> PAGEREF _Toc97208275 \h </w:instrText>
            </w:r>
            <w:r w:rsidR="00C54007">
              <w:rPr>
                <w:webHidden/>
              </w:rPr>
            </w:r>
            <w:r w:rsidR="00C54007">
              <w:rPr>
                <w:webHidden/>
              </w:rPr>
              <w:fldChar w:fldCharType="separate"/>
            </w:r>
            <w:r w:rsidR="00C54007">
              <w:rPr>
                <w:webHidden/>
              </w:rPr>
              <w:t>19</w:t>
            </w:r>
            <w:r w:rsidR="00C54007">
              <w:rPr>
                <w:webHidden/>
              </w:rPr>
              <w:fldChar w:fldCharType="end"/>
            </w:r>
          </w:hyperlink>
        </w:p>
        <w:p w:rsidR="00C54007" w:rsidRDefault="004F5694" w14:paraId="10A42DD6" w14:textId="0960B75F">
          <w:pPr>
            <w:pStyle w:val="TDC3"/>
            <w:rPr>
              <w:rFonts w:asciiTheme="minorHAnsi" w:hAnsiTheme="minorHAnsi" w:eastAsiaTheme="minorEastAsia" w:cstheme="minorBidi"/>
              <w:color w:val="auto"/>
              <w:szCs w:val="22"/>
              <w:lang w:val="es-ES" w:eastAsia="es-ES"/>
            </w:rPr>
          </w:pPr>
          <w:hyperlink w:history="1" w:anchor="_Toc97208276">
            <w:r w:rsidRPr="003C610B" w:rsidR="00C54007">
              <w:rPr>
                <w:rStyle w:val="Hipervnculo"/>
                <w:rFonts w:eastAsia="Calibri"/>
              </w:rPr>
              <w:t>4.4.10</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“Phone”</w:t>
            </w:r>
            <w:r w:rsidR="00C54007">
              <w:rPr>
                <w:webHidden/>
              </w:rPr>
              <w:tab/>
            </w:r>
            <w:r w:rsidR="00C54007">
              <w:rPr>
                <w:webHidden/>
              </w:rPr>
              <w:fldChar w:fldCharType="begin"/>
            </w:r>
            <w:r w:rsidR="00C54007">
              <w:rPr>
                <w:webHidden/>
              </w:rPr>
              <w:instrText xml:space="preserve"> PAGEREF _Toc97208276 \h </w:instrText>
            </w:r>
            <w:r w:rsidR="00C54007">
              <w:rPr>
                <w:webHidden/>
              </w:rPr>
            </w:r>
            <w:r w:rsidR="00C54007">
              <w:rPr>
                <w:webHidden/>
              </w:rPr>
              <w:fldChar w:fldCharType="separate"/>
            </w:r>
            <w:r w:rsidR="00C54007">
              <w:rPr>
                <w:webHidden/>
              </w:rPr>
              <w:t>20</w:t>
            </w:r>
            <w:r w:rsidR="00C54007">
              <w:rPr>
                <w:webHidden/>
              </w:rPr>
              <w:fldChar w:fldCharType="end"/>
            </w:r>
          </w:hyperlink>
        </w:p>
        <w:p w:rsidR="00C54007" w:rsidRDefault="004F5694" w14:paraId="057F29B0" w14:textId="251FED7C">
          <w:pPr>
            <w:pStyle w:val="TDC3"/>
            <w:rPr>
              <w:rFonts w:asciiTheme="minorHAnsi" w:hAnsiTheme="minorHAnsi" w:eastAsiaTheme="minorEastAsia" w:cstheme="minorBidi"/>
              <w:color w:val="auto"/>
              <w:szCs w:val="22"/>
              <w:lang w:val="es-ES" w:eastAsia="es-ES"/>
            </w:rPr>
          </w:pPr>
          <w:hyperlink w:history="1" w:anchor="_Toc97208277">
            <w:r w:rsidRPr="003C610B" w:rsidR="00C54007">
              <w:rPr>
                <w:rStyle w:val="Hipervnculo"/>
                <w:rFonts w:eastAsia="Calibri"/>
              </w:rPr>
              <w:t>4.4.11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“Email”</w:t>
            </w:r>
            <w:r w:rsidR="00C54007">
              <w:rPr>
                <w:webHidden/>
              </w:rPr>
              <w:tab/>
            </w:r>
            <w:r w:rsidR="00C54007">
              <w:rPr>
                <w:webHidden/>
              </w:rPr>
              <w:fldChar w:fldCharType="begin"/>
            </w:r>
            <w:r w:rsidR="00C54007">
              <w:rPr>
                <w:webHidden/>
              </w:rPr>
              <w:instrText xml:space="preserve"> PAGEREF _Toc97208277 \h </w:instrText>
            </w:r>
            <w:r w:rsidR="00C54007">
              <w:rPr>
                <w:webHidden/>
              </w:rPr>
            </w:r>
            <w:r w:rsidR="00C54007">
              <w:rPr>
                <w:webHidden/>
              </w:rPr>
              <w:fldChar w:fldCharType="separate"/>
            </w:r>
            <w:r w:rsidR="00C54007">
              <w:rPr>
                <w:webHidden/>
              </w:rPr>
              <w:t>21</w:t>
            </w:r>
            <w:r w:rsidR="00C54007">
              <w:rPr>
                <w:webHidden/>
              </w:rPr>
              <w:fldChar w:fldCharType="end"/>
            </w:r>
          </w:hyperlink>
        </w:p>
        <w:p w:rsidR="00C54007" w:rsidRDefault="004F5694" w14:paraId="7A6EE83A" w14:textId="21B79A86">
          <w:pPr>
            <w:pStyle w:val="TDC3"/>
            <w:rPr>
              <w:rFonts w:asciiTheme="minorHAnsi" w:hAnsiTheme="minorHAnsi" w:eastAsiaTheme="minorEastAsia" w:cstheme="minorBidi"/>
              <w:color w:val="auto"/>
              <w:szCs w:val="22"/>
              <w:lang w:val="es-ES" w:eastAsia="es-ES"/>
            </w:rPr>
          </w:pPr>
          <w:hyperlink w:history="1" w:anchor="_Toc97208278">
            <w:r w:rsidRPr="003C610B" w:rsidR="00C54007">
              <w:rPr>
                <w:rStyle w:val="Hipervnculo"/>
                <w:rFonts w:eastAsia="Calibri"/>
              </w:rPr>
              <w:t>4.4.12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“Citizenship”</w:t>
            </w:r>
            <w:r w:rsidR="00C54007">
              <w:rPr>
                <w:webHidden/>
              </w:rPr>
              <w:tab/>
            </w:r>
            <w:r w:rsidR="00C54007">
              <w:rPr>
                <w:webHidden/>
              </w:rPr>
              <w:fldChar w:fldCharType="begin"/>
            </w:r>
            <w:r w:rsidR="00C54007">
              <w:rPr>
                <w:webHidden/>
              </w:rPr>
              <w:instrText xml:space="preserve"> PAGEREF _Toc97208278 \h </w:instrText>
            </w:r>
            <w:r w:rsidR="00C54007">
              <w:rPr>
                <w:webHidden/>
              </w:rPr>
            </w:r>
            <w:r w:rsidR="00C54007">
              <w:rPr>
                <w:webHidden/>
              </w:rPr>
              <w:fldChar w:fldCharType="separate"/>
            </w:r>
            <w:r w:rsidR="00C54007">
              <w:rPr>
                <w:webHidden/>
              </w:rPr>
              <w:t>21</w:t>
            </w:r>
            <w:r w:rsidR="00C54007">
              <w:rPr>
                <w:webHidden/>
              </w:rPr>
              <w:fldChar w:fldCharType="end"/>
            </w:r>
          </w:hyperlink>
        </w:p>
        <w:p w:rsidR="00C54007" w:rsidRDefault="004F5694" w14:paraId="0BCFE81E" w14:textId="0A3230C0">
          <w:pPr>
            <w:pStyle w:val="TDC3"/>
            <w:rPr>
              <w:rFonts w:asciiTheme="minorHAnsi" w:hAnsiTheme="minorHAnsi" w:eastAsiaTheme="minorEastAsia" w:cstheme="minorBidi"/>
              <w:color w:val="auto"/>
              <w:szCs w:val="22"/>
              <w:lang w:val="es-ES" w:eastAsia="es-ES"/>
            </w:rPr>
          </w:pPr>
          <w:hyperlink w:history="1" w:anchor="_Toc97208279">
            <w:r w:rsidRPr="003C610B" w:rsidR="00C54007">
              <w:rPr>
                <w:rStyle w:val="Hipervnculo"/>
                <w:rFonts w:eastAsia="Calibri"/>
              </w:rPr>
              <w:t>4.4.13</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“Emergency Contact”</w:t>
            </w:r>
            <w:r w:rsidR="00C54007">
              <w:rPr>
                <w:webHidden/>
              </w:rPr>
              <w:tab/>
            </w:r>
            <w:r w:rsidR="00C54007">
              <w:rPr>
                <w:webHidden/>
              </w:rPr>
              <w:fldChar w:fldCharType="begin"/>
            </w:r>
            <w:r w:rsidR="00C54007">
              <w:rPr>
                <w:webHidden/>
              </w:rPr>
              <w:instrText xml:space="preserve"> PAGEREF _Toc97208279 \h </w:instrText>
            </w:r>
            <w:r w:rsidR="00C54007">
              <w:rPr>
                <w:webHidden/>
              </w:rPr>
            </w:r>
            <w:r w:rsidR="00C54007">
              <w:rPr>
                <w:webHidden/>
              </w:rPr>
              <w:fldChar w:fldCharType="separate"/>
            </w:r>
            <w:r w:rsidR="00C54007">
              <w:rPr>
                <w:webHidden/>
              </w:rPr>
              <w:t>22</w:t>
            </w:r>
            <w:r w:rsidR="00C54007">
              <w:rPr>
                <w:webHidden/>
              </w:rPr>
              <w:fldChar w:fldCharType="end"/>
            </w:r>
          </w:hyperlink>
        </w:p>
        <w:p w:rsidR="00C54007" w:rsidRDefault="004F5694" w14:paraId="420881DE" w14:textId="12ECAF5C">
          <w:pPr>
            <w:pStyle w:val="TDC3"/>
            <w:rPr>
              <w:rFonts w:asciiTheme="minorHAnsi" w:hAnsiTheme="minorHAnsi" w:eastAsiaTheme="minorEastAsia" w:cstheme="minorBidi"/>
              <w:color w:val="auto"/>
              <w:szCs w:val="22"/>
              <w:lang w:val="es-ES" w:eastAsia="es-ES"/>
            </w:rPr>
          </w:pPr>
          <w:hyperlink w:history="1" w:anchor="_Toc97208280">
            <w:r w:rsidRPr="003C610B" w:rsidR="00C54007">
              <w:rPr>
                <w:rStyle w:val="Hipervnculo"/>
                <w:rFonts w:eastAsia="Calibri"/>
              </w:rPr>
              <w:t>4.4.14</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“Job Data”</w:t>
            </w:r>
            <w:r w:rsidR="00C54007">
              <w:rPr>
                <w:webHidden/>
              </w:rPr>
              <w:tab/>
            </w:r>
            <w:r w:rsidR="00C54007">
              <w:rPr>
                <w:webHidden/>
              </w:rPr>
              <w:fldChar w:fldCharType="begin"/>
            </w:r>
            <w:r w:rsidR="00C54007">
              <w:rPr>
                <w:webHidden/>
              </w:rPr>
              <w:instrText xml:space="preserve"> PAGEREF _Toc97208280 \h </w:instrText>
            </w:r>
            <w:r w:rsidR="00C54007">
              <w:rPr>
                <w:webHidden/>
              </w:rPr>
            </w:r>
            <w:r w:rsidR="00C54007">
              <w:rPr>
                <w:webHidden/>
              </w:rPr>
              <w:fldChar w:fldCharType="separate"/>
            </w:r>
            <w:r w:rsidR="00C54007">
              <w:rPr>
                <w:webHidden/>
              </w:rPr>
              <w:t>24</w:t>
            </w:r>
            <w:r w:rsidR="00C54007">
              <w:rPr>
                <w:webHidden/>
              </w:rPr>
              <w:fldChar w:fldCharType="end"/>
            </w:r>
          </w:hyperlink>
        </w:p>
        <w:p w:rsidR="00C54007" w:rsidRDefault="004F5694" w14:paraId="5B6AF99D" w14:textId="0FA0CBFE">
          <w:pPr>
            <w:pStyle w:val="TDC3"/>
            <w:rPr>
              <w:rFonts w:asciiTheme="minorHAnsi" w:hAnsiTheme="minorHAnsi" w:eastAsiaTheme="minorEastAsia" w:cstheme="minorBidi"/>
              <w:color w:val="auto"/>
              <w:szCs w:val="22"/>
              <w:lang w:val="es-ES" w:eastAsia="es-ES"/>
            </w:rPr>
          </w:pPr>
          <w:hyperlink w:history="1" w:anchor="_Toc97208281">
            <w:r w:rsidRPr="003C610B" w:rsidR="00C54007">
              <w:rPr>
                <w:rStyle w:val="Hipervnculo"/>
                <w:rFonts w:eastAsia="Calibri"/>
              </w:rPr>
              <w:t>4.4.15</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“Compensation”</w:t>
            </w:r>
            <w:r w:rsidR="00C54007">
              <w:rPr>
                <w:webHidden/>
              </w:rPr>
              <w:tab/>
            </w:r>
            <w:r w:rsidR="00C54007">
              <w:rPr>
                <w:webHidden/>
              </w:rPr>
              <w:fldChar w:fldCharType="begin"/>
            </w:r>
            <w:r w:rsidR="00C54007">
              <w:rPr>
                <w:webHidden/>
              </w:rPr>
              <w:instrText xml:space="preserve"> PAGEREF _Toc97208281 \h </w:instrText>
            </w:r>
            <w:r w:rsidR="00C54007">
              <w:rPr>
                <w:webHidden/>
              </w:rPr>
            </w:r>
            <w:r w:rsidR="00C54007">
              <w:rPr>
                <w:webHidden/>
              </w:rPr>
              <w:fldChar w:fldCharType="separate"/>
            </w:r>
            <w:r w:rsidR="00C54007">
              <w:rPr>
                <w:webHidden/>
              </w:rPr>
              <w:t>26</w:t>
            </w:r>
            <w:r w:rsidR="00C54007">
              <w:rPr>
                <w:webHidden/>
              </w:rPr>
              <w:fldChar w:fldCharType="end"/>
            </w:r>
          </w:hyperlink>
        </w:p>
        <w:p w:rsidR="00C54007" w:rsidRDefault="004F5694" w14:paraId="31F6DF51" w14:textId="257CCC1A">
          <w:pPr>
            <w:pStyle w:val="TDC3"/>
            <w:rPr>
              <w:rFonts w:asciiTheme="minorHAnsi" w:hAnsiTheme="minorHAnsi" w:eastAsiaTheme="minorEastAsia" w:cstheme="minorBidi"/>
              <w:color w:val="auto"/>
              <w:szCs w:val="22"/>
              <w:lang w:val="es-ES" w:eastAsia="es-ES"/>
            </w:rPr>
          </w:pPr>
          <w:hyperlink w:history="1" w:anchor="_Toc97208282">
            <w:r w:rsidRPr="003C610B" w:rsidR="00C54007">
              <w:rPr>
                <w:rStyle w:val="Hipervnculo"/>
                <w:rFonts w:eastAsia="Calibri"/>
              </w:rPr>
              <w:t>4.4.16</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“Variable Compensation”</w:t>
            </w:r>
            <w:r w:rsidR="00C54007">
              <w:rPr>
                <w:webHidden/>
              </w:rPr>
              <w:tab/>
            </w:r>
            <w:r w:rsidR="00C54007">
              <w:rPr>
                <w:webHidden/>
              </w:rPr>
              <w:fldChar w:fldCharType="begin"/>
            </w:r>
            <w:r w:rsidR="00C54007">
              <w:rPr>
                <w:webHidden/>
              </w:rPr>
              <w:instrText xml:space="preserve"> PAGEREF _Toc97208282 \h </w:instrText>
            </w:r>
            <w:r w:rsidR="00C54007">
              <w:rPr>
                <w:webHidden/>
              </w:rPr>
            </w:r>
            <w:r w:rsidR="00C54007">
              <w:rPr>
                <w:webHidden/>
              </w:rPr>
              <w:fldChar w:fldCharType="separate"/>
            </w:r>
            <w:r w:rsidR="00C54007">
              <w:rPr>
                <w:webHidden/>
              </w:rPr>
              <w:t>28</w:t>
            </w:r>
            <w:r w:rsidR="00C54007">
              <w:rPr>
                <w:webHidden/>
              </w:rPr>
              <w:fldChar w:fldCharType="end"/>
            </w:r>
          </w:hyperlink>
        </w:p>
        <w:p w:rsidR="00C54007" w:rsidRDefault="004F5694" w14:paraId="66E1F3C0" w14:textId="0D1339AA">
          <w:pPr>
            <w:pStyle w:val="TDC3"/>
            <w:rPr>
              <w:rFonts w:asciiTheme="minorHAnsi" w:hAnsiTheme="minorHAnsi" w:eastAsiaTheme="minorEastAsia" w:cstheme="minorBidi"/>
              <w:color w:val="auto"/>
              <w:szCs w:val="22"/>
              <w:lang w:val="es-ES" w:eastAsia="es-ES"/>
            </w:rPr>
          </w:pPr>
          <w:hyperlink w:history="1" w:anchor="_Toc97208283">
            <w:r w:rsidRPr="003C610B" w:rsidR="00C54007">
              <w:rPr>
                <w:rStyle w:val="Hipervnculo"/>
                <w:rFonts w:eastAsia="Calibri"/>
              </w:rPr>
              <w:t>4.4.17</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“Degree”</w:t>
            </w:r>
            <w:r w:rsidR="00C54007">
              <w:rPr>
                <w:webHidden/>
              </w:rPr>
              <w:tab/>
            </w:r>
            <w:r w:rsidR="00C54007">
              <w:rPr>
                <w:webHidden/>
              </w:rPr>
              <w:fldChar w:fldCharType="begin"/>
            </w:r>
            <w:r w:rsidR="00C54007">
              <w:rPr>
                <w:webHidden/>
              </w:rPr>
              <w:instrText xml:space="preserve"> PAGEREF _Toc97208283 \h </w:instrText>
            </w:r>
            <w:r w:rsidR="00C54007">
              <w:rPr>
                <w:webHidden/>
              </w:rPr>
            </w:r>
            <w:r w:rsidR="00C54007">
              <w:rPr>
                <w:webHidden/>
              </w:rPr>
              <w:fldChar w:fldCharType="separate"/>
            </w:r>
            <w:r w:rsidR="00C54007">
              <w:rPr>
                <w:webHidden/>
              </w:rPr>
              <w:t>29</w:t>
            </w:r>
            <w:r w:rsidR="00C54007">
              <w:rPr>
                <w:webHidden/>
              </w:rPr>
              <w:fldChar w:fldCharType="end"/>
            </w:r>
          </w:hyperlink>
        </w:p>
        <w:p w:rsidR="00C54007" w:rsidRDefault="004F5694" w14:paraId="0550F7FA" w14:textId="35840644">
          <w:pPr>
            <w:pStyle w:val="TDC3"/>
            <w:rPr>
              <w:rFonts w:asciiTheme="minorHAnsi" w:hAnsiTheme="minorHAnsi" w:eastAsiaTheme="minorEastAsia" w:cstheme="minorBidi"/>
              <w:color w:val="auto"/>
              <w:szCs w:val="22"/>
              <w:lang w:val="es-ES" w:eastAsia="es-ES"/>
            </w:rPr>
          </w:pPr>
          <w:hyperlink w:history="1" w:anchor="_Toc97208284">
            <w:r w:rsidRPr="003C610B" w:rsidR="00C54007">
              <w:rPr>
                <w:rStyle w:val="Hipervnculo"/>
                <w:rFonts w:eastAsia="Calibri"/>
              </w:rPr>
              <w:t>4.4.18</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“Languages”</w:t>
            </w:r>
            <w:r w:rsidR="00C54007">
              <w:rPr>
                <w:webHidden/>
              </w:rPr>
              <w:tab/>
            </w:r>
            <w:r w:rsidR="00C54007">
              <w:rPr>
                <w:webHidden/>
              </w:rPr>
              <w:fldChar w:fldCharType="begin"/>
            </w:r>
            <w:r w:rsidR="00C54007">
              <w:rPr>
                <w:webHidden/>
              </w:rPr>
              <w:instrText xml:space="preserve"> PAGEREF _Toc97208284 \h </w:instrText>
            </w:r>
            <w:r w:rsidR="00C54007">
              <w:rPr>
                <w:webHidden/>
              </w:rPr>
            </w:r>
            <w:r w:rsidR="00C54007">
              <w:rPr>
                <w:webHidden/>
              </w:rPr>
              <w:fldChar w:fldCharType="separate"/>
            </w:r>
            <w:r w:rsidR="00C54007">
              <w:rPr>
                <w:webHidden/>
              </w:rPr>
              <w:t>29</w:t>
            </w:r>
            <w:r w:rsidR="00C54007">
              <w:rPr>
                <w:webHidden/>
              </w:rPr>
              <w:fldChar w:fldCharType="end"/>
            </w:r>
          </w:hyperlink>
        </w:p>
        <w:p w:rsidR="00C54007" w:rsidRDefault="004F5694" w14:paraId="0E45E287" w14:textId="39DF7823">
          <w:pPr>
            <w:pStyle w:val="TDC3"/>
            <w:rPr>
              <w:rFonts w:asciiTheme="minorHAnsi" w:hAnsiTheme="minorHAnsi" w:eastAsiaTheme="minorEastAsia" w:cstheme="minorBidi"/>
              <w:color w:val="auto"/>
              <w:szCs w:val="22"/>
              <w:lang w:val="es-ES" w:eastAsia="es-ES"/>
            </w:rPr>
          </w:pPr>
          <w:hyperlink w:history="1" w:anchor="_Toc97208285">
            <w:r w:rsidRPr="003C610B" w:rsidR="00C54007">
              <w:rPr>
                <w:rStyle w:val="Hipervnculo"/>
                <w:rFonts w:eastAsia="Calibri"/>
              </w:rPr>
              <w:t>4.4.19</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“Dependent Benefitiary”</w:t>
            </w:r>
            <w:r w:rsidR="00C54007">
              <w:rPr>
                <w:webHidden/>
              </w:rPr>
              <w:tab/>
            </w:r>
            <w:r w:rsidR="00C54007">
              <w:rPr>
                <w:webHidden/>
              </w:rPr>
              <w:fldChar w:fldCharType="begin"/>
            </w:r>
            <w:r w:rsidR="00C54007">
              <w:rPr>
                <w:webHidden/>
              </w:rPr>
              <w:instrText xml:space="preserve"> PAGEREF _Toc97208285 \h </w:instrText>
            </w:r>
            <w:r w:rsidR="00C54007">
              <w:rPr>
                <w:webHidden/>
              </w:rPr>
            </w:r>
            <w:r w:rsidR="00C54007">
              <w:rPr>
                <w:webHidden/>
              </w:rPr>
              <w:fldChar w:fldCharType="separate"/>
            </w:r>
            <w:r w:rsidR="00C54007">
              <w:rPr>
                <w:webHidden/>
              </w:rPr>
              <w:t>30</w:t>
            </w:r>
            <w:r w:rsidR="00C54007">
              <w:rPr>
                <w:webHidden/>
              </w:rPr>
              <w:fldChar w:fldCharType="end"/>
            </w:r>
          </w:hyperlink>
        </w:p>
        <w:p w:rsidR="00C54007" w:rsidRDefault="004F5694" w14:paraId="2A100B11" w14:textId="1FC44F95">
          <w:pPr>
            <w:pStyle w:val="TDC3"/>
            <w:rPr>
              <w:rFonts w:asciiTheme="minorHAnsi" w:hAnsiTheme="minorHAnsi" w:eastAsiaTheme="minorEastAsia" w:cstheme="minorBidi"/>
              <w:color w:val="auto"/>
              <w:szCs w:val="22"/>
              <w:lang w:val="es-ES" w:eastAsia="es-ES"/>
            </w:rPr>
          </w:pPr>
          <w:hyperlink w:history="1" w:anchor="_Toc97208286">
            <w:r w:rsidRPr="003C610B" w:rsidR="00C54007">
              <w:rPr>
                <w:rStyle w:val="Hipervnculo"/>
                <w:rFonts w:eastAsia="Calibri"/>
              </w:rPr>
              <w:t>4.4.20</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“Dependent Citizenship”</w:t>
            </w:r>
            <w:r w:rsidR="00C54007">
              <w:rPr>
                <w:webHidden/>
              </w:rPr>
              <w:tab/>
            </w:r>
            <w:r w:rsidR="00C54007">
              <w:rPr>
                <w:webHidden/>
              </w:rPr>
              <w:fldChar w:fldCharType="begin"/>
            </w:r>
            <w:r w:rsidR="00C54007">
              <w:rPr>
                <w:webHidden/>
              </w:rPr>
              <w:instrText xml:space="preserve"> PAGEREF _Toc97208286 \h </w:instrText>
            </w:r>
            <w:r w:rsidR="00C54007">
              <w:rPr>
                <w:webHidden/>
              </w:rPr>
            </w:r>
            <w:r w:rsidR="00C54007">
              <w:rPr>
                <w:webHidden/>
              </w:rPr>
              <w:fldChar w:fldCharType="separate"/>
            </w:r>
            <w:r w:rsidR="00C54007">
              <w:rPr>
                <w:webHidden/>
              </w:rPr>
              <w:t>31</w:t>
            </w:r>
            <w:r w:rsidR="00C54007">
              <w:rPr>
                <w:webHidden/>
              </w:rPr>
              <w:fldChar w:fldCharType="end"/>
            </w:r>
          </w:hyperlink>
        </w:p>
        <w:p w:rsidR="00C54007" w:rsidRDefault="004F5694" w14:paraId="44856397" w14:textId="75913DD0">
          <w:pPr>
            <w:pStyle w:val="TDC3"/>
            <w:rPr>
              <w:rFonts w:asciiTheme="minorHAnsi" w:hAnsiTheme="minorHAnsi" w:eastAsiaTheme="minorEastAsia" w:cstheme="minorBidi"/>
              <w:color w:val="auto"/>
              <w:szCs w:val="22"/>
              <w:lang w:val="es-ES" w:eastAsia="es-ES"/>
            </w:rPr>
          </w:pPr>
          <w:hyperlink w:history="1" w:anchor="_Toc97208287">
            <w:r w:rsidRPr="003C610B" w:rsidR="00C54007">
              <w:rPr>
                <w:rStyle w:val="Hipervnculo"/>
                <w:rFonts w:eastAsia="Calibri"/>
              </w:rPr>
              <w:t>4.4.21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Bloque “Prior Work Experience”</w:t>
            </w:r>
            <w:r w:rsidR="00C54007">
              <w:rPr>
                <w:webHidden/>
              </w:rPr>
              <w:tab/>
            </w:r>
            <w:r w:rsidR="00C54007">
              <w:rPr>
                <w:webHidden/>
              </w:rPr>
              <w:fldChar w:fldCharType="begin"/>
            </w:r>
            <w:r w:rsidR="00C54007">
              <w:rPr>
                <w:webHidden/>
              </w:rPr>
              <w:instrText xml:space="preserve"> PAGEREF _Toc97208287 \h </w:instrText>
            </w:r>
            <w:r w:rsidR="00C54007">
              <w:rPr>
                <w:webHidden/>
              </w:rPr>
            </w:r>
            <w:r w:rsidR="00C54007">
              <w:rPr>
                <w:webHidden/>
              </w:rPr>
              <w:fldChar w:fldCharType="separate"/>
            </w:r>
            <w:r w:rsidR="00C54007">
              <w:rPr>
                <w:webHidden/>
              </w:rPr>
              <w:t>32</w:t>
            </w:r>
            <w:r w:rsidR="00C54007">
              <w:rPr>
                <w:webHidden/>
              </w:rPr>
              <w:fldChar w:fldCharType="end"/>
            </w:r>
          </w:hyperlink>
        </w:p>
        <w:p w:rsidR="00C54007" w:rsidRDefault="004F5694" w14:paraId="4C4A7E95" w14:textId="12B491C3">
          <w:pPr>
            <w:pStyle w:val="TDC2"/>
            <w:rPr>
              <w:rFonts w:asciiTheme="minorHAnsi" w:hAnsiTheme="minorHAnsi" w:eastAsiaTheme="minorEastAsia" w:cstheme="minorBidi"/>
              <w:b w:val="0"/>
              <w:noProof/>
              <w:color w:val="auto"/>
              <w:sz w:val="22"/>
              <w:szCs w:val="22"/>
              <w:lang w:val="es-ES" w:eastAsia="es-ES"/>
            </w:rPr>
          </w:pPr>
          <w:hyperlink w:history="1" w:anchor="_Toc97208288">
            <w:r w:rsidRPr="003C610B" w:rsidR="00C54007">
              <w:rPr>
                <w:rStyle w:val="Hipervnculo"/>
                <w:rFonts w:eastAsia="Calibri"/>
                <w:noProof/>
              </w:rPr>
              <w:t>4.5</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POS-PROCESO</w:t>
            </w:r>
            <w:r w:rsidR="00C54007">
              <w:rPr>
                <w:noProof/>
                <w:webHidden/>
              </w:rPr>
              <w:tab/>
            </w:r>
            <w:r w:rsidR="00C54007">
              <w:rPr>
                <w:noProof/>
                <w:webHidden/>
              </w:rPr>
              <w:fldChar w:fldCharType="begin"/>
            </w:r>
            <w:r w:rsidR="00C54007">
              <w:rPr>
                <w:noProof/>
                <w:webHidden/>
              </w:rPr>
              <w:instrText xml:space="preserve"> PAGEREF _Toc97208288 \h </w:instrText>
            </w:r>
            <w:r w:rsidR="00C54007">
              <w:rPr>
                <w:noProof/>
                <w:webHidden/>
              </w:rPr>
            </w:r>
            <w:r w:rsidR="00C54007">
              <w:rPr>
                <w:noProof/>
                <w:webHidden/>
              </w:rPr>
              <w:fldChar w:fldCharType="separate"/>
            </w:r>
            <w:r w:rsidR="00C54007">
              <w:rPr>
                <w:noProof/>
                <w:webHidden/>
              </w:rPr>
              <w:t>33</w:t>
            </w:r>
            <w:r w:rsidR="00C54007">
              <w:rPr>
                <w:noProof/>
                <w:webHidden/>
              </w:rPr>
              <w:fldChar w:fldCharType="end"/>
            </w:r>
          </w:hyperlink>
        </w:p>
        <w:p w:rsidR="00C54007" w:rsidRDefault="004F5694" w14:paraId="60E6F517" w14:textId="6CAA9FA6">
          <w:pPr>
            <w:pStyle w:val="TDC2"/>
            <w:rPr>
              <w:rFonts w:asciiTheme="minorHAnsi" w:hAnsiTheme="minorHAnsi" w:eastAsiaTheme="minorEastAsia" w:cstheme="minorBidi"/>
              <w:b w:val="0"/>
              <w:noProof/>
              <w:color w:val="auto"/>
              <w:sz w:val="22"/>
              <w:szCs w:val="22"/>
              <w:lang w:val="es-ES" w:eastAsia="es-ES"/>
            </w:rPr>
          </w:pPr>
          <w:hyperlink w:history="1" w:anchor="_Toc97208289">
            <w:r w:rsidRPr="003C610B" w:rsidR="00C54007">
              <w:rPr>
                <w:rStyle w:val="Hipervnculo"/>
                <w:rFonts w:eastAsia="Calibri"/>
                <w:noProof/>
              </w:rPr>
              <w:t>4.6</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RESUMEN DE TABLAS DE TRANSCODIFICACIÓN</w:t>
            </w:r>
            <w:r w:rsidR="00C54007">
              <w:rPr>
                <w:noProof/>
                <w:webHidden/>
              </w:rPr>
              <w:tab/>
            </w:r>
            <w:r w:rsidR="00C54007">
              <w:rPr>
                <w:noProof/>
                <w:webHidden/>
              </w:rPr>
              <w:fldChar w:fldCharType="begin"/>
            </w:r>
            <w:r w:rsidR="00C54007">
              <w:rPr>
                <w:noProof/>
                <w:webHidden/>
              </w:rPr>
              <w:instrText xml:space="preserve"> PAGEREF _Toc97208289 \h </w:instrText>
            </w:r>
            <w:r w:rsidR="00C54007">
              <w:rPr>
                <w:noProof/>
                <w:webHidden/>
              </w:rPr>
            </w:r>
            <w:r w:rsidR="00C54007">
              <w:rPr>
                <w:noProof/>
                <w:webHidden/>
              </w:rPr>
              <w:fldChar w:fldCharType="separate"/>
            </w:r>
            <w:r w:rsidR="00C54007">
              <w:rPr>
                <w:noProof/>
                <w:webHidden/>
              </w:rPr>
              <w:t>35</w:t>
            </w:r>
            <w:r w:rsidR="00C54007">
              <w:rPr>
                <w:noProof/>
                <w:webHidden/>
              </w:rPr>
              <w:fldChar w:fldCharType="end"/>
            </w:r>
          </w:hyperlink>
        </w:p>
        <w:p w:rsidR="00C54007" w:rsidRDefault="004F5694" w14:paraId="175560D4" w14:textId="7F0D55E6">
          <w:pPr>
            <w:pStyle w:val="TDC3"/>
            <w:rPr>
              <w:rFonts w:asciiTheme="minorHAnsi" w:hAnsiTheme="minorHAnsi" w:eastAsiaTheme="minorEastAsia" w:cstheme="minorBidi"/>
              <w:color w:val="auto"/>
              <w:szCs w:val="22"/>
              <w:lang w:val="es-ES" w:eastAsia="es-ES"/>
            </w:rPr>
          </w:pPr>
          <w:hyperlink w:history="1" w:anchor="_Toc97208290">
            <w:r w:rsidRPr="003C610B" w:rsidR="00C54007">
              <w:rPr>
                <w:rStyle w:val="Hipervnculo"/>
                <w:rFonts w:eastAsia="Calibri"/>
              </w:rPr>
              <w:t>4.6.1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Tipo de lugar</w:t>
            </w:r>
            <w:r w:rsidR="00C54007">
              <w:rPr>
                <w:webHidden/>
              </w:rPr>
              <w:tab/>
            </w:r>
            <w:r w:rsidR="00C54007">
              <w:rPr>
                <w:webHidden/>
              </w:rPr>
              <w:fldChar w:fldCharType="begin"/>
            </w:r>
            <w:r w:rsidR="00C54007">
              <w:rPr>
                <w:webHidden/>
              </w:rPr>
              <w:instrText xml:space="preserve"> PAGEREF _Toc97208290 \h </w:instrText>
            </w:r>
            <w:r w:rsidR="00C54007">
              <w:rPr>
                <w:webHidden/>
              </w:rPr>
            </w:r>
            <w:r w:rsidR="00C54007">
              <w:rPr>
                <w:webHidden/>
              </w:rPr>
              <w:fldChar w:fldCharType="separate"/>
            </w:r>
            <w:r w:rsidR="00C54007">
              <w:rPr>
                <w:webHidden/>
              </w:rPr>
              <w:t>35</w:t>
            </w:r>
            <w:r w:rsidR="00C54007">
              <w:rPr>
                <w:webHidden/>
              </w:rPr>
              <w:fldChar w:fldCharType="end"/>
            </w:r>
          </w:hyperlink>
        </w:p>
        <w:p w:rsidR="00C54007" w:rsidRDefault="004F5694" w14:paraId="417066F4" w14:textId="238A3160">
          <w:pPr>
            <w:pStyle w:val="TDC3"/>
            <w:rPr>
              <w:rFonts w:asciiTheme="minorHAnsi" w:hAnsiTheme="minorHAnsi" w:eastAsiaTheme="minorEastAsia" w:cstheme="minorBidi"/>
              <w:color w:val="auto"/>
              <w:szCs w:val="22"/>
              <w:lang w:val="es-ES" w:eastAsia="es-ES"/>
            </w:rPr>
          </w:pPr>
          <w:hyperlink w:history="1" w:anchor="_Toc97208291">
            <w:r w:rsidRPr="003C610B" w:rsidR="00C54007">
              <w:rPr>
                <w:rStyle w:val="Hipervnculo"/>
                <w:rFonts w:eastAsia="Calibri"/>
              </w:rPr>
              <w:t>4.6.2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Idiomas</w:t>
            </w:r>
            <w:r w:rsidR="00C54007">
              <w:rPr>
                <w:webHidden/>
              </w:rPr>
              <w:tab/>
            </w:r>
            <w:r w:rsidR="00C54007">
              <w:rPr>
                <w:webHidden/>
              </w:rPr>
              <w:fldChar w:fldCharType="begin"/>
            </w:r>
            <w:r w:rsidR="00C54007">
              <w:rPr>
                <w:webHidden/>
              </w:rPr>
              <w:instrText xml:space="preserve"> PAGEREF _Toc97208291 \h </w:instrText>
            </w:r>
            <w:r w:rsidR="00C54007">
              <w:rPr>
                <w:webHidden/>
              </w:rPr>
            </w:r>
            <w:r w:rsidR="00C54007">
              <w:rPr>
                <w:webHidden/>
              </w:rPr>
              <w:fldChar w:fldCharType="separate"/>
            </w:r>
            <w:r w:rsidR="00C54007">
              <w:rPr>
                <w:webHidden/>
              </w:rPr>
              <w:t>35</w:t>
            </w:r>
            <w:r w:rsidR="00C54007">
              <w:rPr>
                <w:webHidden/>
              </w:rPr>
              <w:fldChar w:fldCharType="end"/>
            </w:r>
          </w:hyperlink>
        </w:p>
        <w:p w:rsidR="00C54007" w:rsidRDefault="004F5694" w14:paraId="102A727D" w14:textId="6022FD4D">
          <w:pPr>
            <w:pStyle w:val="TDC3"/>
            <w:rPr>
              <w:rFonts w:asciiTheme="minorHAnsi" w:hAnsiTheme="minorHAnsi" w:eastAsiaTheme="minorEastAsia" w:cstheme="minorBidi"/>
              <w:color w:val="auto"/>
              <w:szCs w:val="22"/>
              <w:lang w:val="es-ES" w:eastAsia="es-ES"/>
            </w:rPr>
          </w:pPr>
          <w:hyperlink w:history="1" w:anchor="_Toc97208292">
            <w:r w:rsidRPr="003C610B" w:rsidR="00C54007">
              <w:rPr>
                <w:rStyle w:val="Hipervnculo"/>
                <w:rFonts w:eastAsia="Calibri"/>
              </w:rPr>
              <w:t>4.6.3</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Países</w:t>
            </w:r>
            <w:r w:rsidR="00C54007">
              <w:rPr>
                <w:webHidden/>
              </w:rPr>
              <w:tab/>
            </w:r>
            <w:r w:rsidR="00C54007">
              <w:rPr>
                <w:webHidden/>
              </w:rPr>
              <w:fldChar w:fldCharType="begin"/>
            </w:r>
            <w:r w:rsidR="00C54007">
              <w:rPr>
                <w:webHidden/>
              </w:rPr>
              <w:instrText xml:space="preserve"> PAGEREF _Toc97208292 \h </w:instrText>
            </w:r>
            <w:r w:rsidR="00C54007">
              <w:rPr>
                <w:webHidden/>
              </w:rPr>
            </w:r>
            <w:r w:rsidR="00C54007">
              <w:rPr>
                <w:webHidden/>
              </w:rPr>
              <w:fldChar w:fldCharType="separate"/>
            </w:r>
            <w:r w:rsidR="00C54007">
              <w:rPr>
                <w:webHidden/>
              </w:rPr>
              <w:t>36</w:t>
            </w:r>
            <w:r w:rsidR="00C54007">
              <w:rPr>
                <w:webHidden/>
              </w:rPr>
              <w:fldChar w:fldCharType="end"/>
            </w:r>
          </w:hyperlink>
        </w:p>
        <w:p w:rsidR="00C54007" w:rsidRDefault="004F5694" w14:paraId="4776E2B4" w14:textId="1FEAB580">
          <w:pPr>
            <w:pStyle w:val="TDC3"/>
            <w:rPr>
              <w:rFonts w:asciiTheme="minorHAnsi" w:hAnsiTheme="minorHAnsi" w:eastAsiaTheme="minorEastAsia" w:cstheme="minorBidi"/>
              <w:color w:val="auto"/>
              <w:szCs w:val="22"/>
              <w:lang w:val="es-ES" w:eastAsia="es-ES"/>
            </w:rPr>
          </w:pPr>
          <w:hyperlink w:history="1" w:anchor="_Toc97208293">
            <w:r w:rsidRPr="003C610B" w:rsidR="00C54007">
              <w:rPr>
                <w:rStyle w:val="Hipervnculo"/>
                <w:rFonts w:eastAsia="Calibri"/>
              </w:rPr>
              <w:t>4.6.4</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Tipo de relación/dependencia</w:t>
            </w:r>
            <w:r w:rsidR="00C54007">
              <w:rPr>
                <w:webHidden/>
              </w:rPr>
              <w:tab/>
            </w:r>
            <w:r w:rsidR="00C54007">
              <w:rPr>
                <w:webHidden/>
              </w:rPr>
              <w:fldChar w:fldCharType="begin"/>
            </w:r>
            <w:r w:rsidR="00C54007">
              <w:rPr>
                <w:webHidden/>
              </w:rPr>
              <w:instrText xml:space="preserve"> PAGEREF _Toc97208293 \h </w:instrText>
            </w:r>
            <w:r w:rsidR="00C54007">
              <w:rPr>
                <w:webHidden/>
              </w:rPr>
            </w:r>
            <w:r w:rsidR="00C54007">
              <w:rPr>
                <w:webHidden/>
              </w:rPr>
              <w:fldChar w:fldCharType="separate"/>
            </w:r>
            <w:r w:rsidR="00C54007">
              <w:rPr>
                <w:webHidden/>
              </w:rPr>
              <w:t>36</w:t>
            </w:r>
            <w:r w:rsidR="00C54007">
              <w:rPr>
                <w:webHidden/>
              </w:rPr>
              <w:fldChar w:fldCharType="end"/>
            </w:r>
          </w:hyperlink>
        </w:p>
        <w:p w:rsidR="00C54007" w:rsidRDefault="004F5694" w14:paraId="36E3DD32" w14:textId="03189E0C">
          <w:pPr>
            <w:pStyle w:val="TDC3"/>
            <w:rPr>
              <w:rFonts w:asciiTheme="minorHAnsi" w:hAnsiTheme="minorHAnsi" w:eastAsiaTheme="minorEastAsia" w:cstheme="minorBidi"/>
              <w:color w:val="auto"/>
              <w:szCs w:val="22"/>
              <w:lang w:val="es-ES" w:eastAsia="es-ES"/>
            </w:rPr>
          </w:pPr>
          <w:hyperlink w:history="1" w:anchor="_Toc97208294">
            <w:r w:rsidRPr="003C610B" w:rsidR="00C54007">
              <w:rPr>
                <w:rStyle w:val="Hipervnculo"/>
                <w:rFonts w:eastAsia="Calibri"/>
              </w:rPr>
              <w:t>4.6.5</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Estado civil</w:t>
            </w:r>
            <w:r w:rsidR="00C54007">
              <w:rPr>
                <w:webHidden/>
              </w:rPr>
              <w:tab/>
            </w:r>
            <w:r w:rsidR="00C54007">
              <w:rPr>
                <w:webHidden/>
              </w:rPr>
              <w:fldChar w:fldCharType="begin"/>
            </w:r>
            <w:r w:rsidR="00C54007">
              <w:rPr>
                <w:webHidden/>
              </w:rPr>
              <w:instrText xml:space="preserve"> PAGEREF _Toc97208294 \h </w:instrText>
            </w:r>
            <w:r w:rsidR="00C54007">
              <w:rPr>
                <w:webHidden/>
              </w:rPr>
            </w:r>
            <w:r w:rsidR="00C54007">
              <w:rPr>
                <w:webHidden/>
              </w:rPr>
              <w:fldChar w:fldCharType="separate"/>
            </w:r>
            <w:r w:rsidR="00C54007">
              <w:rPr>
                <w:webHidden/>
              </w:rPr>
              <w:t>37</w:t>
            </w:r>
            <w:r w:rsidR="00C54007">
              <w:rPr>
                <w:webHidden/>
              </w:rPr>
              <w:fldChar w:fldCharType="end"/>
            </w:r>
          </w:hyperlink>
        </w:p>
        <w:p w:rsidR="00C54007" w:rsidRDefault="004F5694" w14:paraId="5EA99DC8" w14:textId="64D4BF10">
          <w:pPr>
            <w:pStyle w:val="TDC3"/>
            <w:rPr>
              <w:rFonts w:asciiTheme="minorHAnsi" w:hAnsiTheme="minorHAnsi" w:eastAsiaTheme="minorEastAsia" w:cstheme="minorBidi"/>
              <w:color w:val="auto"/>
              <w:szCs w:val="22"/>
              <w:lang w:val="es-ES" w:eastAsia="es-ES"/>
            </w:rPr>
          </w:pPr>
          <w:hyperlink w:history="1" w:anchor="_Toc97208295">
            <w:r w:rsidRPr="003C610B" w:rsidR="00C54007">
              <w:rPr>
                <w:rStyle w:val="Hipervnculo"/>
                <w:rFonts w:eastAsia="Calibri"/>
              </w:rPr>
              <w:t>4.6.6</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Género</w:t>
            </w:r>
            <w:r w:rsidR="00C54007">
              <w:rPr>
                <w:webHidden/>
              </w:rPr>
              <w:tab/>
            </w:r>
            <w:r w:rsidR="00C54007">
              <w:rPr>
                <w:webHidden/>
              </w:rPr>
              <w:fldChar w:fldCharType="begin"/>
            </w:r>
            <w:r w:rsidR="00C54007">
              <w:rPr>
                <w:webHidden/>
              </w:rPr>
              <w:instrText xml:space="preserve"> PAGEREF _Toc97208295 \h </w:instrText>
            </w:r>
            <w:r w:rsidR="00C54007">
              <w:rPr>
                <w:webHidden/>
              </w:rPr>
            </w:r>
            <w:r w:rsidR="00C54007">
              <w:rPr>
                <w:webHidden/>
              </w:rPr>
              <w:fldChar w:fldCharType="separate"/>
            </w:r>
            <w:r w:rsidR="00C54007">
              <w:rPr>
                <w:webHidden/>
              </w:rPr>
              <w:t>37</w:t>
            </w:r>
            <w:r w:rsidR="00C54007">
              <w:rPr>
                <w:webHidden/>
              </w:rPr>
              <w:fldChar w:fldCharType="end"/>
            </w:r>
          </w:hyperlink>
        </w:p>
        <w:p w:rsidR="00C54007" w:rsidRDefault="004F5694" w14:paraId="2C16DA99" w14:textId="4A96786A">
          <w:pPr>
            <w:pStyle w:val="TDC3"/>
            <w:rPr>
              <w:rFonts w:asciiTheme="minorHAnsi" w:hAnsiTheme="minorHAnsi" w:eastAsiaTheme="minorEastAsia" w:cstheme="minorBidi"/>
              <w:color w:val="auto"/>
              <w:szCs w:val="22"/>
              <w:lang w:val="es-ES" w:eastAsia="es-ES"/>
            </w:rPr>
          </w:pPr>
          <w:hyperlink w:history="1" w:anchor="_Toc97208296">
            <w:r w:rsidRPr="003C610B" w:rsidR="00C54007">
              <w:rPr>
                <w:rStyle w:val="Hipervnculo"/>
                <w:rFonts w:eastAsia="Calibri"/>
              </w:rPr>
              <w:t>4.6.7</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Tipo de correo</w:t>
            </w:r>
            <w:r w:rsidR="00C54007">
              <w:rPr>
                <w:webHidden/>
              </w:rPr>
              <w:tab/>
            </w:r>
            <w:r w:rsidR="00C54007">
              <w:rPr>
                <w:webHidden/>
              </w:rPr>
              <w:fldChar w:fldCharType="begin"/>
            </w:r>
            <w:r w:rsidR="00C54007">
              <w:rPr>
                <w:webHidden/>
              </w:rPr>
              <w:instrText xml:space="preserve"> PAGEREF _Toc97208296 \h </w:instrText>
            </w:r>
            <w:r w:rsidR="00C54007">
              <w:rPr>
                <w:webHidden/>
              </w:rPr>
            </w:r>
            <w:r w:rsidR="00C54007">
              <w:rPr>
                <w:webHidden/>
              </w:rPr>
              <w:fldChar w:fldCharType="separate"/>
            </w:r>
            <w:r w:rsidR="00C54007">
              <w:rPr>
                <w:webHidden/>
              </w:rPr>
              <w:t>37</w:t>
            </w:r>
            <w:r w:rsidR="00C54007">
              <w:rPr>
                <w:webHidden/>
              </w:rPr>
              <w:fldChar w:fldCharType="end"/>
            </w:r>
          </w:hyperlink>
        </w:p>
        <w:p w:rsidR="00C54007" w:rsidRDefault="004F5694" w14:paraId="03CCEA5D" w14:textId="4B79D636">
          <w:pPr>
            <w:pStyle w:val="TDC1"/>
            <w:rPr>
              <w:rFonts w:asciiTheme="minorHAnsi" w:hAnsiTheme="minorHAnsi" w:eastAsiaTheme="minorEastAsia" w:cstheme="minorBidi"/>
              <w:b w:val="0"/>
              <w:noProof/>
              <w:color w:val="auto"/>
              <w:sz w:val="22"/>
              <w:szCs w:val="22"/>
              <w:lang w:val="es-ES" w:eastAsia="es-ES"/>
            </w:rPr>
          </w:pPr>
          <w:hyperlink w:history="1" w:anchor="_Toc97208297">
            <w:r w:rsidRPr="003C610B" w:rsidR="00C54007">
              <w:rPr>
                <w:rStyle w:val="Hipervnculo"/>
                <w:rFonts w:eastAsia="Calibri"/>
                <w:noProof/>
              </w:rPr>
              <w:t>5</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AON – RETRIBUCIÓN FLEXIBLE</w:t>
            </w:r>
            <w:r w:rsidR="00C54007">
              <w:rPr>
                <w:noProof/>
                <w:webHidden/>
              </w:rPr>
              <w:tab/>
            </w:r>
            <w:r w:rsidR="00C54007">
              <w:rPr>
                <w:noProof/>
                <w:webHidden/>
              </w:rPr>
              <w:fldChar w:fldCharType="begin"/>
            </w:r>
            <w:r w:rsidR="00C54007">
              <w:rPr>
                <w:noProof/>
                <w:webHidden/>
              </w:rPr>
              <w:instrText xml:space="preserve"> PAGEREF _Toc97208297 \h </w:instrText>
            </w:r>
            <w:r w:rsidR="00C54007">
              <w:rPr>
                <w:noProof/>
                <w:webHidden/>
              </w:rPr>
            </w:r>
            <w:r w:rsidR="00C54007">
              <w:rPr>
                <w:noProof/>
                <w:webHidden/>
              </w:rPr>
              <w:fldChar w:fldCharType="separate"/>
            </w:r>
            <w:r w:rsidR="00C54007">
              <w:rPr>
                <w:noProof/>
                <w:webHidden/>
              </w:rPr>
              <w:t>39</w:t>
            </w:r>
            <w:r w:rsidR="00C54007">
              <w:rPr>
                <w:noProof/>
                <w:webHidden/>
              </w:rPr>
              <w:fldChar w:fldCharType="end"/>
            </w:r>
          </w:hyperlink>
        </w:p>
        <w:p w:rsidR="00C54007" w:rsidRDefault="004F5694" w14:paraId="6747AFE6" w14:textId="72E79F79">
          <w:pPr>
            <w:pStyle w:val="TDC2"/>
            <w:rPr>
              <w:rFonts w:asciiTheme="minorHAnsi" w:hAnsiTheme="minorHAnsi" w:eastAsiaTheme="minorEastAsia" w:cstheme="minorBidi"/>
              <w:b w:val="0"/>
              <w:noProof/>
              <w:color w:val="auto"/>
              <w:sz w:val="22"/>
              <w:szCs w:val="22"/>
              <w:lang w:val="es-ES" w:eastAsia="es-ES"/>
            </w:rPr>
          </w:pPr>
          <w:hyperlink w:history="1" w:anchor="_Toc97208298">
            <w:r w:rsidRPr="003C610B" w:rsidR="00C54007">
              <w:rPr>
                <w:rStyle w:val="Hipervnculo"/>
                <w:rFonts w:eastAsia="Calibri"/>
                <w:noProof/>
              </w:rPr>
              <w:t>5.1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_Toc97208298 \h </w:instrText>
            </w:r>
            <w:r w:rsidR="00C54007">
              <w:rPr>
                <w:noProof/>
                <w:webHidden/>
              </w:rPr>
            </w:r>
            <w:r w:rsidR="00C54007">
              <w:rPr>
                <w:noProof/>
                <w:webHidden/>
              </w:rPr>
              <w:fldChar w:fldCharType="separate"/>
            </w:r>
            <w:r w:rsidR="00C54007">
              <w:rPr>
                <w:noProof/>
                <w:webHidden/>
              </w:rPr>
              <w:t>39</w:t>
            </w:r>
            <w:r w:rsidR="00C54007">
              <w:rPr>
                <w:noProof/>
                <w:webHidden/>
              </w:rPr>
              <w:fldChar w:fldCharType="end"/>
            </w:r>
          </w:hyperlink>
        </w:p>
        <w:p w:rsidR="00C54007" w:rsidRDefault="004F5694" w14:paraId="4433FAA6" w14:textId="109DD328">
          <w:pPr>
            <w:pStyle w:val="TDC2"/>
            <w:rPr>
              <w:rFonts w:asciiTheme="minorHAnsi" w:hAnsiTheme="minorHAnsi" w:eastAsiaTheme="minorEastAsia" w:cstheme="minorBidi"/>
              <w:b w:val="0"/>
              <w:noProof/>
              <w:color w:val="auto"/>
              <w:sz w:val="22"/>
              <w:szCs w:val="22"/>
              <w:lang w:val="es-ES" w:eastAsia="es-ES"/>
            </w:rPr>
          </w:pPr>
          <w:hyperlink w:history="1" w:anchor="_Toc97208299">
            <w:r w:rsidRPr="003C610B" w:rsidR="00C54007">
              <w:rPr>
                <w:rStyle w:val="Hipervnculo"/>
                <w:rFonts w:eastAsia="Calibri"/>
                <w:noProof/>
              </w:rPr>
              <w:t>5.2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_Toc97208299 \h </w:instrText>
            </w:r>
            <w:r w:rsidR="00C54007">
              <w:rPr>
                <w:noProof/>
                <w:webHidden/>
              </w:rPr>
            </w:r>
            <w:r w:rsidR="00C54007">
              <w:rPr>
                <w:noProof/>
                <w:webHidden/>
              </w:rPr>
              <w:fldChar w:fldCharType="separate"/>
            </w:r>
            <w:r w:rsidR="00C54007">
              <w:rPr>
                <w:noProof/>
                <w:webHidden/>
              </w:rPr>
              <w:t>40</w:t>
            </w:r>
            <w:r w:rsidR="00C54007">
              <w:rPr>
                <w:noProof/>
                <w:webHidden/>
              </w:rPr>
              <w:fldChar w:fldCharType="end"/>
            </w:r>
          </w:hyperlink>
        </w:p>
        <w:p w:rsidR="00C54007" w:rsidRDefault="004F5694" w14:paraId="192381F5" w14:textId="0A5FC494">
          <w:pPr>
            <w:pStyle w:val="TDC2"/>
            <w:rPr>
              <w:rFonts w:asciiTheme="minorHAnsi" w:hAnsiTheme="minorHAnsi" w:eastAsiaTheme="minorEastAsia" w:cstheme="minorBidi"/>
              <w:b w:val="0"/>
              <w:noProof/>
              <w:color w:val="auto"/>
              <w:sz w:val="22"/>
              <w:szCs w:val="22"/>
              <w:lang w:val="es-ES" w:eastAsia="es-ES"/>
            </w:rPr>
          </w:pPr>
          <w:hyperlink w:history="1" w:anchor="_Toc97208300">
            <w:r w:rsidRPr="003C610B" w:rsidR="00C54007">
              <w:rPr>
                <w:rStyle w:val="Hipervnculo"/>
                <w:rFonts w:eastAsia="Calibri"/>
                <w:noProof/>
              </w:rPr>
              <w:t>5.3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CONDICIONES DE FILTRO</w:t>
            </w:r>
            <w:r w:rsidR="00C54007">
              <w:rPr>
                <w:noProof/>
                <w:webHidden/>
              </w:rPr>
              <w:tab/>
            </w:r>
            <w:r w:rsidR="00C54007">
              <w:rPr>
                <w:noProof/>
                <w:webHidden/>
              </w:rPr>
              <w:fldChar w:fldCharType="begin"/>
            </w:r>
            <w:r w:rsidR="00C54007">
              <w:rPr>
                <w:noProof/>
                <w:webHidden/>
              </w:rPr>
              <w:instrText xml:space="preserve"> PAGEREF _Toc97208300 \h </w:instrText>
            </w:r>
            <w:r w:rsidR="00C54007">
              <w:rPr>
                <w:noProof/>
                <w:webHidden/>
              </w:rPr>
            </w:r>
            <w:r w:rsidR="00C54007">
              <w:rPr>
                <w:noProof/>
                <w:webHidden/>
              </w:rPr>
              <w:fldChar w:fldCharType="separate"/>
            </w:r>
            <w:r w:rsidR="00C54007">
              <w:rPr>
                <w:noProof/>
                <w:webHidden/>
              </w:rPr>
              <w:t>40</w:t>
            </w:r>
            <w:r w:rsidR="00C54007">
              <w:rPr>
                <w:noProof/>
                <w:webHidden/>
              </w:rPr>
              <w:fldChar w:fldCharType="end"/>
            </w:r>
          </w:hyperlink>
        </w:p>
        <w:p w:rsidR="00C54007" w:rsidRDefault="004F5694" w14:paraId="023D4AB5" w14:textId="4A4FC170">
          <w:pPr>
            <w:pStyle w:val="TDC2"/>
            <w:rPr>
              <w:rFonts w:asciiTheme="minorHAnsi" w:hAnsiTheme="minorHAnsi" w:eastAsiaTheme="minorEastAsia" w:cstheme="minorBidi"/>
              <w:b w:val="0"/>
              <w:noProof/>
              <w:color w:val="auto"/>
              <w:sz w:val="22"/>
              <w:szCs w:val="22"/>
              <w:lang w:val="es-ES" w:eastAsia="es-ES"/>
            </w:rPr>
          </w:pPr>
          <w:hyperlink w:history="1" w:anchor="_Toc97208301">
            <w:r w:rsidRPr="003C610B" w:rsidR="00C54007">
              <w:rPr>
                <w:rStyle w:val="Hipervnculo"/>
                <w:rFonts w:eastAsia="Calibri"/>
                <w:noProof/>
              </w:rPr>
              <w:t>5.4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DE CAMPOS</w:t>
            </w:r>
            <w:r w:rsidR="00C54007">
              <w:rPr>
                <w:noProof/>
                <w:webHidden/>
              </w:rPr>
              <w:tab/>
            </w:r>
            <w:r w:rsidR="00C54007">
              <w:rPr>
                <w:noProof/>
                <w:webHidden/>
              </w:rPr>
              <w:fldChar w:fldCharType="begin"/>
            </w:r>
            <w:r w:rsidR="00C54007">
              <w:rPr>
                <w:noProof/>
                <w:webHidden/>
              </w:rPr>
              <w:instrText xml:space="preserve"> PAGEREF _Toc97208301 \h </w:instrText>
            </w:r>
            <w:r w:rsidR="00C54007">
              <w:rPr>
                <w:noProof/>
                <w:webHidden/>
              </w:rPr>
            </w:r>
            <w:r w:rsidR="00C54007">
              <w:rPr>
                <w:noProof/>
                <w:webHidden/>
              </w:rPr>
              <w:fldChar w:fldCharType="separate"/>
            </w:r>
            <w:r w:rsidR="00C54007">
              <w:rPr>
                <w:noProof/>
                <w:webHidden/>
              </w:rPr>
              <w:t>40</w:t>
            </w:r>
            <w:r w:rsidR="00C54007">
              <w:rPr>
                <w:noProof/>
                <w:webHidden/>
              </w:rPr>
              <w:fldChar w:fldCharType="end"/>
            </w:r>
          </w:hyperlink>
        </w:p>
        <w:p w:rsidR="00C54007" w:rsidRDefault="004F5694" w14:paraId="0467A5CC" w14:textId="75402F28">
          <w:pPr>
            <w:pStyle w:val="TDC3"/>
            <w:rPr>
              <w:rFonts w:asciiTheme="minorHAnsi" w:hAnsiTheme="minorHAnsi" w:eastAsiaTheme="minorEastAsia" w:cstheme="minorBidi"/>
              <w:color w:val="auto"/>
              <w:szCs w:val="22"/>
              <w:lang w:val="es-ES" w:eastAsia="es-ES"/>
            </w:rPr>
          </w:pPr>
          <w:hyperlink w:history="1" w:anchor="_Toc97208302">
            <w:r w:rsidRPr="003C610B" w:rsidR="00C54007">
              <w:rPr>
                <w:rStyle w:val="Hipervnculo"/>
                <w:rFonts w:eastAsia="Calibri"/>
              </w:rPr>
              <w:t>5.4.1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empleados</w:t>
            </w:r>
            <w:r w:rsidR="00C54007">
              <w:rPr>
                <w:webHidden/>
              </w:rPr>
              <w:tab/>
            </w:r>
            <w:r w:rsidR="00C54007">
              <w:rPr>
                <w:webHidden/>
              </w:rPr>
              <w:fldChar w:fldCharType="begin"/>
            </w:r>
            <w:r w:rsidR="00C54007">
              <w:rPr>
                <w:webHidden/>
              </w:rPr>
              <w:instrText xml:space="preserve"> PAGEREF _Toc97208302 \h </w:instrText>
            </w:r>
            <w:r w:rsidR="00C54007">
              <w:rPr>
                <w:webHidden/>
              </w:rPr>
            </w:r>
            <w:r w:rsidR="00C54007">
              <w:rPr>
                <w:webHidden/>
              </w:rPr>
              <w:fldChar w:fldCharType="separate"/>
            </w:r>
            <w:r w:rsidR="00C54007">
              <w:rPr>
                <w:webHidden/>
              </w:rPr>
              <w:t>40</w:t>
            </w:r>
            <w:r w:rsidR="00C54007">
              <w:rPr>
                <w:webHidden/>
              </w:rPr>
              <w:fldChar w:fldCharType="end"/>
            </w:r>
          </w:hyperlink>
        </w:p>
        <w:p w:rsidR="00C54007" w:rsidRDefault="004F5694" w14:paraId="175044C0" w14:textId="23276BA2">
          <w:pPr>
            <w:pStyle w:val="TDC3"/>
            <w:rPr>
              <w:rFonts w:asciiTheme="minorHAnsi" w:hAnsiTheme="minorHAnsi" w:eastAsiaTheme="minorEastAsia" w:cstheme="minorBidi"/>
              <w:color w:val="auto"/>
              <w:szCs w:val="22"/>
              <w:lang w:val="es-ES" w:eastAsia="es-ES"/>
            </w:rPr>
          </w:pPr>
          <w:hyperlink w:history="1" w:anchor="_Toc97208303">
            <w:r w:rsidRPr="003C610B" w:rsidR="00C54007">
              <w:rPr>
                <w:rStyle w:val="Hipervnculo"/>
                <w:rFonts w:eastAsia="Calibri"/>
              </w:rPr>
              <w:t>5.4.2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familiares</w:t>
            </w:r>
            <w:r w:rsidR="00C54007">
              <w:rPr>
                <w:webHidden/>
              </w:rPr>
              <w:tab/>
            </w:r>
            <w:r w:rsidR="00C54007">
              <w:rPr>
                <w:webHidden/>
              </w:rPr>
              <w:fldChar w:fldCharType="begin"/>
            </w:r>
            <w:r w:rsidR="00C54007">
              <w:rPr>
                <w:webHidden/>
              </w:rPr>
              <w:instrText xml:space="preserve"> PAGEREF _Toc97208303 \h </w:instrText>
            </w:r>
            <w:r w:rsidR="00C54007">
              <w:rPr>
                <w:webHidden/>
              </w:rPr>
            </w:r>
            <w:r w:rsidR="00C54007">
              <w:rPr>
                <w:webHidden/>
              </w:rPr>
              <w:fldChar w:fldCharType="separate"/>
            </w:r>
            <w:r w:rsidR="00C54007">
              <w:rPr>
                <w:webHidden/>
              </w:rPr>
              <w:t>42</w:t>
            </w:r>
            <w:r w:rsidR="00C54007">
              <w:rPr>
                <w:webHidden/>
              </w:rPr>
              <w:fldChar w:fldCharType="end"/>
            </w:r>
          </w:hyperlink>
        </w:p>
        <w:p w:rsidR="00C54007" w:rsidRDefault="004F5694" w14:paraId="7D6A48B6" w14:textId="2E915831">
          <w:pPr>
            <w:pStyle w:val="TDC3"/>
            <w:rPr>
              <w:rFonts w:asciiTheme="minorHAnsi" w:hAnsiTheme="minorHAnsi" w:eastAsiaTheme="minorEastAsia" w:cstheme="minorBidi"/>
              <w:color w:val="auto"/>
              <w:szCs w:val="22"/>
              <w:lang w:val="es-ES" w:eastAsia="es-ES"/>
            </w:rPr>
          </w:pPr>
          <w:hyperlink w:history="1" w:anchor="_Toc97208304">
            <w:r w:rsidRPr="003C610B" w:rsidR="00C54007">
              <w:rPr>
                <w:rStyle w:val="Hipervnculo"/>
                <w:rFonts w:eastAsia="Calibri"/>
              </w:rPr>
              <w:t>5.4.3</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domicilios</w:t>
            </w:r>
            <w:r w:rsidR="00C54007">
              <w:rPr>
                <w:webHidden/>
              </w:rPr>
              <w:tab/>
            </w:r>
            <w:r w:rsidR="00C54007">
              <w:rPr>
                <w:webHidden/>
              </w:rPr>
              <w:fldChar w:fldCharType="begin"/>
            </w:r>
            <w:r w:rsidR="00C54007">
              <w:rPr>
                <w:webHidden/>
              </w:rPr>
              <w:instrText xml:space="preserve"> PAGEREF _Toc97208304 \h </w:instrText>
            </w:r>
            <w:r w:rsidR="00C54007">
              <w:rPr>
                <w:webHidden/>
              </w:rPr>
            </w:r>
            <w:r w:rsidR="00C54007">
              <w:rPr>
                <w:webHidden/>
              </w:rPr>
              <w:fldChar w:fldCharType="separate"/>
            </w:r>
            <w:r w:rsidR="00C54007">
              <w:rPr>
                <w:webHidden/>
              </w:rPr>
              <w:t>43</w:t>
            </w:r>
            <w:r w:rsidR="00C54007">
              <w:rPr>
                <w:webHidden/>
              </w:rPr>
              <w:fldChar w:fldCharType="end"/>
            </w:r>
          </w:hyperlink>
        </w:p>
        <w:p w:rsidR="00C54007" w:rsidRDefault="004F5694" w14:paraId="7174704D" w14:textId="167EA6ED">
          <w:pPr>
            <w:pStyle w:val="TDC2"/>
            <w:rPr>
              <w:rFonts w:asciiTheme="minorHAnsi" w:hAnsiTheme="minorHAnsi" w:eastAsiaTheme="minorEastAsia" w:cstheme="minorBidi"/>
              <w:b w:val="0"/>
              <w:noProof/>
              <w:color w:val="auto"/>
              <w:sz w:val="22"/>
              <w:szCs w:val="22"/>
              <w:lang w:val="es-ES" w:eastAsia="es-ES"/>
            </w:rPr>
          </w:pPr>
          <w:hyperlink w:history="1" w:anchor="_Toc97208305">
            <w:r w:rsidRPr="003C610B" w:rsidR="00C54007">
              <w:rPr>
                <w:rStyle w:val="Hipervnculo"/>
                <w:rFonts w:eastAsia="Calibri"/>
                <w:noProof/>
              </w:rPr>
              <w:t>5.5</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POS-PROCESO</w:t>
            </w:r>
            <w:r w:rsidR="00C54007">
              <w:rPr>
                <w:noProof/>
                <w:webHidden/>
              </w:rPr>
              <w:tab/>
            </w:r>
            <w:r w:rsidR="00C54007">
              <w:rPr>
                <w:noProof/>
                <w:webHidden/>
              </w:rPr>
              <w:fldChar w:fldCharType="begin"/>
            </w:r>
            <w:r w:rsidR="00C54007">
              <w:rPr>
                <w:noProof/>
                <w:webHidden/>
              </w:rPr>
              <w:instrText xml:space="preserve"> PAGEREF _Toc97208305 \h </w:instrText>
            </w:r>
            <w:r w:rsidR="00C54007">
              <w:rPr>
                <w:noProof/>
                <w:webHidden/>
              </w:rPr>
            </w:r>
            <w:r w:rsidR="00C54007">
              <w:rPr>
                <w:noProof/>
                <w:webHidden/>
              </w:rPr>
              <w:fldChar w:fldCharType="separate"/>
            </w:r>
            <w:r w:rsidR="00C54007">
              <w:rPr>
                <w:noProof/>
                <w:webHidden/>
              </w:rPr>
              <w:t>43</w:t>
            </w:r>
            <w:r w:rsidR="00C54007">
              <w:rPr>
                <w:noProof/>
                <w:webHidden/>
              </w:rPr>
              <w:fldChar w:fldCharType="end"/>
            </w:r>
          </w:hyperlink>
        </w:p>
        <w:p w:rsidR="00C54007" w:rsidRDefault="004F5694" w14:paraId="1B053E13" w14:textId="1E0DD675">
          <w:pPr>
            <w:pStyle w:val="TDC2"/>
            <w:rPr>
              <w:rFonts w:asciiTheme="minorHAnsi" w:hAnsiTheme="minorHAnsi" w:eastAsiaTheme="minorEastAsia" w:cstheme="minorBidi"/>
              <w:b w:val="0"/>
              <w:noProof/>
              <w:color w:val="auto"/>
              <w:sz w:val="22"/>
              <w:szCs w:val="22"/>
              <w:lang w:val="es-ES" w:eastAsia="es-ES"/>
            </w:rPr>
          </w:pPr>
          <w:hyperlink w:history="1" w:anchor="_Toc97208306">
            <w:r w:rsidRPr="003C610B" w:rsidR="00C54007">
              <w:rPr>
                <w:rStyle w:val="Hipervnculo"/>
                <w:rFonts w:eastAsia="Calibri"/>
                <w:noProof/>
              </w:rPr>
              <w:t>5.6</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PAGO DEL VARIABLE</w:t>
            </w:r>
            <w:r w:rsidR="00C54007">
              <w:rPr>
                <w:noProof/>
                <w:webHidden/>
              </w:rPr>
              <w:tab/>
            </w:r>
            <w:r w:rsidR="00C54007">
              <w:rPr>
                <w:noProof/>
                <w:webHidden/>
              </w:rPr>
              <w:fldChar w:fldCharType="begin"/>
            </w:r>
            <w:r w:rsidR="00C54007">
              <w:rPr>
                <w:noProof/>
                <w:webHidden/>
              </w:rPr>
              <w:instrText xml:space="preserve"> PAGEREF _Toc97208306 \h </w:instrText>
            </w:r>
            <w:r w:rsidR="00C54007">
              <w:rPr>
                <w:noProof/>
                <w:webHidden/>
              </w:rPr>
            </w:r>
            <w:r w:rsidR="00C54007">
              <w:rPr>
                <w:noProof/>
                <w:webHidden/>
              </w:rPr>
              <w:fldChar w:fldCharType="separate"/>
            </w:r>
            <w:r w:rsidR="00C54007">
              <w:rPr>
                <w:noProof/>
                <w:webHidden/>
              </w:rPr>
              <w:t>45</w:t>
            </w:r>
            <w:r w:rsidR="00C54007">
              <w:rPr>
                <w:noProof/>
                <w:webHidden/>
              </w:rPr>
              <w:fldChar w:fldCharType="end"/>
            </w:r>
          </w:hyperlink>
        </w:p>
        <w:p w:rsidR="00C54007" w:rsidRDefault="004F5694" w14:paraId="332B1B5F" w14:textId="18E7933F">
          <w:pPr>
            <w:pStyle w:val="TDC2"/>
            <w:rPr>
              <w:rFonts w:asciiTheme="minorHAnsi" w:hAnsiTheme="minorHAnsi" w:eastAsiaTheme="minorEastAsia" w:cstheme="minorBidi"/>
              <w:b w:val="0"/>
              <w:noProof/>
              <w:color w:val="auto"/>
              <w:sz w:val="22"/>
              <w:szCs w:val="22"/>
              <w:lang w:val="es-ES" w:eastAsia="es-ES"/>
            </w:rPr>
          </w:pPr>
          <w:hyperlink w:history="1" w:anchor="_Toc97208307">
            <w:r w:rsidRPr="003C610B" w:rsidR="00C54007">
              <w:rPr>
                <w:rStyle w:val="Hipervnculo"/>
                <w:rFonts w:eastAsia="Calibri"/>
                <w:noProof/>
              </w:rPr>
              <w:t>5.7</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INFORME ANUAL</w:t>
            </w:r>
            <w:r w:rsidR="00C54007">
              <w:rPr>
                <w:noProof/>
                <w:webHidden/>
              </w:rPr>
              <w:tab/>
            </w:r>
            <w:r w:rsidR="00C54007">
              <w:rPr>
                <w:noProof/>
                <w:webHidden/>
              </w:rPr>
              <w:fldChar w:fldCharType="begin"/>
            </w:r>
            <w:r w:rsidR="00C54007">
              <w:rPr>
                <w:noProof/>
                <w:webHidden/>
              </w:rPr>
              <w:instrText xml:space="preserve"> PAGEREF _Toc97208307 \h </w:instrText>
            </w:r>
            <w:r w:rsidR="00C54007">
              <w:rPr>
                <w:noProof/>
                <w:webHidden/>
              </w:rPr>
            </w:r>
            <w:r w:rsidR="00C54007">
              <w:rPr>
                <w:noProof/>
                <w:webHidden/>
              </w:rPr>
              <w:fldChar w:fldCharType="separate"/>
            </w:r>
            <w:r w:rsidR="00C54007">
              <w:rPr>
                <w:noProof/>
                <w:webHidden/>
              </w:rPr>
              <w:t>45</w:t>
            </w:r>
            <w:r w:rsidR="00C54007">
              <w:rPr>
                <w:noProof/>
                <w:webHidden/>
              </w:rPr>
              <w:fldChar w:fldCharType="end"/>
            </w:r>
          </w:hyperlink>
        </w:p>
        <w:p w:rsidR="00C54007" w:rsidRDefault="004F5694" w14:paraId="17C5D565" w14:textId="31E51749">
          <w:pPr>
            <w:pStyle w:val="TDC1"/>
            <w:rPr>
              <w:rFonts w:asciiTheme="minorHAnsi" w:hAnsiTheme="minorHAnsi" w:eastAsiaTheme="minorEastAsia" w:cstheme="minorBidi"/>
              <w:b w:val="0"/>
              <w:noProof/>
              <w:color w:val="auto"/>
              <w:sz w:val="22"/>
              <w:szCs w:val="22"/>
              <w:lang w:val="es-ES" w:eastAsia="es-ES"/>
            </w:rPr>
          </w:pPr>
          <w:hyperlink w:history="1" w:anchor="_Toc97208308">
            <w:r w:rsidRPr="003C610B" w:rsidR="00C54007">
              <w:rPr>
                <w:rStyle w:val="Hipervnculo"/>
                <w:rFonts w:eastAsia="Calibri"/>
                <w:noProof/>
              </w:rPr>
              <w:t>6</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NOTA DE GASTOS</w:t>
            </w:r>
            <w:r w:rsidR="00C54007">
              <w:rPr>
                <w:noProof/>
                <w:webHidden/>
              </w:rPr>
              <w:tab/>
            </w:r>
            <w:r w:rsidR="00C54007">
              <w:rPr>
                <w:noProof/>
                <w:webHidden/>
              </w:rPr>
              <w:fldChar w:fldCharType="begin"/>
            </w:r>
            <w:r w:rsidR="00C54007">
              <w:rPr>
                <w:noProof/>
                <w:webHidden/>
              </w:rPr>
              <w:instrText xml:space="preserve"> PAGEREF _Toc97208308 \h </w:instrText>
            </w:r>
            <w:r w:rsidR="00C54007">
              <w:rPr>
                <w:noProof/>
                <w:webHidden/>
              </w:rPr>
            </w:r>
            <w:r w:rsidR="00C54007">
              <w:rPr>
                <w:noProof/>
                <w:webHidden/>
              </w:rPr>
              <w:fldChar w:fldCharType="separate"/>
            </w:r>
            <w:r w:rsidR="00C54007">
              <w:rPr>
                <w:noProof/>
                <w:webHidden/>
              </w:rPr>
              <w:t>47</w:t>
            </w:r>
            <w:r w:rsidR="00C54007">
              <w:rPr>
                <w:noProof/>
                <w:webHidden/>
              </w:rPr>
              <w:fldChar w:fldCharType="end"/>
            </w:r>
          </w:hyperlink>
        </w:p>
        <w:p w:rsidR="00C54007" w:rsidRDefault="004F5694" w14:paraId="1B983AEB" w14:textId="20609AC7">
          <w:pPr>
            <w:pStyle w:val="TDC2"/>
            <w:rPr>
              <w:rFonts w:asciiTheme="minorHAnsi" w:hAnsiTheme="minorHAnsi" w:eastAsiaTheme="minorEastAsia" w:cstheme="minorBidi"/>
              <w:b w:val="0"/>
              <w:noProof/>
              <w:color w:val="auto"/>
              <w:sz w:val="22"/>
              <w:szCs w:val="22"/>
              <w:lang w:val="es-ES" w:eastAsia="es-ES"/>
            </w:rPr>
          </w:pPr>
          <w:hyperlink w:history="1" w:anchor="_Toc97208309">
            <w:r w:rsidRPr="003C610B" w:rsidR="00C54007">
              <w:rPr>
                <w:rStyle w:val="Hipervnculo"/>
                <w:rFonts w:eastAsia="Calibri"/>
                <w:noProof/>
              </w:rPr>
              <w:t>6.1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_Toc97208309 \h </w:instrText>
            </w:r>
            <w:r w:rsidR="00C54007">
              <w:rPr>
                <w:noProof/>
                <w:webHidden/>
              </w:rPr>
            </w:r>
            <w:r w:rsidR="00C54007">
              <w:rPr>
                <w:noProof/>
                <w:webHidden/>
              </w:rPr>
              <w:fldChar w:fldCharType="separate"/>
            </w:r>
            <w:r w:rsidR="00C54007">
              <w:rPr>
                <w:noProof/>
                <w:webHidden/>
              </w:rPr>
              <w:t>47</w:t>
            </w:r>
            <w:r w:rsidR="00C54007">
              <w:rPr>
                <w:noProof/>
                <w:webHidden/>
              </w:rPr>
              <w:fldChar w:fldCharType="end"/>
            </w:r>
          </w:hyperlink>
        </w:p>
        <w:p w:rsidR="00C54007" w:rsidRDefault="004F5694" w14:paraId="3A18F7D4" w14:textId="06458AAB">
          <w:pPr>
            <w:pStyle w:val="TDC2"/>
            <w:rPr>
              <w:rFonts w:asciiTheme="minorHAnsi" w:hAnsiTheme="minorHAnsi" w:eastAsiaTheme="minorEastAsia" w:cstheme="minorBidi"/>
              <w:b w:val="0"/>
              <w:noProof/>
              <w:color w:val="auto"/>
              <w:sz w:val="22"/>
              <w:szCs w:val="22"/>
              <w:lang w:val="es-ES" w:eastAsia="es-ES"/>
            </w:rPr>
          </w:pPr>
          <w:hyperlink w:history="1" w:anchor="_Toc97208310">
            <w:r w:rsidRPr="003C610B" w:rsidR="00C54007">
              <w:rPr>
                <w:rStyle w:val="Hipervnculo"/>
                <w:rFonts w:eastAsia="Calibri"/>
                <w:noProof/>
              </w:rPr>
              <w:t>6.2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_Toc97208310 \h </w:instrText>
            </w:r>
            <w:r w:rsidR="00C54007">
              <w:rPr>
                <w:noProof/>
                <w:webHidden/>
              </w:rPr>
            </w:r>
            <w:r w:rsidR="00C54007">
              <w:rPr>
                <w:noProof/>
                <w:webHidden/>
              </w:rPr>
              <w:fldChar w:fldCharType="separate"/>
            </w:r>
            <w:r w:rsidR="00C54007">
              <w:rPr>
                <w:noProof/>
                <w:webHidden/>
              </w:rPr>
              <w:t>47</w:t>
            </w:r>
            <w:r w:rsidR="00C54007">
              <w:rPr>
                <w:noProof/>
                <w:webHidden/>
              </w:rPr>
              <w:fldChar w:fldCharType="end"/>
            </w:r>
          </w:hyperlink>
        </w:p>
        <w:p w:rsidR="00C54007" w:rsidRDefault="004F5694" w14:paraId="6AE84B2B" w14:textId="3EAFEF39">
          <w:pPr>
            <w:pStyle w:val="TDC2"/>
            <w:rPr>
              <w:rFonts w:asciiTheme="minorHAnsi" w:hAnsiTheme="minorHAnsi" w:eastAsiaTheme="minorEastAsia" w:cstheme="minorBidi"/>
              <w:b w:val="0"/>
              <w:noProof/>
              <w:color w:val="auto"/>
              <w:sz w:val="22"/>
              <w:szCs w:val="22"/>
              <w:lang w:val="es-ES" w:eastAsia="es-ES"/>
            </w:rPr>
          </w:pPr>
          <w:hyperlink w:history="1" w:anchor="_Toc97208311">
            <w:r w:rsidRPr="003C610B" w:rsidR="00C54007">
              <w:rPr>
                <w:rStyle w:val="Hipervnculo"/>
                <w:rFonts w:eastAsia="Calibri"/>
                <w:noProof/>
              </w:rPr>
              <w:t>6.3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CONDICIONES DE FILTRO</w:t>
            </w:r>
            <w:r w:rsidR="00C54007">
              <w:rPr>
                <w:noProof/>
                <w:webHidden/>
              </w:rPr>
              <w:tab/>
            </w:r>
            <w:r w:rsidR="00C54007">
              <w:rPr>
                <w:noProof/>
                <w:webHidden/>
              </w:rPr>
              <w:fldChar w:fldCharType="begin"/>
            </w:r>
            <w:r w:rsidR="00C54007">
              <w:rPr>
                <w:noProof/>
                <w:webHidden/>
              </w:rPr>
              <w:instrText xml:space="preserve"> PAGEREF _Toc97208311 \h </w:instrText>
            </w:r>
            <w:r w:rsidR="00C54007">
              <w:rPr>
                <w:noProof/>
                <w:webHidden/>
              </w:rPr>
            </w:r>
            <w:r w:rsidR="00C54007">
              <w:rPr>
                <w:noProof/>
                <w:webHidden/>
              </w:rPr>
              <w:fldChar w:fldCharType="separate"/>
            </w:r>
            <w:r w:rsidR="00C54007">
              <w:rPr>
                <w:noProof/>
                <w:webHidden/>
              </w:rPr>
              <w:t>47</w:t>
            </w:r>
            <w:r w:rsidR="00C54007">
              <w:rPr>
                <w:noProof/>
                <w:webHidden/>
              </w:rPr>
              <w:fldChar w:fldCharType="end"/>
            </w:r>
          </w:hyperlink>
        </w:p>
        <w:p w:rsidR="00C54007" w:rsidRDefault="004F5694" w14:paraId="6C989193" w14:textId="44F2300E">
          <w:pPr>
            <w:pStyle w:val="TDC2"/>
            <w:rPr>
              <w:rFonts w:asciiTheme="minorHAnsi" w:hAnsiTheme="minorHAnsi" w:eastAsiaTheme="minorEastAsia" w:cstheme="minorBidi"/>
              <w:b w:val="0"/>
              <w:noProof/>
              <w:color w:val="auto"/>
              <w:sz w:val="22"/>
              <w:szCs w:val="22"/>
              <w:lang w:val="es-ES" w:eastAsia="es-ES"/>
            </w:rPr>
          </w:pPr>
          <w:hyperlink w:history="1" w:anchor="_Toc97208312">
            <w:r w:rsidRPr="003C610B" w:rsidR="00C54007">
              <w:rPr>
                <w:rStyle w:val="Hipervnculo"/>
                <w:rFonts w:eastAsia="Calibri"/>
                <w:noProof/>
              </w:rPr>
              <w:t>6.4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DE CAMPOS</w:t>
            </w:r>
            <w:r w:rsidR="00C54007">
              <w:rPr>
                <w:noProof/>
                <w:webHidden/>
              </w:rPr>
              <w:tab/>
            </w:r>
            <w:r w:rsidR="00C54007">
              <w:rPr>
                <w:noProof/>
                <w:webHidden/>
              </w:rPr>
              <w:fldChar w:fldCharType="begin"/>
            </w:r>
            <w:r w:rsidR="00C54007">
              <w:rPr>
                <w:noProof/>
                <w:webHidden/>
              </w:rPr>
              <w:instrText xml:space="preserve"> PAGEREF _Toc97208312 \h </w:instrText>
            </w:r>
            <w:r w:rsidR="00C54007">
              <w:rPr>
                <w:noProof/>
                <w:webHidden/>
              </w:rPr>
            </w:r>
            <w:r w:rsidR="00C54007">
              <w:rPr>
                <w:noProof/>
                <w:webHidden/>
              </w:rPr>
              <w:fldChar w:fldCharType="separate"/>
            </w:r>
            <w:r w:rsidR="00C54007">
              <w:rPr>
                <w:noProof/>
                <w:webHidden/>
              </w:rPr>
              <w:t>47</w:t>
            </w:r>
            <w:r w:rsidR="00C54007">
              <w:rPr>
                <w:noProof/>
                <w:webHidden/>
              </w:rPr>
              <w:fldChar w:fldCharType="end"/>
            </w:r>
          </w:hyperlink>
        </w:p>
        <w:p w:rsidR="00C54007" w:rsidRDefault="004F5694" w14:paraId="3415B667" w14:textId="6BB4FAC7">
          <w:pPr>
            <w:pStyle w:val="TDC3"/>
            <w:rPr>
              <w:rFonts w:asciiTheme="minorHAnsi" w:hAnsiTheme="minorHAnsi" w:eastAsiaTheme="minorEastAsia" w:cstheme="minorBidi"/>
              <w:color w:val="auto"/>
              <w:szCs w:val="22"/>
              <w:lang w:val="es-ES" w:eastAsia="es-ES"/>
            </w:rPr>
          </w:pPr>
          <w:hyperlink w:history="1" w:anchor="_Toc97208313">
            <w:r w:rsidRPr="003C610B" w:rsidR="00C54007">
              <w:rPr>
                <w:rStyle w:val="Hipervnculo"/>
                <w:rFonts w:eastAsia="Calibri"/>
              </w:rPr>
              <w:t>6.4.1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usuarios</w:t>
            </w:r>
            <w:r w:rsidR="00C54007">
              <w:rPr>
                <w:webHidden/>
              </w:rPr>
              <w:tab/>
            </w:r>
            <w:r w:rsidR="00C54007">
              <w:rPr>
                <w:webHidden/>
              </w:rPr>
              <w:fldChar w:fldCharType="begin"/>
            </w:r>
            <w:r w:rsidR="00C54007">
              <w:rPr>
                <w:webHidden/>
              </w:rPr>
              <w:instrText xml:space="preserve"> PAGEREF _Toc97208313 \h </w:instrText>
            </w:r>
            <w:r w:rsidR="00C54007">
              <w:rPr>
                <w:webHidden/>
              </w:rPr>
            </w:r>
            <w:r w:rsidR="00C54007">
              <w:rPr>
                <w:webHidden/>
              </w:rPr>
              <w:fldChar w:fldCharType="separate"/>
            </w:r>
            <w:r w:rsidR="00C54007">
              <w:rPr>
                <w:webHidden/>
              </w:rPr>
              <w:t>48</w:t>
            </w:r>
            <w:r w:rsidR="00C54007">
              <w:rPr>
                <w:webHidden/>
              </w:rPr>
              <w:fldChar w:fldCharType="end"/>
            </w:r>
          </w:hyperlink>
        </w:p>
        <w:p w:rsidR="00C54007" w:rsidRDefault="004F5694" w14:paraId="40036CF4" w14:textId="4C8D120F">
          <w:pPr>
            <w:pStyle w:val="TDC3"/>
            <w:rPr>
              <w:rFonts w:asciiTheme="minorHAnsi" w:hAnsiTheme="minorHAnsi" w:eastAsiaTheme="minorEastAsia" w:cstheme="minorBidi"/>
              <w:color w:val="auto"/>
              <w:szCs w:val="22"/>
              <w:lang w:val="es-ES" w:eastAsia="es-ES"/>
            </w:rPr>
          </w:pPr>
          <w:hyperlink w:history="1" w:anchor="_Toc97208314">
            <w:r w:rsidRPr="003C610B" w:rsidR="00C54007">
              <w:rPr>
                <w:rStyle w:val="Hipervnculo"/>
                <w:rFonts w:eastAsia="Calibri"/>
              </w:rPr>
              <w:t>6.4.2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Exportación de workflows</w:t>
            </w:r>
            <w:r w:rsidR="00C54007">
              <w:rPr>
                <w:webHidden/>
              </w:rPr>
              <w:tab/>
            </w:r>
            <w:r w:rsidR="00C54007">
              <w:rPr>
                <w:webHidden/>
              </w:rPr>
              <w:fldChar w:fldCharType="begin"/>
            </w:r>
            <w:r w:rsidR="00C54007">
              <w:rPr>
                <w:webHidden/>
              </w:rPr>
              <w:instrText xml:space="preserve"> PAGEREF _Toc97208314 \h </w:instrText>
            </w:r>
            <w:r w:rsidR="00C54007">
              <w:rPr>
                <w:webHidden/>
              </w:rPr>
            </w:r>
            <w:r w:rsidR="00C54007">
              <w:rPr>
                <w:webHidden/>
              </w:rPr>
              <w:fldChar w:fldCharType="separate"/>
            </w:r>
            <w:r w:rsidR="00C54007">
              <w:rPr>
                <w:webHidden/>
              </w:rPr>
              <w:t>49</w:t>
            </w:r>
            <w:r w:rsidR="00C54007">
              <w:rPr>
                <w:webHidden/>
              </w:rPr>
              <w:fldChar w:fldCharType="end"/>
            </w:r>
          </w:hyperlink>
        </w:p>
        <w:p w:rsidR="00C54007" w:rsidRDefault="004F5694" w14:paraId="5E7796D1" w14:textId="77D054A5">
          <w:pPr>
            <w:pStyle w:val="TDC3"/>
            <w:rPr>
              <w:rFonts w:asciiTheme="minorHAnsi" w:hAnsiTheme="minorHAnsi" w:eastAsiaTheme="minorEastAsia" w:cstheme="minorBidi"/>
              <w:color w:val="auto"/>
              <w:szCs w:val="22"/>
              <w:lang w:val="es-ES" w:eastAsia="es-ES"/>
            </w:rPr>
          </w:pPr>
          <w:hyperlink w:history="1" w:anchor="_Toc97208315">
            <w:r w:rsidRPr="003C610B" w:rsidR="00C54007">
              <w:rPr>
                <w:rStyle w:val="Hipervnculo"/>
                <w:rFonts w:eastAsia="Calibri"/>
              </w:rPr>
              <w:t>6.4.3</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Asociación empleado – workflow</w:t>
            </w:r>
            <w:r w:rsidR="00C54007">
              <w:rPr>
                <w:webHidden/>
              </w:rPr>
              <w:tab/>
            </w:r>
            <w:r w:rsidR="00C54007">
              <w:rPr>
                <w:webHidden/>
              </w:rPr>
              <w:fldChar w:fldCharType="begin"/>
            </w:r>
            <w:r w:rsidR="00C54007">
              <w:rPr>
                <w:webHidden/>
              </w:rPr>
              <w:instrText xml:space="preserve"> PAGEREF _Toc97208315 \h </w:instrText>
            </w:r>
            <w:r w:rsidR="00C54007">
              <w:rPr>
                <w:webHidden/>
              </w:rPr>
            </w:r>
            <w:r w:rsidR="00C54007">
              <w:rPr>
                <w:webHidden/>
              </w:rPr>
              <w:fldChar w:fldCharType="separate"/>
            </w:r>
            <w:r w:rsidR="00C54007">
              <w:rPr>
                <w:webHidden/>
              </w:rPr>
              <w:t>50</w:t>
            </w:r>
            <w:r w:rsidR="00C54007">
              <w:rPr>
                <w:webHidden/>
              </w:rPr>
              <w:fldChar w:fldCharType="end"/>
            </w:r>
          </w:hyperlink>
        </w:p>
        <w:p w:rsidR="00C54007" w:rsidRDefault="004F5694" w14:paraId="2CE1C963" w14:textId="2C9157D8">
          <w:pPr>
            <w:pStyle w:val="TDC1"/>
            <w:rPr>
              <w:rFonts w:asciiTheme="minorHAnsi" w:hAnsiTheme="minorHAnsi" w:eastAsiaTheme="minorEastAsia" w:cstheme="minorBidi"/>
              <w:b w:val="0"/>
              <w:noProof/>
              <w:color w:val="auto"/>
              <w:sz w:val="22"/>
              <w:szCs w:val="22"/>
              <w:lang w:val="es-ES" w:eastAsia="es-ES"/>
            </w:rPr>
          </w:pPr>
          <w:hyperlink w:history="1" w:anchor="_Toc97208316">
            <w:r w:rsidRPr="003C610B" w:rsidR="00C54007">
              <w:rPr>
                <w:rStyle w:val="Hipervnculo"/>
                <w:rFonts w:eastAsia="Calibri"/>
                <w:noProof/>
              </w:rPr>
              <w:t>7</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APLICACIÓN DE VIAJES</w:t>
            </w:r>
            <w:r w:rsidR="00C54007">
              <w:rPr>
                <w:noProof/>
                <w:webHidden/>
              </w:rPr>
              <w:tab/>
            </w:r>
            <w:r w:rsidR="00C54007">
              <w:rPr>
                <w:noProof/>
                <w:webHidden/>
              </w:rPr>
              <w:fldChar w:fldCharType="begin"/>
            </w:r>
            <w:r w:rsidR="00C54007">
              <w:rPr>
                <w:noProof/>
                <w:webHidden/>
              </w:rPr>
              <w:instrText xml:space="preserve"> PAGEREF _Toc97208316 \h </w:instrText>
            </w:r>
            <w:r w:rsidR="00C54007">
              <w:rPr>
                <w:noProof/>
                <w:webHidden/>
              </w:rPr>
            </w:r>
            <w:r w:rsidR="00C54007">
              <w:rPr>
                <w:noProof/>
                <w:webHidden/>
              </w:rPr>
              <w:fldChar w:fldCharType="separate"/>
            </w:r>
            <w:r w:rsidR="00C54007">
              <w:rPr>
                <w:noProof/>
                <w:webHidden/>
              </w:rPr>
              <w:t>51</w:t>
            </w:r>
            <w:r w:rsidR="00C54007">
              <w:rPr>
                <w:noProof/>
                <w:webHidden/>
              </w:rPr>
              <w:fldChar w:fldCharType="end"/>
            </w:r>
          </w:hyperlink>
        </w:p>
        <w:p w:rsidR="00C54007" w:rsidRDefault="004F5694" w14:paraId="6CF79F4C" w14:textId="2C42F373">
          <w:pPr>
            <w:pStyle w:val="TDC2"/>
            <w:rPr>
              <w:rFonts w:asciiTheme="minorHAnsi" w:hAnsiTheme="minorHAnsi" w:eastAsiaTheme="minorEastAsia" w:cstheme="minorBidi"/>
              <w:b w:val="0"/>
              <w:noProof/>
              <w:color w:val="auto"/>
              <w:sz w:val="22"/>
              <w:szCs w:val="22"/>
              <w:lang w:val="es-ES" w:eastAsia="es-ES"/>
            </w:rPr>
          </w:pPr>
          <w:hyperlink w:history="1" w:anchor="_Toc97208317">
            <w:r w:rsidRPr="003C610B" w:rsidR="00C54007">
              <w:rPr>
                <w:rStyle w:val="Hipervnculo"/>
                <w:rFonts w:eastAsia="Calibri"/>
                <w:noProof/>
              </w:rPr>
              <w:t>7.1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_Toc97208317 \h </w:instrText>
            </w:r>
            <w:r w:rsidR="00C54007">
              <w:rPr>
                <w:noProof/>
                <w:webHidden/>
              </w:rPr>
            </w:r>
            <w:r w:rsidR="00C54007">
              <w:rPr>
                <w:noProof/>
                <w:webHidden/>
              </w:rPr>
              <w:fldChar w:fldCharType="separate"/>
            </w:r>
            <w:r w:rsidR="00C54007">
              <w:rPr>
                <w:noProof/>
                <w:webHidden/>
              </w:rPr>
              <w:t>51</w:t>
            </w:r>
            <w:r w:rsidR="00C54007">
              <w:rPr>
                <w:noProof/>
                <w:webHidden/>
              </w:rPr>
              <w:fldChar w:fldCharType="end"/>
            </w:r>
          </w:hyperlink>
        </w:p>
        <w:p w:rsidR="00C54007" w:rsidRDefault="004F5694" w14:paraId="72A7199F" w14:textId="08C32F6F">
          <w:pPr>
            <w:pStyle w:val="TDC2"/>
            <w:rPr>
              <w:rFonts w:asciiTheme="minorHAnsi" w:hAnsiTheme="minorHAnsi" w:eastAsiaTheme="minorEastAsia" w:cstheme="minorBidi"/>
              <w:b w:val="0"/>
              <w:noProof/>
              <w:color w:val="auto"/>
              <w:sz w:val="22"/>
              <w:szCs w:val="22"/>
              <w:lang w:val="es-ES" w:eastAsia="es-ES"/>
            </w:rPr>
          </w:pPr>
          <w:hyperlink w:history="1" w:anchor="_Toc97208318">
            <w:r w:rsidRPr="003C610B" w:rsidR="00C54007">
              <w:rPr>
                <w:rStyle w:val="Hipervnculo"/>
                <w:rFonts w:eastAsia="Calibri"/>
                <w:noProof/>
              </w:rPr>
              <w:t>7.2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_Toc97208318 \h </w:instrText>
            </w:r>
            <w:r w:rsidR="00C54007">
              <w:rPr>
                <w:noProof/>
                <w:webHidden/>
              </w:rPr>
            </w:r>
            <w:r w:rsidR="00C54007">
              <w:rPr>
                <w:noProof/>
                <w:webHidden/>
              </w:rPr>
              <w:fldChar w:fldCharType="separate"/>
            </w:r>
            <w:r w:rsidR="00C54007">
              <w:rPr>
                <w:noProof/>
                <w:webHidden/>
              </w:rPr>
              <w:t>51</w:t>
            </w:r>
            <w:r w:rsidR="00C54007">
              <w:rPr>
                <w:noProof/>
                <w:webHidden/>
              </w:rPr>
              <w:fldChar w:fldCharType="end"/>
            </w:r>
          </w:hyperlink>
        </w:p>
        <w:p w:rsidR="00C54007" w:rsidRDefault="004F5694" w14:paraId="0F8EE213" w14:textId="691781F0">
          <w:pPr>
            <w:pStyle w:val="TDC2"/>
            <w:rPr>
              <w:rFonts w:asciiTheme="minorHAnsi" w:hAnsiTheme="minorHAnsi" w:eastAsiaTheme="minorEastAsia" w:cstheme="minorBidi"/>
              <w:b w:val="0"/>
              <w:noProof/>
              <w:color w:val="auto"/>
              <w:sz w:val="22"/>
              <w:szCs w:val="22"/>
              <w:lang w:val="es-ES" w:eastAsia="es-ES"/>
            </w:rPr>
          </w:pPr>
          <w:hyperlink w:history="1" w:anchor="_Toc97208319">
            <w:r w:rsidRPr="003C610B" w:rsidR="00C54007">
              <w:rPr>
                <w:rStyle w:val="Hipervnculo"/>
                <w:rFonts w:eastAsia="Calibri"/>
                <w:noProof/>
              </w:rPr>
              <w:t>7.3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CONDICIONES DE FILTRO</w:t>
            </w:r>
            <w:r w:rsidR="00C54007">
              <w:rPr>
                <w:noProof/>
                <w:webHidden/>
              </w:rPr>
              <w:tab/>
            </w:r>
            <w:r w:rsidR="00C54007">
              <w:rPr>
                <w:noProof/>
                <w:webHidden/>
              </w:rPr>
              <w:fldChar w:fldCharType="begin"/>
            </w:r>
            <w:r w:rsidR="00C54007">
              <w:rPr>
                <w:noProof/>
                <w:webHidden/>
              </w:rPr>
              <w:instrText xml:space="preserve"> PAGEREF _Toc97208319 \h </w:instrText>
            </w:r>
            <w:r w:rsidR="00C54007">
              <w:rPr>
                <w:noProof/>
                <w:webHidden/>
              </w:rPr>
            </w:r>
            <w:r w:rsidR="00C54007">
              <w:rPr>
                <w:noProof/>
                <w:webHidden/>
              </w:rPr>
              <w:fldChar w:fldCharType="separate"/>
            </w:r>
            <w:r w:rsidR="00C54007">
              <w:rPr>
                <w:noProof/>
                <w:webHidden/>
              </w:rPr>
              <w:t>51</w:t>
            </w:r>
            <w:r w:rsidR="00C54007">
              <w:rPr>
                <w:noProof/>
                <w:webHidden/>
              </w:rPr>
              <w:fldChar w:fldCharType="end"/>
            </w:r>
          </w:hyperlink>
        </w:p>
        <w:p w:rsidR="00C54007" w:rsidRDefault="004F5694" w14:paraId="7783A95F" w14:textId="007995A0">
          <w:pPr>
            <w:pStyle w:val="TDC2"/>
            <w:rPr>
              <w:rFonts w:asciiTheme="minorHAnsi" w:hAnsiTheme="minorHAnsi" w:eastAsiaTheme="minorEastAsia" w:cstheme="minorBidi"/>
              <w:b w:val="0"/>
              <w:noProof/>
              <w:color w:val="auto"/>
              <w:sz w:val="22"/>
              <w:szCs w:val="22"/>
              <w:lang w:val="es-ES" w:eastAsia="es-ES"/>
            </w:rPr>
          </w:pPr>
          <w:hyperlink w:history="1" w:anchor="_Toc97208320">
            <w:r w:rsidRPr="003C610B" w:rsidR="00C54007">
              <w:rPr>
                <w:rStyle w:val="Hipervnculo"/>
                <w:rFonts w:eastAsia="Calibri"/>
                <w:noProof/>
              </w:rPr>
              <w:t>7.4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DE CAMPOS</w:t>
            </w:r>
            <w:r w:rsidR="00C54007">
              <w:rPr>
                <w:noProof/>
                <w:webHidden/>
              </w:rPr>
              <w:tab/>
            </w:r>
            <w:r w:rsidR="00C54007">
              <w:rPr>
                <w:noProof/>
                <w:webHidden/>
              </w:rPr>
              <w:fldChar w:fldCharType="begin"/>
            </w:r>
            <w:r w:rsidR="00C54007">
              <w:rPr>
                <w:noProof/>
                <w:webHidden/>
              </w:rPr>
              <w:instrText xml:space="preserve"> PAGEREF _Toc97208320 \h </w:instrText>
            </w:r>
            <w:r w:rsidR="00C54007">
              <w:rPr>
                <w:noProof/>
                <w:webHidden/>
              </w:rPr>
            </w:r>
            <w:r w:rsidR="00C54007">
              <w:rPr>
                <w:noProof/>
                <w:webHidden/>
              </w:rPr>
              <w:fldChar w:fldCharType="separate"/>
            </w:r>
            <w:r w:rsidR="00C54007">
              <w:rPr>
                <w:noProof/>
                <w:webHidden/>
              </w:rPr>
              <w:t>52</w:t>
            </w:r>
            <w:r w:rsidR="00C54007">
              <w:rPr>
                <w:noProof/>
                <w:webHidden/>
              </w:rPr>
              <w:fldChar w:fldCharType="end"/>
            </w:r>
          </w:hyperlink>
        </w:p>
        <w:p w:rsidR="00C54007" w:rsidRDefault="004F5694" w14:paraId="1105A3BE" w14:textId="7D11005D">
          <w:pPr>
            <w:pStyle w:val="TDC1"/>
            <w:rPr>
              <w:rFonts w:asciiTheme="minorHAnsi" w:hAnsiTheme="minorHAnsi" w:eastAsiaTheme="minorEastAsia" w:cstheme="minorBidi"/>
              <w:b w:val="0"/>
              <w:noProof/>
              <w:color w:val="auto"/>
              <w:sz w:val="22"/>
              <w:szCs w:val="22"/>
              <w:lang w:val="es-ES" w:eastAsia="es-ES"/>
            </w:rPr>
          </w:pPr>
          <w:hyperlink w:history="1" w:anchor="_Toc97208321">
            <w:r w:rsidRPr="003C610B" w:rsidR="00C54007">
              <w:rPr>
                <w:rStyle w:val="Hipervnculo"/>
                <w:rFonts w:eastAsia="Calibri"/>
                <w:noProof/>
              </w:rPr>
              <w:t>8</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GROUP DIRECTORY</w:t>
            </w:r>
            <w:r w:rsidR="00C54007">
              <w:rPr>
                <w:noProof/>
                <w:webHidden/>
              </w:rPr>
              <w:tab/>
            </w:r>
            <w:r w:rsidR="00C54007">
              <w:rPr>
                <w:noProof/>
                <w:webHidden/>
              </w:rPr>
              <w:fldChar w:fldCharType="begin"/>
            </w:r>
            <w:r w:rsidR="00C54007">
              <w:rPr>
                <w:noProof/>
                <w:webHidden/>
              </w:rPr>
              <w:instrText xml:space="preserve"> PAGEREF _Toc97208321 \h </w:instrText>
            </w:r>
            <w:r w:rsidR="00C54007">
              <w:rPr>
                <w:noProof/>
                <w:webHidden/>
              </w:rPr>
            </w:r>
            <w:r w:rsidR="00C54007">
              <w:rPr>
                <w:noProof/>
                <w:webHidden/>
              </w:rPr>
              <w:fldChar w:fldCharType="separate"/>
            </w:r>
            <w:r w:rsidR="00C54007">
              <w:rPr>
                <w:noProof/>
                <w:webHidden/>
              </w:rPr>
              <w:t>53</w:t>
            </w:r>
            <w:r w:rsidR="00C54007">
              <w:rPr>
                <w:noProof/>
                <w:webHidden/>
              </w:rPr>
              <w:fldChar w:fldCharType="end"/>
            </w:r>
          </w:hyperlink>
        </w:p>
        <w:p w:rsidR="00C54007" w:rsidRDefault="004F5694" w14:paraId="206757D0" w14:textId="6B06DA23">
          <w:pPr>
            <w:pStyle w:val="TDC2"/>
            <w:rPr>
              <w:rFonts w:asciiTheme="minorHAnsi" w:hAnsiTheme="minorHAnsi" w:eastAsiaTheme="minorEastAsia" w:cstheme="minorBidi"/>
              <w:b w:val="0"/>
              <w:noProof/>
              <w:color w:val="auto"/>
              <w:sz w:val="22"/>
              <w:szCs w:val="22"/>
              <w:lang w:val="es-ES" w:eastAsia="es-ES"/>
            </w:rPr>
          </w:pPr>
          <w:hyperlink w:history="1" w:anchor="_Toc97208322">
            <w:r w:rsidRPr="003C610B" w:rsidR="00C54007">
              <w:rPr>
                <w:rStyle w:val="Hipervnculo"/>
                <w:rFonts w:eastAsia="Calibri"/>
                <w:noProof/>
              </w:rPr>
              <w:t>8.1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_Toc97208322 \h </w:instrText>
            </w:r>
            <w:r w:rsidR="00C54007">
              <w:rPr>
                <w:noProof/>
                <w:webHidden/>
              </w:rPr>
            </w:r>
            <w:r w:rsidR="00C54007">
              <w:rPr>
                <w:noProof/>
                <w:webHidden/>
              </w:rPr>
              <w:fldChar w:fldCharType="separate"/>
            </w:r>
            <w:r w:rsidR="00C54007">
              <w:rPr>
                <w:noProof/>
                <w:webHidden/>
              </w:rPr>
              <w:t>53</w:t>
            </w:r>
            <w:r w:rsidR="00C54007">
              <w:rPr>
                <w:noProof/>
                <w:webHidden/>
              </w:rPr>
              <w:fldChar w:fldCharType="end"/>
            </w:r>
          </w:hyperlink>
        </w:p>
        <w:p w:rsidR="00C54007" w:rsidRDefault="004F5694" w14:paraId="37A08B59" w14:textId="17E8E67E">
          <w:pPr>
            <w:pStyle w:val="TDC2"/>
            <w:rPr>
              <w:rFonts w:asciiTheme="minorHAnsi" w:hAnsiTheme="minorHAnsi" w:eastAsiaTheme="minorEastAsia" w:cstheme="minorBidi"/>
              <w:b w:val="0"/>
              <w:noProof/>
              <w:color w:val="auto"/>
              <w:sz w:val="22"/>
              <w:szCs w:val="22"/>
              <w:lang w:val="es-ES" w:eastAsia="es-ES"/>
            </w:rPr>
          </w:pPr>
          <w:hyperlink w:history="1" w:anchor="_Toc97208323">
            <w:r w:rsidRPr="003C610B" w:rsidR="00C54007">
              <w:rPr>
                <w:rStyle w:val="Hipervnculo"/>
                <w:rFonts w:eastAsia="Calibri"/>
                <w:noProof/>
              </w:rPr>
              <w:t>8.2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_Toc97208323 \h </w:instrText>
            </w:r>
            <w:r w:rsidR="00C54007">
              <w:rPr>
                <w:noProof/>
                <w:webHidden/>
              </w:rPr>
            </w:r>
            <w:r w:rsidR="00C54007">
              <w:rPr>
                <w:noProof/>
                <w:webHidden/>
              </w:rPr>
              <w:fldChar w:fldCharType="separate"/>
            </w:r>
            <w:r w:rsidR="00C54007">
              <w:rPr>
                <w:noProof/>
                <w:webHidden/>
              </w:rPr>
              <w:t>53</w:t>
            </w:r>
            <w:r w:rsidR="00C54007">
              <w:rPr>
                <w:noProof/>
                <w:webHidden/>
              </w:rPr>
              <w:fldChar w:fldCharType="end"/>
            </w:r>
          </w:hyperlink>
        </w:p>
        <w:p w:rsidR="00C54007" w:rsidRDefault="004F5694" w14:paraId="250EA56F" w14:textId="143048FD">
          <w:pPr>
            <w:pStyle w:val="TDC2"/>
            <w:rPr>
              <w:rFonts w:asciiTheme="minorHAnsi" w:hAnsiTheme="minorHAnsi" w:eastAsiaTheme="minorEastAsia" w:cstheme="minorBidi"/>
              <w:b w:val="0"/>
              <w:noProof/>
              <w:color w:val="auto"/>
              <w:sz w:val="22"/>
              <w:szCs w:val="22"/>
              <w:lang w:val="es-ES" w:eastAsia="es-ES"/>
            </w:rPr>
          </w:pPr>
          <w:hyperlink w:history="1" w:anchor="_Toc97208324">
            <w:r w:rsidRPr="003C610B" w:rsidR="00C54007">
              <w:rPr>
                <w:rStyle w:val="Hipervnculo"/>
                <w:rFonts w:eastAsia="Calibri"/>
                <w:noProof/>
              </w:rPr>
              <w:t>8.3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CONDICIONES DE FILTRO</w:t>
            </w:r>
            <w:r w:rsidR="00C54007">
              <w:rPr>
                <w:noProof/>
                <w:webHidden/>
              </w:rPr>
              <w:tab/>
            </w:r>
            <w:r w:rsidR="00C54007">
              <w:rPr>
                <w:noProof/>
                <w:webHidden/>
              </w:rPr>
              <w:fldChar w:fldCharType="begin"/>
            </w:r>
            <w:r w:rsidR="00C54007">
              <w:rPr>
                <w:noProof/>
                <w:webHidden/>
              </w:rPr>
              <w:instrText xml:space="preserve"> PAGEREF _Toc97208324 \h </w:instrText>
            </w:r>
            <w:r w:rsidR="00C54007">
              <w:rPr>
                <w:noProof/>
                <w:webHidden/>
              </w:rPr>
            </w:r>
            <w:r w:rsidR="00C54007">
              <w:rPr>
                <w:noProof/>
                <w:webHidden/>
              </w:rPr>
              <w:fldChar w:fldCharType="separate"/>
            </w:r>
            <w:r w:rsidR="00C54007">
              <w:rPr>
                <w:noProof/>
                <w:webHidden/>
              </w:rPr>
              <w:t>53</w:t>
            </w:r>
            <w:r w:rsidR="00C54007">
              <w:rPr>
                <w:noProof/>
                <w:webHidden/>
              </w:rPr>
              <w:fldChar w:fldCharType="end"/>
            </w:r>
          </w:hyperlink>
        </w:p>
        <w:p w:rsidR="00C54007" w:rsidRDefault="004F5694" w14:paraId="3DED4D78" w14:textId="41873555">
          <w:pPr>
            <w:pStyle w:val="TDC2"/>
            <w:rPr>
              <w:rFonts w:asciiTheme="minorHAnsi" w:hAnsiTheme="minorHAnsi" w:eastAsiaTheme="minorEastAsia" w:cstheme="minorBidi"/>
              <w:b w:val="0"/>
              <w:noProof/>
              <w:color w:val="auto"/>
              <w:sz w:val="22"/>
              <w:szCs w:val="22"/>
              <w:lang w:val="es-ES" w:eastAsia="es-ES"/>
            </w:rPr>
          </w:pPr>
          <w:hyperlink w:history="1" w:anchor="_Toc97208325">
            <w:r w:rsidRPr="003C610B" w:rsidR="00C54007">
              <w:rPr>
                <w:rStyle w:val="Hipervnculo"/>
                <w:rFonts w:eastAsia="Calibri"/>
                <w:noProof/>
              </w:rPr>
              <w:t>8.4</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DE CAMPOS</w:t>
            </w:r>
            <w:r w:rsidR="00C54007">
              <w:rPr>
                <w:noProof/>
                <w:webHidden/>
              </w:rPr>
              <w:tab/>
            </w:r>
            <w:r w:rsidR="00C54007">
              <w:rPr>
                <w:noProof/>
                <w:webHidden/>
              </w:rPr>
              <w:fldChar w:fldCharType="begin"/>
            </w:r>
            <w:r w:rsidR="00C54007">
              <w:rPr>
                <w:noProof/>
                <w:webHidden/>
              </w:rPr>
              <w:instrText xml:space="preserve"> PAGEREF _Toc97208325 \h </w:instrText>
            </w:r>
            <w:r w:rsidR="00C54007">
              <w:rPr>
                <w:noProof/>
                <w:webHidden/>
              </w:rPr>
            </w:r>
            <w:r w:rsidR="00C54007">
              <w:rPr>
                <w:noProof/>
                <w:webHidden/>
              </w:rPr>
              <w:fldChar w:fldCharType="separate"/>
            </w:r>
            <w:r w:rsidR="00C54007">
              <w:rPr>
                <w:noProof/>
                <w:webHidden/>
              </w:rPr>
              <w:t>53</w:t>
            </w:r>
            <w:r w:rsidR="00C54007">
              <w:rPr>
                <w:noProof/>
                <w:webHidden/>
              </w:rPr>
              <w:fldChar w:fldCharType="end"/>
            </w:r>
          </w:hyperlink>
        </w:p>
        <w:p w:rsidR="00C54007" w:rsidRDefault="004F5694" w14:paraId="53C1CCA2" w14:textId="21AE771F">
          <w:pPr>
            <w:pStyle w:val="TDC1"/>
            <w:rPr>
              <w:rFonts w:asciiTheme="minorHAnsi" w:hAnsiTheme="minorHAnsi" w:eastAsiaTheme="minorEastAsia" w:cstheme="minorBidi"/>
              <w:b w:val="0"/>
              <w:noProof/>
              <w:color w:val="auto"/>
              <w:sz w:val="22"/>
              <w:szCs w:val="22"/>
              <w:lang w:val="es-ES" w:eastAsia="es-ES"/>
            </w:rPr>
          </w:pPr>
          <w:hyperlink w:history="1" w:anchor="_Toc97208326">
            <w:r w:rsidRPr="003C610B" w:rsidR="00C54007">
              <w:rPr>
                <w:rStyle w:val="Hipervnculo"/>
                <w:rFonts w:eastAsia="Calibri"/>
                <w:noProof/>
              </w:rPr>
              <w:t>9</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ORGANIGRAMAS (ORG PUBLISHER)</w:t>
            </w:r>
            <w:r w:rsidR="00C54007">
              <w:rPr>
                <w:noProof/>
                <w:webHidden/>
              </w:rPr>
              <w:tab/>
            </w:r>
            <w:r w:rsidR="00C54007">
              <w:rPr>
                <w:noProof/>
                <w:webHidden/>
              </w:rPr>
              <w:fldChar w:fldCharType="begin"/>
            </w:r>
            <w:r w:rsidR="00C54007">
              <w:rPr>
                <w:noProof/>
                <w:webHidden/>
              </w:rPr>
              <w:instrText xml:space="preserve"> PAGEREF _Toc97208326 \h </w:instrText>
            </w:r>
            <w:r w:rsidR="00C54007">
              <w:rPr>
                <w:noProof/>
                <w:webHidden/>
              </w:rPr>
            </w:r>
            <w:r w:rsidR="00C54007">
              <w:rPr>
                <w:noProof/>
                <w:webHidden/>
              </w:rPr>
              <w:fldChar w:fldCharType="separate"/>
            </w:r>
            <w:r w:rsidR="00C54007">
              <w:rPr>
                <w:noProof/>
                <w:webHidden/>
              </w:rPr>
              <w:t>56</w:t>
            </w:r>
            <w:r w:rsidR="00C54007">
              <w:rPr>
                <w:noProof/>
                <w:webHidden/>
              </w:rPr>
              <w:fldChar w:fldCharType="end"/>
            </w:r>
          </w:hyperlink>
        </w:p>
        <w:p w:rsidR="00C54007" w:rsidRDefault="004F5694" w14:paraId="4CD44D19" w14:textId="359224DA">
          <w:pPr>
            <w:pStyle w:val="TDC2"/>
            <w:rPr>
              <w:rFonts w:asciiTheme="minorHAnsi" w:hAnsiTheme="minorHAnsi" w:eastAsiaTheme="minorEastAsia" w:cstheme="minorBidi"/>
              <w:b w:val="0"/>
              <w:noProof/>
              <w:color w:val="auto"/>
              <w:sz w:val="22"/>
              <w:szCs w:val="22"/>
              <w:lang w:val="es-ES" w:eastAsia="es-ES"/>
            </w:rPr>
          </w:pPr>
          <w:hyperlink w:history="1" w:anchor="_Toc97208327">
            <w:r w:rsidRPr="003C610B" w:rsidR="00C54007">
              <w:rPr>
                <w:rStyle w:val="Hipervnculo"/>
                <w:rFonts w:eastAsia="Calibri"/>
                <w:noProof/>
              </w:rPr>
              <w:t>9.1</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ALCANCE DE LA EXPORTACIÓN</w:t>
            </w:r>
            <w:r w:rsidR="00C54007">
              <w:rPr>
                <w:noProof/>
                <w:webHidden/>
              </w:rPr>
              <w:tab/>
            </w:r>
            <w:r w:rsidR="00C54007">
              <w:rPr>
                <w:noProof/>
                <w:webHidden/>
              </w:rPr>
              <w:fldChar w:fldCharType="begin"/>
            </w:r>
            <w:r w:rsidR="00C54007">
              <w:rPr>
                <w:noProof/>
                <w:webHidden/>
              </w:rPr>
              <w:instrText xml:space="preserve"> PAGEREF _Toc97208327 \h </w:instrText>
            </w:r>
            <w:r w:rsidR="00C54007">
              <w:rPr>
                <w:noProof/>
                <w:webHidden/>
              </w:rPr>
            </w:r>
            <w:r w:rsidR="00C54007">
              <w:rPr>
                <w:noProof/>
                <w:webHidden/>
              </w:rPr>
              <w:fldChar w:fldCharType="separate"/>
            </w:r>
            <w:r w:rsidR="00C54007">
              <w:rPr>
                <w:noProof/>
                <w:webHidden/>
              </w:rPr>
              <w:t>56</w:t>
            </w:r>
            <w:r w:rsidR="00C54007">
              <w:rPr>
                <w:noProof/>
                <w:webHidden/>
              </w:rPr>
              <w:fldChar w:fldCharType="end"/>
            </w:r>
          </w:hyperlink>
        </w:p>
        <w:p w:rsidR="00C54007" w:rsidRDefault="004F5694" w14:paraId="079EA7A7" w14:textId="0AF25036">
          <w:pPr>
            <w:pStyle w:val="TDC2"/>
            <w:rPr>
              <w:rFonts w:asciiTheme="minorHAnsi" w:hAnsiTheme="minorHAnsi" w:eastAsiaTheme="minorEastAsia" w:cstheme="minorBidi"/>
              <w:b w:val="0"/>
              <w:noProof/>
              <w:color w:val="auto"/>
              <w:sz w:val="22"/>
              <w:szCs w:val="22"/>
              <w:lang w:val="es-ES" w:eastAsia="es-ES"/>
            </w:rPr>
          </w:pPr>
          <w:hyperlink w:history="1" w:anchor="_Toc97208328">
            <w:r w:rsidRPr="003C610B" w:rsidR="00C54007">
              <w:rPr>
                <w:rStyle w:val="Hipervnculo"/>
                <w:rFonts w:eastAsia="Calibri"/>
                <w:noProof/>
              </w:rPr>
              <w:t>9.2</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DESCRIPCIÓN FUNCIONAL</w:t>
            </w:r>
            <w:r w:rsidR="00C54007">
              <w:rPr>
                <w:noProof/>
                <w:webHidden/>
              </w:rPr>
              <w:tab/>
            </w:r>
            <w:r w:rsidR="00C54007">
              <w:rPr>
                <w:noProof/>
                <w:webHidden/>
              </w:rPr>
              <w:fldChar w:fldCharType="begin"/>
            </w:r>
            <w:r w:rsidR="00C54007">
              <w:rPr>
                <w:noProof/>
                <w:webHidden/>
              </w:rPr>
              <w:instrText xml:space="preserve"> PAGEREF _Toc97208328 \h </w:instrText>
            </w:r>
            <w:r w:rsidR="00C54007">
              <w:rPr>
                <w:noProof/>
                <w:webHidden/>
              </w:rPr>
            </w:r>
            <w:r w:rsidR="00C54007">
              <w:rPr>
                <w:noProof/>
                <w:webHidden/>
              </w:rPr>
              <w:fldChar w:fldCharType="separate"/>
            </w:r>
            <w:r w:rsidR="00C54007">
              <w:rPr>
                <w:noProof/>
                <w:webHidden/>
              </w:rPr>
              <w:t>56</w:t>
            </w:r>
            <w:r w:rsidR="00C54007">
              <w:rPr>
                <w:noProof/>
                <w:webHidden/>
              </w:rPr>
              <w:fldChar w:fldCharType="end"/>
            </w:r>
          </w:hyperlink>
        </w:p>
        <w:p w:rsidR="00C54007" w:rsidRDefault="004F5694" w14:paraId="6C9276E6" w14:textId="44B9ACA9">
          <w:pPr>
            <w:pStyle w:val="TDC3"/>
            <w:rPr>
              <w:rFonts w:asciiTheme="minorHAnsi" w:hAnsiTheme="minorHAnsi" w:eastAsiaTheme="minorEastAsia" w:cstheme="minorBidi"/>
              <w:color w:val="auto"/>
              <w:szCs w:val="22"/>
              <w:lang w:val="es-ES" w:eastAsia="es-ES"/>
            </w:rPr>
          </w:pPr>
          <w:hyperlink w:history="1" w:anchor="_Toc97208329">
            <w:r w:rsidRPr="003C610B" w:rsidR="00C54007">
              <w:rPr>
                <w:rStyle w:val="Hipervnculo"/>
                <w:rFonts w:eastAsia="Calibri"/>
              </w:rPr>
              <w:t>9.2.1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Cuadros</w:t>
            </w:r>
            <w:r w:rsidR="00C54007">
              <w:rPr>
                <w:webHidden/>
              </w:rPr>
              <w:tab/>
            </w:r>
            <w:r w:rsidR="00C54007">
              <w:rPr>
                <w:webHidden/>
              </w:rPr>
              <w:fldChar w:fldCharType="begin"/>
            </w:r>
            <w:r w:rsidR="00C54007">
              <w:rPr>
                <w:webHidden/>
              </w:rPr>
              <w:instrText xml:space="preserve"> PAGEREF _Toc97208329 \h </w:instrText>
            </w:r>
            <w:r w:rsidR="00C54007">
              <w:rPr>
                <w:webHidden/>
              </w:rPr>
            </w:r>
            <w:r w:rsidR="00C54007">
              <w:rPr>
                <w:webHidden/>
              </w:rPr>
              <w:fldChar w:fldCharType="separate"/>
            </w:r>
            <w:r w:rsidR="00C54007">
              <w:rPr>
                <w:webHidden/>
              </w:rPr>
              <w:t>56</w:t>
            </w:r>
            <w:r w:rsidR="00C54007">
              <w:rPr>
                <w:webHidden/>
              </w:rPr>
              <w:fldChar w:fldCharType="end"/>
            </w:r>
          </w:hyperlink>
        </w:p>
        <w:p w:rsidR="00C54007" w:rsidRDefault="004F5694" w14:paraId="49E84F76" w14:textId="47126755">
          <w:pPr>
            <w:pStyle w:val="TDC3"/>
            <w:rPr>
              <w:rFonts w:asciiTheme="minorHAnsi" w:hAnsiTheme="minorHAnsi" w:eastAsiaTheme="minorEastAsia" w:cstheme="minorBidi"/>
              <w:color w:val="auto"/>
              <w:szCs w:val="22"/>
              <w:lang w:val="es-ES" w:eastAsia="es-ES"/>
            </w:rPr>
          </w:pPr>
          <w:hyperlink w:history="1" w:anchor="_Toc97208330">
            <w:r w:rsidRPr="003C610B" w:rsidR="00C54007">
              <w:rPr>
                <w:rStyle w:val="Hipervnculo"/>
                <w:rFonts w:eastAsia="Calibri"/>
              </w:rPr>
              <w:t>9.2.1.1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Descripción De Campos</w:t>
            </w:r>
            <w:r w:rsidR="00C54007">
              <w:rPr>
                <w:webHidden/>
              </w:rPr>
              <w:tab/>
            </w:r>
            <w:r w:rsidR="00C54007">
              <w:rPr>
                <w:webHidden/>
              </w:rPr>
              <w:fldChar w:fldCharType="begin"/>
            </w:r>
            <w:r w:rsidR="00C54007">
              <w:rPr>
                <w:webHidden/>
              </w:rPr>
              <w:instrText xml:space="preserve"> PAGEREF _Toc97208330 \h </w:instrText>
            </w:r>
            <w:r w:rsidR="00C54007">
              <w:rPr>
                <w:webHidden/>
              </w:rPr>
            </w:r>
            <w:r w:rsidR="00C54007">
              <w:rPr>
                <w:webHidden/>
              </w:rPr>
              <w:fldChar w:fldCharType="separate"/>
            </w:r>
            <w:r w:rsidR="00C54007">
              <w:rPr>
                <w:webHidden/>
              </w:rPr>
              <w:t>56</w:t>
            </w:r>
            <w:r w:rsidR="00C54007">
              <w:rPr>
                <w:webHidden/>
              </w:rPr>
              <w:fldChar w:fldCharType="end"/>
            </w:r>
          </w:hyperlink>
        </w:p>
        <w:p w:rsidR="00C54007" w:rsidRDefault="004F5694" w14:paraId="703D5016" w14:textId="7163FC53">
          <w:pPr>
            <w:pStyle w:val="TDC3"/>
            <w:rPr>
              <w:rFonts w:asciiTheme="minorHAnsi" w:hAnsiTheme="minorHAnsi" w:eastAsiaTheme="minorEastAsia" w:cstheme="minorBidi"/>
              <w:color w:val="auto"/>
              <w:szCs w:val="22"/>
              <w:lang w:val="es-ES" w:eastAsia="es-ES"/>
            </w:rPr>
          </w:pPr>
          <w:hyperlink w:history="1" w:anchor="_Toc97208331">
            <w:r w:rsidRPr="003C610B" w:rsidR="00C54007">
              <w:rPr>
                <w:rStyle w:val="Hipervnculo"/>
                <w:rFonts w:eastAsia="Calibri"/>
              </w:rPr>
              <w:t>9.2.2</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Sociedades</w:t>
            </w:r>
            <w:r w:rsidR="00C54007">
              <w:rPr>
                <w:webHidden/>
              </w:rPr>
              <w:tab/>
            </w:r>
            <w:r w:rsidR="00C54007">
              <w:rPr>
                <w:webHidden/>
              </w:rPr>
              <w:fldChar w:fldCharType="begin"/>
            </w:r>
            <w:r w:rsidR="00C54007">
              <w:rPr>
                <w:webHidden/>
              </w:rPr>
              <w:instrText xml:space="preserve"> PAGEREF _Toc97208331 \h </w:instrText>
            </w:r>
            <w:r w:rsidR="00C54007">
              <w:rPr>
                <w:webHidden/>
              </w:rPr>
            </w:r>
            <w:r w:rsidR="00C54007">
              <w:rPr>
                <w:webHidden/>
              </w:rPr>
              <w:fldChar w:fldCharType="separate"/>
            </w:r>
            <w:r w:rsidR="00C54007">
              <w:rPr>
                <w:webHidden/>
              </w:rPr>
              <w:t>57</w:t>
            </w:r>
            <w:r w:rsidR="00C54007">
              <w:rPr>
                <w:webHidden/>
              </w:rPr>
              <w:fldChar w:fldCharType="end"/>
            </w:r>
          </w:hyperlink>
        </w:p>
        <w:p w:rsidR="00C54007" w:rsidRDefault="004F5694" w14:paraId="7B363D3F" w14:textId="7C9AE85B">
          <w:pPr>
            <w:pStyle w:val="TDC3"/>
            <w:rPr>
              <w:rFonts w:asciiTheme="minorHAnsi" w:hAnsiTheme="minorHAnsi" w:eastAsiaTheme="minorEastAsia" w:cstheme="minorBidi"/>
              <w:color w:val="auto"/>
              <w:szCs w:val="22"/>
              <w:lang w:val="es-ES" w:eastAsia="es-ES"/>
            </w:rPr>
          </w:pPr>
          <w:hyperlink w:history="1" w:anchor="_Toc97208332">
            <w:r w:rsidRPr="003C610B" w:rsidR="00C54007">
              <w:rPr>
                <w:rStyle w:val="Hipervnculo"/>
                <w:rFonts w:eastAsia="Calibri"/>
              </w:rPr>
              <w:t>9.2.2.1</w:t>
            </w:r>
            <w:r w:rsidR="00C54007">
              <w:rPr>
                <w:rFonts w:asciiTheme="minorHAnsi" w:hAnsiTheme="minorHAnsi" w:eastAsiaTheme="minorEastAsia" w:cstheme="minorBidi"/>
                <w:color w:val="auto"/>
                <w:szCs w:val="22"/>
                <w:lang w:val="es-ES" w:eastAsia="es-ES"/>
              </w:rPr>
              <w:tab/>
            </w:r>
            <w:r w:rsidRPr="003C610B" w:rsidR="00C54007">
              <w:rPr>
                <w:rStyle w:val="Hipervnculo"/>
                <w:rFonts w:eastAsia="Calibri"/>
              </w:rPr>
              <w:t>Descripción De Campos</w:t>
            </w:r>
            <w:r w:rsidR="00C54007">
              <w:rPr>
                <w:webHidden/>
              </w:rPr>
              <w:tab/>
            </w:r>
            <w:r w:rsidR="00C54007">
              <w:rPr>
                <w:webHidden/>
              </w:rPr>
              <w:fldChar w:fldCharType="begin"/>
            </w:r>
            <w:r w:rsidR="00C54007">
              <w:rPr>
                <w:webHidden/>
              </w:rPr>
              <w:instrText xml:space="preserve"> PAGEREF _Toc97208332 \h </w:instrText>
            </w:r>
            <w:r w:rsidR="00C54007">
              <w:rPr>
                <w:webHidden/>
              </w:rPr>
            </w:r>
            <w:r w:rsidR="00C54007">
              <w:rPr>
                <w:webHidden/>
              </w:rPr>
              <w:fldChar w:fldCharType="separate"/>
            </w:r>
            <w:r w:rsidR="00C54007">
              <w:rPr>
                <w:webHidden/>
              </w:rPr>
              <w:t>57</w:t>
            </w:r>
            <w:r w:rsidR="00C54007">
              <w:rPr>
                <w:webHidden/>
              </w:rPr>
              <w:fldChar w:fldCharType="end"/>
            </w:r>
          </w:hyperlink>
        </w:p>
        <w:p w:rsidR="00C54007" w:rsidRDefault="004F5694" w14:paraId="6AD89165" w14:textId="3F02F46D">
          <w:pPr>
            <w:pStyle w:val="TDC2"/>
            <w:rPr>
              <w:rFonts w:asciiTheme="minorHAnsi" w:hAnsiTheme="minorHAnsi" w:eastAsiaTheme="minorEastAsia" w:cstheme="minorBidi"/>
              <w:b w:val="0"/>
              <w:noProof/>
              <w:color w:val="auto"/>
              <w:sz w:val="22"/>
              <w:szCs w:val="22"/>
              <w:lang w:val="es-ES" w:eastAsia="es-ES"/>
            </w:rPr>
          </w:pPr>
          <w:hyperlink w:history="1" w:anchor="_Toc97208333">
            <w:r w:rsidRPr="003C610B" w:rsidR="00C54007">
              <w:rPr>
                <w:rStyle w:val="Hipervnculo"/>
                <w:rFonts w:eastAsia="Calibri"/>
                <w:noProof/>
              </w:rPr>
              <w:t>9.3</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TIPO DE EXPORTACIÓN</w:t>
            </w:r>
            <w:r w:rsidR="00C54007">
              <w:rPr>
                <w:noProof/>
                <w:webHidden/>
              </w:rPr>
              <w:tab/>
            </w:r>
            <w:r w:rsidR="00C54007">
              <w:rPr>
                <w:noProof/>
                <w:webHidden/>
              </w:rPr>
              <w:fldChar w:fldCharType="begin"/>
            </w:r>
            <w:r w:rsidR="00C54007">
              <w:rPr>
                <w:noProof/>
                <w:webHidden/>
              </w:rPr>
              <w:instrText xml:space="preserve"> PAGEREF _Toc97208333 \h </w:instrText>
            </w:r>
            <w:r w:rsidR="00C54007">
              <w:rPr>
                <w:noProof/>
                <w:webHidden/>
              </w:rPr>
            </w:r>
            <w:r w:rsidR="00C54007">
              <w:rPr>
                <w:noProof/>
                <w:webHidden/>
              </w:rPr>
              <w:fldChar w:fldCharType="separate"/>
            </w:r>
            <w:r w:rsidR="00C54007">
              <w:rPr>
                <w:noProof/>
                <w:webHidden/>
              </w:rPr>
              <w:t>58</w:t>
            </w:r>
            <w:r w:rsidR="00C54007">
              <w:rPr>
                <w:noProof/>
                <w:webHidden/>
              </w:rPr>
              <w:fldChar w:fldCharType="end"/>
            </w:r>
          </w:hyperlink>
        </w:p>
        <w:p w:rsidR="00C54007" w:rsidRDefault="004F5694" w14:paraId="114EC51B" w14:textId="1E914F14">
          <w:pPr>
            <w:pStyle w:val="TDC1"/>
            <w:rPr>
              <w:rFonts w:asciiTheme="minorHAnsi" w:hAnsiTheme="minorHAnsi" w:eastAsiaTheme="minorEastAsia" w:cstheme="minorBidi"/>
              <w:b w:val="0"/>
              <w:noProof/>
              <w:color w:val="auto"/>
              <w:sz w:val="22"/>
              <w:szCs w:val="22"/>
              <w:lang w:val="es-ES" w:eastAsia="es-ES"/>
            </w:rPr>
          </w:pPr>
          <w:hyperlink w:history="1" w:anchor="_Toc97208334">
            <w:r w:rsidRPr="003C610B" w:rsidR="00C54007">
              <w:rPr>
                <w:rStyle w:val="Hipervnculo"/>
                <w:rFonts w:eastAsia="Calibri"/>
                <w:noProof/>
              </w:rPr>
              <w:t>10</w:t>
            </w:r>
            <w:r w:rsidR="00C54007">
              <w:rPr>
                <w:rFonts w:asciiTheme="minorHAnsi" w:hAnsiTheme="minorHAnsi" w:eastAsiaTheme="minorEastAsia" w:cstheme="minorBidi"/>
                <w:b w:val="0"/>
                <w:noProof/>
                <w:color w:val="auto"/>
                <w:sz w:val="22"/>
                <w:szCs w:val="22"/>
                <w:lang w:val="es-ES" w:eastAsia="es-ES"/>
              </w:rPr>
              <w:tab/>
            </w:r>
            <w:r w:rsidRPr="003C610B" w:rsidR="00C54007">
              <w:rPr>
                <w:rStyle w:val="Hipervnculo"/>
                <w:rFonts w:eastAsia="Calibri"/>
                <w:noProof/>
              </w:rPr>
              <w:t>ACEPTACIÓN</w:t>
            </w:r>
            <w:r w:rsidR="00C54007">
              <w:rPr>
                <w:noProof/>
                <w:webHidden/>
              </w:rPr>
              <w:tab/>
            </w:r>
            <w:r w:rsidR="00C54007">
              <w:rPr>
                <w:noProof/>
                <w:webHidden/>
              </w:rPr>
              <w:fldChar w:fldCharType="begin"/>
            </w:r>
            <w:r w:rsidR="00C54007">
              <w:rPr>
                <w:noProof/>
                <w:webHidden/>
              </w:rPr>
              <w:instrText xml:space="preserve"> PAGEREF _Toc97208334 \h </w:instrText>
            </w:r>
            <w:r w:rsidR="00C54007">
              <w:rPr>
                <w:noProof/>
                <w:webHidden/>
              </w:rPr>
            </w:r>
            <w:r w:rsidR="00C54007">
              <w:rPr>
                <w:noProof/>
                <w:webHidden/>
              </w:rPr>
              <w:fldChar w:fldCharType="separate"/>
            </w:r>
            <w:r w:rsidR="00C54007">
              <w:rPr>
                <w:noProof/>
                <w:webHidden/>
              </w:rPr>
              <w:t>59</w:t>
            </w:r>
            <w:r w:rsidR="00C54007">
              <w:rPr>
                <w:noProof/>
                <w:webHidden/>
              </w:rPr>
              <w:fldChar w:fldCharType="end"/>
            </w:r>
          </w:hyperlink>
        </w:p>
        <w:p w:rsidRPr="00343230" w:rsidR="009C3989" w:rsidRDefault="009C3989" w14:paraId="42384AFD" w14:textId="15EC6890">
          <w:r w:rsidRPr="00705674">
            <w:rPr>
              <w:b/>
              <w:bCs/>
              <w:lang w:val="es-ES"/>
            </w:rPr>
            <w:fldChar w:fldCharType="end"/>
          </w:r>
        </w:p>
      </w:sdtContent>
    </w:sdt>
    <w:p w:rsidRPr="00343230" w:rsidR="00AB06F3" w:rsidP="000E5789" w:rsidRDefault="003C0B48" w14:paraId="04A1998A" w14:textId="77777777">
      <w:r w:rsidRPr="00343230">
        <w:rPr>
          <w:rFonts w:cs="Arial"/>
          <w:szCs w:val="20"/>
        </w:rPr>
        <w:fldChar w:fldCharType="begin"/>
      </w:r>
      <w:r w:rsidRPr="00343230">
        <w:rPr>
          <w:rFonts w:cs="Arial"/>
          <w:szCs w:val="20"/>
        </w:rPr>
        <w:instrText xml:space="preserve"> TOC </w:instrText>
      </w:r>
      <w:r w:rsidRPr="00343230">
        <w:rPr>
          <w:rFonts w:cs="Arial"/>
          <w:szCs w:val="20"/>
        </w:rPr>
        <w:fldChar w:fldCharType="separate"/>
      </w:r>
    </w:p>
    <w:p w:rsidRPr="00343230" w:rsidR="00001F74" w:rsidP="000E5789" w:rsidRDefault="003C0B48" w14:paraId="3A7C674D" w14:textId="77777777">
      <w:pPr>
        <w:rPr>
          <w:rFonts w:cs="Arial"/>
          <w:szCs w:val="22"/>
        </w:rPr>
        <w:sectPr w:rsidRPr="00343230" w:rsidR="00001F74" w:rsidSect="00CB0BC4">
          <w:headerReference w:type="default" r:id="rId18"/>
          <w:type w:val="continuous"/>
          <w:pgSz w:w="11906" w:h="16838" w:orient="portrait" w:code="9"/>
          <w:pgMar w:top="1843" w:right="1133" w:bottom="993" w:left="1134" w:header="0" w:footer="567" w:gutter="0"/>
          <w:cols w:space="720"/>
          <w:docGrid w:linePitch="360"/>
        </w:sectPr>
      </w:pPr>
      <w:r w:rsidRPr="00343230">
        <w:rPr>
          <w:rFonts w:cs="Arial"/>
          <w:szCs w:val="20"/>
        </w:rPr>
        <w:fldChar w:fldCharType="end"/>
      </w:r>
    </w:p>
    <w:p w:rsidRPr="00965136" w:rsidR="001D43DD" w:rsidP="001D43DD" w:rsidRDefault="00254643" w14:paraId="2C1ECE02" w14:textId="41DD0DC6">
      <w:pPr>
        <w:pStyle w:val="1TituloH1"/>
      </w:pPr>
      <w:bookmarkStart w:name="_Toc97208246" w:id="7"/>
      <w:bookmarkStart w:name="_Toc405199544" w:id="8"/>
      <w:bookmarkStart w:name="_Toc25594793" w:id="9"/>
      <w:bookmarkStart w:name="_Toc325644645" w:id="10"/>
      <w:bookmarkStart w:name="_Toc467783947" w:id="11"/>
      <w:bookmarkStart w:name="_Toc525820271" w:id="12"/>
      <w:r w:rsidRPr="00965136">
        <w:t>OBJETIVO DEL DOCUMENTO</w:t>
      </w:r>
      <w:bookmarkEnd w:id="7"/>
    </w:p>
    <w:p w:rsidRPr="00965136" w:rsidR="001D43DD" w:rsidP="001D43DD" w:rsidRDefault="001D43DD" w14:paraId="34D1DED2" w14:textId="77777777">
      <w:pPr>
        <w:pStyle w:val="Sinespaciado"/>
      </w:pPr>
    </w:p>
    <w:p w:rsidRPr="00965136" w:rsidR="006D4F3A" w:rsidP="0039541F" w:rsidRDefault="006D4F3A" w14:paraId="0B3EC999" w14:textId="4BBA9411">
      <w:pPr>
        <w:rPr>
          <w:rStyle w:val="normaltextrun"/>
          <w:rFonts w:cs="Segoe UI"/>
          <w:szCs w:val="22"/>
          <w:lang w:val="es-ES"/>
        </w:rPr>
      </w:pPr>
      <w:r w:rsidRPr="00965136">
        <w:rPr>
          <w:rStyle w:val="normaltextrun"/>
          <w:rFonts w:cs="Segoe UI"/>
          <w:szCs w:val="22"/>
          <w:lang w:val="es-ES"/>
        </w:rPr>
        <w:t xml:space="preserve">El propósito de este documento es </w:t>
      </w:r>
      <w:r w:rsidR="00CC4CC2">
        <w:rPr>
          <w:rStyle w:val="normaltextrun"/>
          <w:rFonts w:cs="Segoe UI"/>
          <w:szCs w:val="22"/>
          <w:lang w:val="es-ES"/>
        </w:rPr>
        <w:t>detallar las distintas interfaces que se establecerán entre la aplicación</w:t>
      </w:r>
      <w:r w:rsidRPr="00965136">
        <w:rPr>
          <w:rStyle w:val="normaltextrun"/>
          <w:rFonts w:cs="Segoe UI"/>
          <w:szCs w:val="22"/>
          <w:lang w:val="es-ES"/>
        </w:rPr>
        <w:t xml:space="preserve"> Meta4 HR </w:t>
      </w:r>
      <w:r w:rsidR="00CC4CC2">
        <w:rPr>
          <w:rStyle w:val="normaltextrun"/>
          <w:rFonts w:cs="Segoe UI"/>
          <w:szCs w:val="22"/>
          <w:lang w:val="es-ES"/>
        </w:rPr>
        <w:t>y otros sistemas de</w:t>
      </w:r>
      <w:r w:rsidRPr="00965136">
        <w:rPr>
          <w:rStyle w:val="normaltextrun"/>
          <w:rFonts w:cs="Segoe UI"/>
          <w:szCs w:val="22"/>
          <w:lang w:val="es-ES"/>
        </w:rPr>
        <w:t xml:space="preserve"> </w:t>
      </w:r>
      <w:r w:rsidR="00A149AC">
        <w:rPr>
          <w:rStyle w:val="normaltextrun"/>
          <w:rFonts w:cs="Segoe UI"/>
          <w:szCs w:val="22"/>
          <w:lang w:val="es-ES"/>
        </w:rPr>
        <w:t>Saint-Gobain</w:t>
      </w:r>
      <w:r w:rsidR="00CC4CC2">
        <w:rPr>
          <w:rStyle w:val="normaltextrun"/>
          <w:rFonts w:cs="Segoe UI"/>
          <w:szCs w:val="22"/>
          <w:lang w:val="es-ES"/>
        </w:rPr>
        <w:t xml:space="preserve"> o externos.</w:t>
      </w:r>
    </w:p>
    <w:p w:rsidRPr="00CC4CC2" w:rsidR="00CC4CC2" w:rsidP="00CC4CC2" w:rsidRDefault="00CC4CC2" w14:paraId="7036E18D" w14:textId="72B92DD7">
      <w:pPr>
        <w:rPr>
          <w:rStyle w:val="normaltextrun"/>
          <w:rFonts w:cs="Segoe UI"/>
          <w:szCs w:val="22"/>
          <w:lang w:val="es-ES"/>
        </w:rPr>
      </w:pPr>
      <w:r w:rsidRPr="00CC4CC2">
        <w:rPr>
          <w:rStyle w:val="normaltextrun"/>
          <w:rFonts w:cs="Segoe UI"/>
          <w:szCs w:val="22"/>
          <w:lang w:val="es-ES"/>
        </w:rPr>
        <w:t xml:space="preserve">Los capítulos del documento se corresponden con </w:t>
      </w:r>
      <w:r>
        <w:rPr>
          <w:rStyle w:val="normaltextrun"/>
          <w:rFonts w:cs="Segoe UI"/>
          <w:szCs w:val="22"/>
          <w:lang w:val="es-ES"/>
        </w:rPr>
        <w:t>cada una de estas</w:t>
      </w:r>
      <w:r w:rsidRPr="00CC4CC2">
        <w:rPr>
          <w:rStyle w:val="normaltextrun"/>
          <w:rFonts w:cs="Segoe UI"/>
          <w:szCs w:val="22"/>
          <w:lang w:val="es-ES"/>
        </w:rPr>
        <w:t xml:space="preserve"> interface</w:t>
      </w:r>
      <w:r>
        <w:rPr>
          <w:rStyle w:val="normaltextrun"/>
          <w:rFonts w:cs="Segoe UI"/>
          <w:szCs w:val="22"/>
          <w:lang w:val="es-ES"/>
        </w:rPr>
        <w:t>s</w:t>
      </w:r>
      <w:r w:rsidRPr="00CC4CC2">
        <w:rPr>
          <w:rStyle w:val="normaltextrun"/>
          <w:rFonts w:cs="Segoe UI"/>
          <w:szCs w:val="22"/>
          <w:lang w:val="es-ES"/>
        </w:rPr>
        <w:t xml:space="preserve"> </w:t>
      </w:r>
      <w:r>
        <w:rPr>
          <w:rStyle w:val="normaltextrun"/>
          <w:rFonts w:cs="Segoe UI"/>
          <w:szCs w:val="22"/>
          <w:lang w:val="es-ES"/>
        </w:rPr>
        <w:t>; e</w:t>
      </w:r>
      <w:r w:rsidRPr="00CC4CC2">
        <w:rPr>
          <w:rStyle w:val="normaltextrun"/>
          <w:rFonts w:cs="Segoe UI"/>
          <w:szCs w:val="22"/>
          <w:lang w:val="es-ES"/>
        </w:rPr>
        <w:t>n los subapartados de cada capítulo se dará respuesta a las siguientes cuestiones:</w:t>
      </w:r>
    </w:p>
    <w:p w:rsidRPr="00CC4CC2" w:rsidR="00CC4CC2" w:rsidP="00CC4CC2" w:rsidRDefault="00CC4CC2" w14:paraId="0477C6C0" w14:textId="4B703CE6">
      <w:pPr>
        <w:pStyle w:val="Bullet1Cegid"/>
        <w:numPr>
          <w:ilvl w:val="0"/>
          <w:numId w:val="8"/>
        </w:numPr>
        <w:ind w:left="714" w:hanging="357"/>
        <w:rPr>
          <w:lang w:val="es-ES"/>
        </w:rPr>
      </w:pPr>
      <w:r w:rsidRPr="00CC4CC2">
        <w:rPr>
          <w:lang w:val="es-ES"/>
        </w:rPr>
        <w:t>Formato del fichero</w:t>
      </w:r>
    </w:p>
    <w:p w:rsidRPr="00CC4CC2" w:rsidR="00CC4CC2" w:rsidP="00CC4CC2" w:rsidRDefault="00CC4CC2" w14:paraId="02107637" w14:textId="5FD6D9AB">
      <w:pPr>
        <w:pStyle w:val="Bullet1Cegid"/>
        <w:numPr>
          <w:ilvl w:val="0"/>
          <w:numId w:val="8"/>
        </w:numPr>
        <w:ind w:left="714" w:hanging="357"/>
        <w:rPr>
          <w:lang w:val="es-ES"/>
        </w:rPr>
      </w:pPr>
      <w:r w:rsidRPr="00CC4CC2">
        <w:rPr>
          <w:lang w:val="es-ES"/>
        </w:rPr>
        <w:t>Descripción funcional de la interfaz</w:t>
      </w:r>
    </w:p>
    <w:p w:rsidRPr="00CC4CC2" w:rsidR="00CC4CC2" w:rsidP="00CC4CC2" w:rsidRDefault="00CC4CC2" w14:paraId="4C93D3E0" w14:textId="74FB2E89">
      <w:pPr>
        <w:pStyle w:val="Bullet1Cegid"/>
        <w:numPr>
          <w:ilvl w:val="0"/>
          <w:numId w:val="8"/>
        </w:numPr>
        <w:ind w:left="714" w:hanging="357"/>
        <w:rPr>
          <w:lang w:val="es-ES"/>
        </w:rPr>
      </w:pPr>
      <w:r w:rsidRPr="00CC4CC2">
        <w:rPr>
          <w:lang w:val="es-ES"/>
        </w:rPr>
        <w:t>Descripción de los campos a diferentes niveles:</w:t>
      </w:r>
    </w:p>
    <w:p w:rsidRPr="00CC4CC2" w:rsidR="00CC4CC2" w:rsidP="00CC4CC2" w:rsidRDefault="00CC4CC2" w14:paraId="5E34258C" w14:textId="3FE3CB29">
      <w:pPr>
        <w:pStyle w:val="Bullet1Cegid"/>
        <w:numPr>
          <w:ilvl w:val="1"/>
          <w:numId w:val="8"/>
        </w:numPr>
        <w:rPr>
          <w:lang w:val="es-ES"/>
        </w:rPr>
      </w:pPr>
      <w:r w:rsidRPr="00CC4CC2">
        <w:rPr>
          <w:lang w:val="es-ES"/>
        </w:rPr>
        <w:t>Descripción funcional</w:t>
      </w:r>
    </w:p>
    <w:p w:rsidRPr="00CC4CC2" w:rsidR="00CC4CC2" w:rsidP="00CC4CC2" w:rsidRDefault="00CC4CC2" w14:paraId="11914F4B" w14:textId="0B43AC17">
      <w:pPr>
        <w:pStyle w:val="Bullet1Cegid"/>
        <w:numPr>
          <w:ilvl w:val="1"/>
          <w:numId w:val="8"/>
        </w:numPr>
        <w:rPr>
          <w:lang w:val="es-ES"/>
        </w:rPr>
      </w:pPr>
      <w:r w:rsidRPr="00CC4CC2">
        <w:rPr>
          <w:lang w:val="es-ES"/>
        </w:rPr>
        <w:t>Descripción técnica: a nivel de formato</w:t>
      </w:r>
    </w:p>
    <w:p w:rsidRPr="00CC4CC2" w:rsidR="00CC4CC2" w:rsidP="00CC4CC2" w:rsidRDefault="00CC4CC2" w14:paraId="0E9BA526" w14:textId="769AE613">
      <w:pPr>
        <w:pStyle w:val="Bullet1Cegid"/>
        <w:numPr>
          <w:ilvl w:val="1"/>
          <w:numId w:val="8"/>
        </w:numPr>
        <w:rPr>
          <w:lang w:val="es-ES"/>
        </w:rPr>
      </w:pPr>
      <w:r w:rsidRPr="00CC4CC2">
        <w:rPr>
          <w:lang w:val="es-ES"/>
        </w:rPr>
        <w:t>Tabulación: si llevan asociada tabla de referencia</w:t>
      </w:r>
    </w:p>
    <w:p w:rsidRPr="00CC4CC2" w:rsidR="00CC4CC2" w:rsidP="00CC4CC2" w:rsidRDefault="00CC4CC2" w14:paraId="041B5F6D" w14:textId="5F55A9E7">
      <w:pPr>
        <w:pStyle w:val="Bullet1Cegid"/>
        <w:numPr>
          <w:ilvl w:val="1"/>
          <w:numId w:val="8"/>
        </w:numPr>
        <w:rPr>
          <w:lang w:val="es-ES"/>
        </w:rPr>
      </w:pPr>
      <w:r w:rsidRPr="00CC4CC2">
        <w:rPr>
          <w:lang w:val="es-ES"/>
        </w:rPr>
        <w:t>Transcodificación: si fuese necesario</w:t>
      </w:r>
    </w:p>
    <w:p w:rsidRPr="0074267B" w:rsidR="006D4F3A" w:rsidP="00CC4CC2" w:rsidRDefault="00CC4CC2" w14:paraId="1695EEF7" w14:textId="3712E4E6">
      <w:pPr>
        <w:pStyle w:val="Bullet1Cegid"/>
        <w:numPr>
          <w:ilvl w:val="1"/>
          <w:numId w:val="8"/>
        </w:numPr>
        <w:rPr>
          <w:lang w:val="es-ES"/>
        </w:rPr>
      </w:pPr>
      <w:r w:rsidRPr="00CC4CC2">
        <w:rPr>
          <w:lang w:val="es-ES"/>
        </w:rPr>
        <w:t>Frecuencia de ejecución y aspectos relacionados con la programación</w:t>
      </w:r>
    </w:p>
    <w:p w:rsidR="00CC4CC2" w:rsidP="00CC4CC2" w:rsidRDefault="00CC4CC2" w14:paraId="370AC280" w14:textId="32D486D6">
      <w:pPr>
        <w:rPr>
          <w:rStyle w:val="normaltextrun"/>
          <w:rFonts w:cs="Segoe UI"/>
          <w:szCs w:val="22"/>
          <w:lang w:val="es-ES"/>
        </w:rPr>
      </w:pPr>
    </w:p>
    <w:p w:rsidRPr="0074267B" w:rsidR="001127C8" w:rsidP="00C45B27" w:rsidRDefault="00CC4CC2" w14:paraId="352B0FA2" w14:textId="72200B36">
      <w:pPr>
        <w:rPr>
          <w:lang w:val="es-ES"/>
        </w:rPr>
      </w:pPr>
      <w:r w:rsidRPr="00CC4CC2">
        <w:rPr>
          <w:rStyle w:val="normaltextrun"/>
          <w:rFonts w:cs="Segoe UI"/>
          <w:szCs w:val="22"/>
          <w:lang w:val="es-ES"/>
        </w:rPr>
        <w:t>*Nota: Todas las imágenes utilizadas en el presente documento que hagan referencia a pantallas de META4 HR tienen como objetivo facilitar su lectura para su validación. Son meramente informativas y los códigos muestren a nivel de tablas de referencia, no tienen por qué tener reflejo en la configuración realizada en los entornos de Producción.</w:t>
      </w:r>
      <w:r w:rsidRPr="0074267B" w:rsidR="00C45B27">
        <w:rPr>
          <w:lang w:val="es-ES"/>
        </w:rPr>
        <w:t xml:space="preserve"> </w:t>
      </w:r>
    </w:p>
    <w:p w:rsidRPr="00965136" w:rsidR="0038665B" w:rsidP="0038665B" w:rsidRDefault="0038665B" w14:paraId="6954C689" w14:textId="77777777">
      <w:pPr>
        <w:rPr>
          <w:lang w:val="es-ES"/>
        </w:rPr>
      </w:pPr>
    </w:p>
    <w:p w:rsidR="0038665B" w:rsidP="0038665B" w:rsidRDefault="0038665B" w14:paraId="7451663C" w14:textId="496D35A4">
      <w:pPr>
        <w:pStyle w:val="BulletNaranja"/>
        <w:numPr>
          <w:ilvl w:val="0"/>
          <w:numId w:val="0"/>
        </w:numPr>
        <w:ind w:left="924" w:hanging="357"/>
      </w:pPr>
    </w:p>
    <w:p w:rsidRPr="0074267B" w:rsidR="00627F0A" w:rsidP="00627F0A" w:rsidRDefault="00627F0A" w14:paraId="0715AEC1" w14:textId="77777777">
      <w:pPr>
        <w:rPr>
          <w:lang w:val="es-ES"/>
        </w:rPr>
      </w:pPr>
      <w:r w:rsidRPr="00343230">
        <w:rPr>
          <w:rFonts w:cs="Arial"/>
          <w:szCs w:val="20"/>
        </w:rPr>
        <w:fldChar w:fldCharType="begin"/>
      </w:r>
      <w:r w:rsidRPr="0074267B">
        <w:rPr>
          <w:rFonts w:cs="Arial"/>
          <w:szCs w:val="20"/>
          <w:lang w:val="es-ES"/>
        </w:rPr>
        <w:instrText xml:space="preserve"> TOC </w:instrText>
      </w:r>
      <w:r w:rsidRPr="00343230">
        <w:rPr>
          <w:rFonts w:cs="Arial"/>
          <w:szCs w:val="20"/>
        </w:rPr>
        <w:fldChar w:fldCharType="separate"/>
      </w:r>
    </w:p>
    <w:p w:rsidRPr="0074267B" w:rsidR="00627F0A" w:rsidP="00627F0A" w:rsidRDefault="00627F0A" w14:paraId="65DDD5E3" w14:textId="77777777">
      <w:pPr>
        <w:rPr>
          <w:rFonts w:cs="Arial"/>
          <w:szCs w:val="22"/>
          <w:lang w:val="es-ES"/>
        </w:rPr>
        <w:sectPr w:rsidRPr="0074267B" w:rsidR="00627F0A" w:rsidSect="00CB0BC4">
          <w:headerReference w:type="default" r:id="rId19"/>
          <w:type w:val="continuous"/>
          <w:pgSz w:w="11906" w:h="16838" w:orient="portrait" w:code="9"/>
          <w:pgMar w:top="1843" w:right="1133" w:bottom="993" w:left="1134" w:header="0" w:footer="567" w:gutter="0"/>
          <w:cols w:space="720"/>
          <w:docGrid w:linePitch="360"/>
        </w:sectPr>
      </w:pPr>
      <w:r w:rsidRPr="00343230">
        <w:rPr>
          <w:rFonts w:cs="Arial"/>
          <w:szCs w:val="20"/>
        </w:rPr>
        <w:fldChar w:fldCharType="end"/>
      </w:r>
    </w:p>
    <w:p w:rsidRPr="00965136" w:rsidR="00627F0A" w:rsidP="00627F0A" w:rsidRDefault="00627F0A" w14:paraId="0A635303" w14:textId="05525353">
      <w:pPr>
        <w:pStyle w:val="1TituloH1"/>
      </w:pPr>
      <w:bookmarkStart w:name="_Toc97208247" w:id="13"/>
      <w:r>
        <w:t>CONSIDERACIONES GENERALES</w:t>
      </w:r>
      <w:bookmarkEnd w:id="13"/>
    </w:p>
    <w:p w:rsidRPr="00965136" w:rsidR="00627F0A" w:rsidP="00627F0A" w:rsidRDefault="00627F0A" w14:paraId="1F7462FF" w14:textId="77777777">
      <w:pPr>
        <w:pStyle w:val="Sinespaciado"/>
      </w:pPr>
    </w:p>
    <w:p w:rsidRPr="00965136" w:rsidR="00627F0A" w:rsidP="00627F0A" w:rsidRDefault="00E74F8D" w14:paraId="3D35AF41" w14:textId="694F59A9">
      <w:pPr>
        <w:pStyle w:val="2TituloH2"/>
      </w:pPr>
      <w:bookmarkStart w:name="_Toc97208248" w:id="14"/>
      <w:r>
        <w:t>Enfoque</w:t>
      </w:r>
      <w:bookmarkEnd w:id="14"/>
    </w:p>
    <w:p w:rsidR="00874302" w:rsidP="00874302" w:rsidRDefault="00874302" w14:paraId="45265B8A" w14:textId="77777777">
      <w:pPr>
        <w:pStyle w:val="BulletNaranja"/>
        <w:numPr>
          <w:ilvl w:val="0"/>
          <w:numId w:val="0"/>
        </w:numPr>
        <w:jc w:val="both"/>
        <w:rPr>
          <w:lang w:eastAsia="en-US"/>
        </w:rPr>
      </w:pPr>
      <w:r>
        <w:rPr>
          <w:lang w:eastAsia="en-US"/>
        </w:rPr>
        <w:t>Para todos los interfaces considerados se utilizará la herramienta de exportaciones de Meta4.</w:t>
      </w:r>
    </w:p>
    <w:p w:rsidR="00627F0A" w:rsidP="00874302" w:rsidRDefault="00874302" w14:paraId="7DAFB575" w14:textId="7D8CC0EB">
      <w:pPr>
        <w:pStyle w:val="BulletNaranja"/>
        <w:numPr>
          <w:ilvl w:val="0"/>
          <w:numId w:val="0"/>
        </w:numPr>
        <w:jc w:val="both"/>
        <w:rPr>
          <w:lang w:eastAsia="en-US"/>
        </w:rPr>
      </w:pPr>
      <w:r>
        <w:rPr>
          <w:lang w:eastAsia="en-US"/>
        </w:rPr>
        <w:t>Esta herramienta permite por un lado exportar una “foto fija” incluyendo un conjunto de empleados activos a cierta fecha o en cierto período de fechas; esto aplicará para aquellos interfaces en los que el sistema receptor se encargará de la comparación entre los datos recibidos y los que posee, o bien de “limpiar” sus datos para recargarlos.</w:t>
      </w:r>
    </w:p>
    <w:p w:rsidR="00874302" w:rsidP="00874302" w:rsidRDefault="00874302" w14:paraId="1BD1E0F3" w14:textId="400E6A78">
      <w:pPr>
        <w:pStyle w:val="BulletNaranja"/>
        <w:numPr>
          <w:ilvl w:val="0"/>
          <w:numId w:val="0"/>
        </w:numPr>
        <w:jc w:val="both"/>
        <w:rPr>
          <w:lang w:eastAsia="en-US"/>
        </w:rPr>
      </w:pPr>
      <w:r>
        <w:rPr>
          <w:lang w:eastAsia="en-US"/>
        </w:rPr>
        <w:t>Por otro lado, la herramienta permite exportar los cambios producidos desde la última exportación, generando archivos incrementales que tendrán que ser procesados por el sistema receptor siguiendo el orden temporal en el que fueron recibidos.</w:t>
      </w:r>
    </w:p>
    <w:p w:rsidR="00874302" w:rsidP="00874302" w:rsidRDefault="00874302" w14:paraId="4D6E3AE9" w14:textId="606AD0FC">
      <w:pPr>
        <w:pStyle w:val="BulletNaranja"/>
        <w:numPr>
          <w:ilvl w:val="0"/>
          <w:numId w:val="0"/>
        </w:numPr>
        <w:jc w:val="both"/>
        <w:rPr>
          <w:lang w:eastAsia="en-US"/>
        </w:rPr>
      </w:pPr>
      <w:r>
        <w:rPr>
          <w:lang w:eastAsia="en-US"/>
        </w:rPr>
        <w:t xml:space="preserve">En principio la salida de una exportación se corresponde con el resultado de una consulta, es decir una serie de líneas que se corresponden con los registros que devuelve una sentencia </w:t>
      </w:r>
      <w:proofErr w:type="spellStart"/>
      <w:r w:rsidRPr="00874302">
        <w:rPr>
          <w:i/>
          <w:iCs/>
          <w:lang w:eastAsia="en-US"/>
        </w:rPr>
        <w:t>Select</w:t>
      </w:r>
      <w:proofErr w:type="spellEnd"/>
      <w:r>
        <w:rPr>
          <w:lang w:eastAsia="en-US"/>
        </w:rPr>
        <w:t xml:space="preserve"> (es decir, el contenido del archivo es análogo al contenido de una </w:t>
      </w:r>
      <w:r w:rsidRPr="00874302">
        <w:rPr>
          <w:i/>
          <w:iCs/>
          <w:lang w:eastAsia="en-US"/>
        </w:rPr>
        <w:t>vista</w:t>
      </w:r>
      <w:r>
        <w:rPr>
          <w:lang w:eastAsia="en-US"/>
        </w:rPr>
        <w:t>). La exportación puede también componerse de una serie de consultas, cuyo contenido se exportaría en distintas pestañas de un archivo Excel.</w:t>
      </w:r>
    </w:p>
    <w:p w:rsidR="00874302" w:rsidP="00874302" w:rsidRDefault="00874302" w14:paraId="04174A8D" w14:textId="4041B349">
      <w:pPr>
        <w:pStyle w:val="BulletNaranja"/>
        <w:numPr>
          <w:ilvl w:val="0"/>
          <w:numId w:val="0"/>
        </w:numPr>
        <w:jc w:val="both"/>
        <w:rPr>
          <w:lang w:eastAsia="en-US"/>
        </w:rPr>
      </w:pPr>
      <w:r>
        <w:rPr>
          <w:lang w:eastAsia="en-US"/>
        </w:rPr>
        <w:t xml:space="preserve">Ahora bien, en algún caso (particularmente para el caso de la interface con </w:t>
      </w:r>
      <w:proofErr w:type="spellStart"/>
      <w:r>
        <w:rPr>
          <w:lang w:eastAsia="en-US"/>
        </w:rPr>
        <w:t>PeopleGroup</w:t>
      </w:r>
      <w:proofErr w:type="spellEnd"/>
      <w:r>
        <w:rPr>
          <w:lang w:eastAsia="en-US"/>
        </w:rPr>
        <w:t xml:space="preserve">), la salida que se necesita es una combinación de los de las distintas </w:t>
      </w:r>
      <w:proofErr w:type="spellStart"/>
      <w:r w:rsidRPr="00874302">
        <w:rPr>
          <w:i/>
          <w:iCs/>
          <w:lang w:eastAsia="en-US"/>
        </w:rPr>
        <w:t>Selects</w:t>
      </w:r>
      <w:proofErr w:type="spellEnd"/>
      <w:r>
        <w:rPr>
          <w:lang w:eastAsia="en-US"/>
        </w:rPr>
        <w:t>, formando una estructura no necesariamente lineal</w:t>
      </w:r>
      <w:r w:rsidR="00880913">
        <w:rPr>
          <w:lang w:eastAsia="en-US"/>
        </w:rPr>
        <w:t xml:space="preserve"> y aplicando distintas condiciones lógicas. Este tipo de resultado se obtendrá aplicando un </w:t>
      </w:r>
      <w:proofErr w:type="spellStart"/>
      <w:r w:rsidR="00880913">
        <w:rPr>
          <w:lang w:eastAsia="en-US"/>
        </w:rPr>
        <w:t>pos-proceso</w:t>
      </w:r>
      <w:proofErr w:type="spellEnd"/>
      <w:r w:rsidR="00880913">
        <w:rPr>
          <w:lang w:eastAsia="en-US"/>
        </w:rPr>
        <w:t xml:space="preserve"> a la salida “en bruto” de las consultas, a través de la herramienta ETL Talend. Esta herramienta también se utilizará para el caso en que el formato del archivo de salida necesite ser transformado para adecuarse a las necesidades de Saint-Gobain.</w:t>
      </w:r>
    </w:p>
    <w:p w:rsidRPr="00965136" w:rsidR="00E74F8D" w:rsidP="00E74F8D" w:rsidRDefault="00E74F8D" w14:paraId="7A10D9A1" w14:textId="48BEBC35">
      <w:pPr>
        <w:pStyle w:val="2TituloH2"/>
      </w:pPr>
      <w:bookmarkStart w:name="_Toc97208249" w:id="15"/>
      <w:r>
        <w:t>Generación y frecuencia</w:t>
      </w:r>
      <w:bookmarkEnd w:id="15"/>
    </w:p>
    <w:p w:rsidR="00E74F8D" w:rsidP="00D20D39" w:rsidRDefault="00880913" w14:paraId="7379DF82" w14:textId="0386A2F0">
      <w:pPr>
        <w:pStyle w:val="BulletNaranja"/>
        <w:numPr>
          <w:ilvl w:val="0"/>
          <w:numId w:val="0"/>
        </w:numPr>
        <w:jc w:val="both"/>
        <w:rPr>
          <w:lang w:eastAsia="en-US"/>
        </w:rPr>
      </w:pPr>
      <w:r>
        <w:rPr>
          <w:lang w:eastAsia="en-US"/>
        </w:rPr>
        <w:t>La frecuencia de exportación, así como los horarios de generación de los archivos de interface, se definirán inicialmente con parámetros análogos a los actualmente utilizados (diaria, semanal, etc.); esto no es en cualquier caso un elemento relevante del diseño ya que puede ser modificado fácilmente por el usuario final desde el área de configuración.</w:t>
      </w:r>
    </w:p>
    <w:p w:rsidR="002E5F83" w:rsidP="00880913" w:rsidRDefault="002E5F83" w14:paraId="5F258ABB" w14:textId="3E4814F4">
      <w:pPr>
        <w:pStyle w:val="BulletNaranja"/>
        <w:numPr>
          <w:ilvl w:val="0"/>
          <w:numId w:val="0"/>
        </w:numPr>
        <w:rPr>
          <w:lang w:eastAsia="en-US"/>
        </w:rPr>
      </w:pPr>
    </w:p>
    <w:tbl>
      <w:tblPr>
        <w:tblStyle w:val="Cegid"/>
        <w:tblW w:w="6237" w:type="dxa"/>
        <w:jc w:val="center"/>
        <w:tblLook w:val="04A0" w:firstRow="1" w:lastRow="0" w:firstColumn="1" w:lastColumn="0" w:noHBand="0" w:noVBand="1"/>
      </w:tblPr>
      <w:tblGrid>
        <w:gridCol w:w="1985"/>
        <w:gridCol w:w="940"/>
        <w:gridCol w:w="1189"/>
        <w:gridCol w:w="2123"/>
      </w:tblGrid>
      <w:tr w:rsidRPr="00D20D39" w:rsidR="00D20D39" w:rsidTr="00D20D39" w14:paraId="26BA5A2E"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tcW w:w="1985" w:type="dxa"/>
            <w:noWrap/>
            <w:hideMark/>
          </w:tcPr>
          <w:p w:rsidRPr="00D20D39" w:rsidR="00D20D39" w:rsidP="00D20D39" w:rsidRDefault="00D20D39" w14:paraId="289871F0" w14:textId="77777777">
            <w:pPr>
              <w:suppressAutoHyphens w:val="0"/>
              <w:spacing w:after="0"/>
              <w:jc w:val="left"/>
              <w:rPr>
                <w:rFonts w:ascii="Calibri" w:hAnsi="Calibri" w:cs="Calibri"/>
                <w:b/>
                <w:bCs/>
                <w:color w:val="000000"/>
                <w:szCs w:val="22"/>
                <w:lang w:val="es-ES" w:eastAsia="es-ES"/>
              </w:rPr>
            </w:pPr>
            <w:r w:rsidRPr="00D20D39">
              <w:rPr>
                <w:rFonts w:ascii="Calibri" w:hAnsi="Calibri" w:cs="Calibri"/>
                <w:b/>
                <w:bCs/>
                <w:color w:val="000000"/>
                <w:szCs w:val="22"/>
                <w:lang w:val="es-ES" w:eastAsia="es-ES"/>
              </w:rPr>
              <w:t>NOMBRE</w:t>
            </w:r>
          </w:p>
        </w:tc>
        <w:tc>
          <w:tcPr>
            <w:tcW w:w="940" w:type="dxa"/>
            <w:noWrap/>
            <w:hideMark/>
          </w:tcPr>
          <w:p w:rsidRPr="00D20D39" w:rsidR="00D20D39" w:rsidP="00D20D39" w:rsidRDefault="00D20D39" w14:paraId="7B57BABB" w14:textId="77777777">
            <w:pPr>
              <w:suppressAutoHyphens w:val="0"/>
              <w:spacing w:after="0"/>
              <w:jc w:val="left"/>
              <w:rPr>
                <w:rFonts w:ascii="Calibri" w:hAnsi="Calibri" w:cs="Calibri"/>
                <w:b/>
                <w:bCs/>
                <w:color w:val="000000"/>
                <w:szCs w:val="22"/>
                <w:lang w:val="es-ES" w:eastAsia="es-ES"/>
              </w:rPr>
            </w:pPr>
            <w:r w:rsidRPr="00D20D39">
              <w:rPr>
                <w:rFonts w:ascii="Calibri" w:hAnsi="Calibri" w:cs="Calibri"/>
                <w:b/>
                <w:bCs/>
                <w:color w:val="000000"/>
                <w:szCs w:val="22"/>
                <w:lang w:val="es-ES" w:eastAsia="es-ES"/>
              </w:rPr>
              <w:t>ORIGEN</w:t>
            </w:r>
          </w:p>
        </w:tc>
        <w:tc>
          <w:tcPr>
            <w:tcW w:w="1189" w:type="dxa"/>
            <w:noWrap/>
            <w:hideMark/>
          </w:tcPr>
          <w:p w:rsidRPr="00D20D39" w:rsidR="00D20D39" w:rsidP="00D20D39" w:rsidRDefault="00D20D39" w14:paraId="6FA3A120" w14:textId="77777777">
            <w:pPr>
              <w:suppressAutoHyphens w:val="0"/>
              <w:spacing w:after="0"/>
              <w:jc w:val="left"/>
              <w:rPr>
                <w:rFonts w:ascii="Calibri" w:hAnsi="Calibri" w:cs="Calibri"/>
                <w:b/>
                <w:bCs/>
                <w:color w:val="000000"/>
                <w:szCs w:val="22"/>
                <w:lang w:val="es-ES" w:eastAsia="es-ES"/>
              </w:rPr>
            </w:pPr>
            <w:r w:rsidRPr="00D20D39">
              <w:rPr>
                <w:rFonts w:ascii="Calibri" w:hAnsi="Calibri" w:cs="Calibri"/>
                <w:b/>
                <w:bCs/>
                <w:color w:val="000000"/>
                <w:szCs w:val="22"/>
                <w:lang w:val="es-ES" w:eastAsia="es-ES"/>
              </w:rPr>
              <w:t>TIPO</w:t>
            </w:r>
          </w:p>
        </w:tc>
        <w:tc>
          <w:tcPr>
            <w:tcW w:w="2123" w:type="dxa"/>
            <w:noWrap/>
            <w:hideMark/>
          </w:tcPr>
          <w:p w:rsidRPr="00D20D39" w:rsidR="00D20D39" w:rsidP="00D20D39" w:rsidRDefault="00D20D39" w14:paraId="736938F1" w14:textId="77777777">
            <w:pPr>
              <w:suppressAutoHyphens w:val="0"/>
              <w:spacing w:after="0"/>
              <w:jc w:val="left"/>
              <w:rPr>
                <w:rFonts w:ascii="Calibri" w:hAnsi="Calibri" w:cs="Calibri"/>
                <w:b/>
                <w:bCs/>
                <w:color w:val="000000"/>
                <w:szCs w:val="22"/>
                <w:lang w:val="es-ES" w:eastAsia="es-ES"/>
              </w:rPr>
            </w:pPr>
            <w:r w:rsidRPr="00D20D39">
              <w:rPr>
                <w:rFonts w:ascii="Calibri" w:hAnsi="Calibri" w:cs="Calibri"/>
                <w:b/>
                <w:bCs/>
                <w:color w:val="000000"/>
                <w:szCs w:val="22"/>
                <w:lang w:val="es-ES" w:eastAsia="es-ES"/>
              </w:rPr>
              <w:t>RECURRENCIA</w:t>
            </w:r>
          </w:p>
        </w:tc>
      </w:tr>
      <w:tr w:rsidRPr="00D20D39" w:rsidR="00D20D39" w:rsidTr="00D20D39" w14:paraId="2443757C" w14:textId="77777777">
        <w:trPr>
          <w:trHeight w:val="288"/>
          <w:jc w:val="center"/>
        </w:trPr>
        <w:tc>
          <w:tcPr>
            <w:tcW w:w="1985" w:type="dxa"/>
            <w:noWrap/>
            <w:hideMark/>
          </w:tcPr>
          <w:p w:rsidRPr="00D20D39" w:rsidR="00D20D39" w:rsidP="00D20D39" w:rsidRDefault="00D20D39" w14:paraId="56226E73" w14:textId="77777777">
            <w:pPr>
              <w:suppressAutoHyphens w:val="0"/>
              <w:spacing w:after="0"/>
              <w:jc w:val="left"/>
              <w:rPr>
                <w:rFonts w:ascii="Calibri" w:hAnsi="Calibri" w:cs="Calibri"/>
                <w:color w:val="000000"/>
                <w:szCs w:val="22"/>
                <w:lang w:val="es-ES" w:eastAsia="es-ES"/>
              </w:rPr>
            </w:pPr>
            <w:proofErr w:type="spellStart"/>
            <w:r w:rsidRPr="00D20D39">
              <w:rPr>
                <w:rFonts w:ascii="Calibri" w:hAnsi="Calibri" w:cs="Calibri"/>
                <w:color w:val="000000"/>
                <w:szCs w:val="22"/>
                <w:lang w:val="es-ES" w:eastAsia="es-ES"/>
              </w:rPr>
              <w:t>PeopleGroup</w:t>
            </w:r>
            <w:proofErr w:type="spellEnd"/>
          </w:p>
        </w:tc>
        <w:tc>
          <w:tcPr>
            <w:tcW w:w="940" w:type="dxa"/>
            <w:noWrap/>
            <w:hideMark/>
          </w:tcPr>
          <w:p w:rsidRPr="00D20D39" w:rsidR="00D20D39" w:rsidP="00D20D39" w:rsidRDefault="00D20D39" w14:paraId="01F42685"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0E766FA5"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Manual</w:t>
            </w:r>
          </w:p>
        </w:tc>
        <w:tc>
          <w:tcPr>
            <w:tcW w:w="2123" w:type="dxa"/>
            <w:noWrap/>
            <w:hideMark/>
          </w:tcPr>
          <w:p w:rsidRPr="00D20D39" w:rsidR="00D20D39" w:rsidP="00D20D39" w:rsidRDefault="00D20D39" w14:paraId="70A5D0AD"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 </w:t>
            </w:r>
          </w:p>
        </w:tc>
      </w:tr>
      <w:tr w:rsidRPr="00D20D39" w:rsidR="00D20D39" w:rsidTr="00D20D39" w14:paraId="486B8F3B" w14:textId="77777777">
        <w:trPr>
          <w:trHeight w:val="288"/>
          <w:jc w:val="center"/>
        </w:trPr>
        <w:tc>
          <w:tcPr>
            <w:tcW w:w="1985" w:type="dxa"/>
            <w:noWrap/>
            <w:hideMark/>
          </w:tcPr>
          <w:p w:rsidRPr="00D20D39" w:rsidR="00D20D39" w:rsidP="00D20D39" w:rsidRDefault="00D20D39" w14:paraId="4AFEDA9B" w14:textId="77777777">
            <w:pPr>
              <w:suppressAutoHyphens w:val="0"/>
              <w:spacing w:after="0"/>
              <w:jc w:val="left"/>
              <w:rPr>
                <w:rFonts w:ascii="Calibri" w:hAnsi="Calibri" w:cs="Calibri"/>
                <w:color w:val="000000"/>
                <w:szCs w:val="22"/>
                <w:lang w:val="es-ES" w:eastAsia="es-ES"/>
              </w:rPr>
            </w:pPr>
            <w:proofErr w:type="spellStart"/>
            <w:r w:rsidRPr="00D20D39">
              <w:rPr>
                <w:rFonts w:ascii="Calibri" w:hAnsi="Calibri" w:cs="Calibri"/>
                <w:color w:val="000000"/>
                <w:szCs w:val="22"/>
                <w:lang w:val="es-ES" w:eastAsia="es-ES"/>
              </w:rPr>
              <w:t>Group</w:t>
            </w:r>
            <w:proofErr w:type="spellEnd"/>
            <w:r w:rsidRPr="00D20D39">
              <w:rPr>
                <w:rFonts w:ascii="Calibri" w:hAnsi="Calibri" w:cs="Calibri"/>
                <w:color w:val="000000"/>
                <w:szCs w:val="22"/>
                <w:lang w:val="es-ES" w:eastAsia="es-ES"/>
              </w:rPr>
              <w:t xml:space="preserve"> </w:t>
            </w:r>
            <w:proofErr w:type="spellStart"/>
            <w:r w:rsidRPr="00D20D39">
              <w:rPr>
                <w:rFonts w:ascii="Calibri" w:hAnsi="Calibri" w:cs="Calibri"/>
                <w:color w:val="000000"/>
                <w:szCs w:val="22"/>
                <w:lang w:val="es-ES" w:eastAsia="es-ES"/>
              </w:rPr>
              <w:t>Directory</w:t>
            </w:r>
            <w:proofErr w:type="spellEnd"/>
          </w:p>
        </w:tc>
        <w:tc>
          <w:tcPr>
            <w:tcW w:w="940" w:type="dxa"/>
            <w:noWrap/>
            <w:hideMark/>
          </w:tcPr>
          <w:p w:rsidRPr="00D20D39" w:rsidR="00D20D39" w:rsidP="00D20D39" w:rsidRDefault="00D20D39" w14:paraId="2E154DDE"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02590429"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Planificada</w:t>
            </w:r>
          </w:p>
        </w:tc>
        <w:tc>
          <w:tcPr>
            <w:tcW w:w="2123" w:type="dxa"/>
            <w:noWrap/>
            <w:hideMark/>
          </w:tcPr>
          <w:p w:rsidRPr="00D20D39" w:rsidR="00D20D39" w:rsidP="00D20D39" w:rsidRDefault="00D20D39" w14:paraId="2C014973"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Diaria</w:t>
            </w:r>
          </w:p>
        </w:tc>
      </w:tr>
      <w:tr w:rsidRPr="00D20D39" w:rsidR="00D20D39" w:rsidTr="00D20D39" w14:paraId="1A14ADEF" w14:textId="77777777">
        <w:trPr>
          <w:trHeight w:val="288"/>
          <w:jc w:val="center"/>
        </w:trPr>
        <w:tc>
          <w:tcPr>
            <w:tcW w:w="1985" w:type="dxa"/>
            <w:noWrap/>
            <w:hideMark/>
          </w:tcPr>
          <w:p w:rsidRPr="00D20D39" w:rsidR="00D20D39" w:rsidP="00D20D39" w:rsidRDefault="00D20D39" w14:paraId="61629BBB"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BCD Viajes</w:t>
            </w:r>
          </w:p>
        </w:tc>
        <w:tc>
          <w:tcPr>
            <w:tcW w:w="940" w:type="dxa"/>
            <w:noWrap/>
            <w:hideMark/>
          </w:tcPr>
          <w:p w:rsidRPr="00D20D39" w:rsidR="00D20D39" w:rsidP="00D20D39" w:rsidRDefault="00D20D39" w14:paraId="1EFD31D9"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726E0E4C"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Planificada</w:t>
            </w:r>
          </w:p>
        </w:tc>
        <w:tc>
          <w:tcPr>
            <w:tcW w:w="2123" w:type="dxa"/>
            <w:noWrap/>
            <w:hideMark/>
          </w:tcPr>
          <w:p w:rsidRPr="00D20D39" w:rsidR="00D20D39" w:rsidP="00D20D39" w:rsidRDefault="00D20D39" w14:paraId="032769DB"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Semanal (viernes)</w:t>
            </w:r>
          </w:p>
        </w:tc>
      </w:tr>
      <w:tr w:rsidRPr="00D20D39" w:rsidR="00D20D39" w:rsidTr="00D20D39" w14:paraId="33C3CC30" w14:textId="77777777">
        <w:trPr>
          <w:trHeight w:val="288"/>
          <w:jc w:val="center"/>
        </w:trPr>
        <w:tc>
          <w:tcPr>
            <w:tcW w:w="1985" w:type="dxa"/>
            <w:noWrap/>
            <w:hideMark/>
          </w:tcPr>
          <w:p w:rsidRPr="00D20D39" w:rsidR="00D20D39" w:rsidP="00D20D39" w:rsidRDefault="00D20D39" w14:paraId="26616638"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Organigramas</w:t>
            </w:r>
          </w:p>
        </w:tc>
        <w:tc>
          <w:tcPr>
            <w:tcW w:w="940" w:type="dxa"/>
            <w:noWrap/>
            <w:hideMark/>
          </w:tcPr>
          <w:p w:rsidRPr="00D20D39" w:rsidR="00D20D39" w:rsidP="00D20D39" w:rsidRDefault="00D20D39" w14:paraId="019B4C43"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3DC9589E"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Planificada</w:t>
            </w:r>
          </w:p>
        </w:tc>
        <w:tc>
          <w:tcPr>
            <w:tcW w:w="2123" w:type="dxa"/>
            <w:noWrap/>
            <w:hideMark/>
          </w:tcPr>
          <w:p w:rsidRPr="00D20D39" w:rsidR="00D20D39" w:rsidP="00D20D39" w:rsidRDefault="00D20D39" w14:paraId="70597AAA"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Diaria</w:t>
            </w:r>
          </w:p>
        </w:tc>
      </w:tr>
      <w:tr w:rsidRPr="00D20D39" w:rsidR="00D20D39" w:rsidTr="00D20D39" w14:paraId="6D9DBAFC" w14:textId="77777777">
        <w:trPr>
          <w:trHeight w:val="288"/>
          <w:jc w:val="center"/>
        </w:trPr>
        <w:tc>
          <w:tcPr>
            <w:tcW w:w="1985" w:type="dxa"/>
            <w:noWrap/>
            <w:hideMark/>
          </w:tcPr>
          <w:p w:rsidRPr="00D20D39" w:rsidR="00D20D39" w:rsidP="00D20D39" w:rsidRDefault="00D20D39" w14:paraId="797D0DCC"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AON</w:t>
            </w:r>
          </w:p>
        </w:tc>
        <w:tc>
          <w:tcPr>
            <w:tcW w:w="940" w:type="dxa"/>
            <w:noWrap/>
            <w:hideMark/>
          </w:tcPr>
          <w:p w:rsidRPr="00D20D39" w:rsidR="00D20D39" w:rsidP="00D20D39" w:rsidRDefault="00D20D39" w14:paraId="4D874C6F"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5A8C2BF1"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Manual</w:t>
            </w:r>
          </w:p>
        </w:tc>
        <w:tc>
          <w:tcPr>
            <w:tcW w:w="2123" w:type="dxa"/>
            <w:noWrap/>
            <w:hideMark/>
          </w:tcPr>
          <w:p w:rsidRPr="00D20D39" w:rsidR="00D20D39" w:rsidP="00D20D39" w:rsidRDefault="00D20D39" w14:paraId="4E7EB2C9"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 </w:t>
            </w:r>
          </w:p>
        </w:tc>
      </w:tr>
      <w:tr w:rsidRPr="00D20D39" w:rsidR="00D20D39" w:rsidTr="00D20D39" w14:paraId="3A0D728D" w14:textId="77777777">
        <w:trPr>
          <w:trHeight w:val="288"/>
          <w:jc w:val="center"/>
        </w:trPr>
        <w:tc>
          <w:tcPr>
            <w:tcW w:w="1985" w:type="dxa"/>
            <w:noWrap/>
            <w:hideMark/>
          </w:tcPr>
          <w:p w:rsidRPr="00D20D39" w:rsidR="00D20D39" w:rsidP="00D20D39" w:rsidRDefault="00D20D39" w14:paraId="571B39F3"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Nota de Gastos</w:t>
            </w:r>
          </w:p>
        </w:tc>
        <w:tc>
          <w:tcPr>
            <w:tcW w:w="940" w:type="dxa"/>
            <w:noWrap/>
            <w:hideMark/>
          </w:tcPr>
          <w:p w:rsidRPr="00D20D39" w:rsidR="00D20D39" w:rsidP="00D20D39" w:rsidRDefault="00D20D39" w14:paraId="4A8B0867"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HR</w:t>
            </w:r>
          </w:p>
        </w:tc>
        <w:tc>
          <w:tcPr>
            <w:tcW w:w="1189" w:type="dxa"/>
            <w:noWrap/>
            <w:hideMark/>
          </w:tcPr>
          <w:p w:rsidRPr="00D20D39" w:rsidR="00D20D39" w:rsidP="00D20D39" w:rsidRDefault="00D20D39" w14:paraId="52CE2B30"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Planificada</w:t>
            </w:r>
          </w:p>
        </w:tc>
        <w:tc>
          <w:tcPr>
            <w:tcW w:w="2123" w:type="dxa"/>
            <w:noWrap/>
            <w:hideMark/>
          </w:tcPr>
          <w:p w:rsidRPr="00D20D39" w:rsidR="00D20D39" w:rsidP="00D20D39" w:rsidRDefault="00D20D39" w14:paraId="4A5BAD20" w14:textId="77777777">
            <w:pPr>
              <w:suppressAutoHyphens w:val="0"/>
              <w:spacing w:after="0"/>
              <w:jc w:val="left"/>
              <w:rPr>
                <w:rFonts w:ascii="Calibri" w:hAnsi="Calibri" w:cs="Calibri"/>
                <w:color w:val="000000"/>
                <w:szCs w:val="22"/>
                <w:lang w:val="es-ES" w:eastAsia="es-ES"/>
              </w:rPr>
            </w:pPr>
            <w:r w:rsidRPr="00D20D39">
              <w:rPr>
                <w:rFonts w:ascii="Calibri" w:hAnsi="Calibri" w:cs="Calibri"/>
                <w:color w:val="000000"/>
                <w:szCs w:val="22"/>
                <w:lang w:val="es-ES" w:eastAsia="es-ES"/>
              </w:rPr>
              <w:t>Diaria</w:t>
            </w:r>
          </w:p>
        </w:tc>
      </w:tr>
    </w:tbl>
    <w:p w:rsidR="002E5F83" w:rsidP="002E5F83" w:rsidRDefault="002E5F83" w14:paraId="3E6EA9AE" w14:textId="77777777">
      <w:pPr>
        <w:pStyle w:val="BulletNaranja"/>
        <w:numPr>
          <w:ilvl w:val="0"/>
          <w:numId w:val="0"/>
        </w:numPr>
        <w:jc w:val="both"/>
        <w:rPr>
          <w:lang w:eastAsia="en-US"/>
        </w:rPr>
      </w:pPr>
    </w:p>
    <w:p w:rsidRPr="00965136" w:rsidR="002E5F83" w:rsidP="002E5F83" w:rsidRDefault="002E5F83" w14:paraId="36705340" w14:textId="2588228F">
      <w:pPr>
        <w:pStyle w:val="2TituloH2"/>
      </w:pPr>
      <w:bookmarkStart w:name="_Toc97208250" w:id="16"/>
      <w:r>
        <w:t>Nomenclatura de archivos</w:t>
      </w:r>
      <w:bookmarkEnd w:id="16"/>
    </w:p>
    <w:p w:rsidR="002E5F83" w:rsidP="008558F7" w:rsidRDefault="002E5F83" w14:paraId="6E58B97E" w14:textId="43058DA4">
      <w:pPr>
        <w:pStyle w:val="BulletNaranja"/>
        <w:numPr>
          <w:ilvl w:val="0"/>
          <w:numId w:val="0"/>
        </w:numPr>
        <w:jc w:val="both"/>
        <w:rPr>
          <w:lang w:eastAsia="en-US"/>
        </w:rPr>
      </w:pPr>
      <w:r>
        <w:rPr>
          <w:lang w:eastAsia="en-US"/>
        </w:rPr>
        <w:t>El nombre de los archivos generados sigue una regla similar a la actualmente utilizada por Saint-Gobain en varias interfaces basadas en archivos, aunque con ligeras diferencias.</w:t>
      </w:r>
    </w:p>
    <w:p w:rsidR="002E5F83" w:rsidP="002E5F83" w:rsidRDefault="002E5F83" w14:paraId="2920A9B2" w14:textId="651ADA6B">
      <w:pPr>
        <w:pStyle w:val="BulletNaranja"/>
        <w:numPr>
          <w:ilvl w:val="0"/>
          <w:numId w:val="0"/>
        </w:numPr>
        <w:rPr>
          <w:lang w:eastAsia="en-US"/>
        </w:rPr>
      </w:pPr>
      <w:r>
        <w:rPr>
          <w:lang w:eastAsia="en-US"/>
        </w:rPr>
        <w:t xml:space="preserve">En concreto el nombre sigue el siguiente patrón: </w:t>
      </w:r>
    </w:p>
    <w:p w:rsidR="002E5F83" w:rsidP="002E5F83" w:rsidRDefault="002E5F83" w14:paraId="523A2305" w14:textId="77777777">
      <w:pPr>
        <w:pStyle w:val="BulletNaranja"/>
        <w:numPr>
          <w:ilvl w:val="0"/>
          <w:numId w:val="0"/>
        </w:numPr>
        <w:rPr>
          <w:lang w:eastAsia="en-US"/>
        </w:rPr>
      </w:pPr>
    </w:p>
    <w:p w:rsidR="002E5F83" w:rsidP="002E5F83" w:rsidRDefault="002E5F83" w14:paraId="5B1C55B6" w14:textId="6B61FC80">
      <w:pPr>
        <w:pStyle w:val="BulletNaranja"/>
        <w:numPr>
          <w:ilvl w:val="0"/>
          <w:numId w:val="0"/>
        </w:numPr>
        <w:jc w:val="center"/>
        <w:rPr>
          <w:lang w:eastAsia="en-US"/>
        </w:rPr>
      </w:pPr>
      <w:proofErr w:type="spellStart"/>
      <w:r>
        <w:rPr>
          <w:lang w:eastAsia="en-US"/>
        </w:rPr>
        <w:t>NombreExportacion</w:t>
      </w:r>
      <w:proofErr w:type="spellEnd"/>
      <w:r w:rsidRPr="002E5F83">
        <w:rPr>
          <w:lang w:eastAsia="en-US"/>
        </w:rPr>
        <w:t>_(1)_</w:t>
      </w:r>
      <w:r>
        <w:rPr>
          <w:lang w:eastAsia="en-US"/>
        </w:rPr>
        <w:t xml:space="preserve">YYYY-MM-DD </w:t>
      </w:r>
      <w:proofErr w:type="spellStart"/>
      <w:r>
        <w:rPr>
          <w:lang w:eastAsia="en-US"/>
        </w:rPr>
        <w:t>hh</w:t>
      </w:r>
      <w:proofErr w:type="spellEnd"/>
      <w:r>
        <w:rPr>
          <w:lang w:eastAsia="en-US"/>
        </w:rPr>
        <w:t>-mm-</w:t>
      </w:r>
      <w:proofErr w:type="spellStart"/>
      <w:r>
        <w:rPr>
          <w:lang w:eastAsia="en-US"/>
        </w:rPr>
        <w:t>ss.extension</w:t>
      </w:r>
      <w:proofErr w:type="spellEnd"/>
    </w:p>
    <w:p w:rsidR="002E5F83" w:rsidP="002E5F83" w:rsidRDefault="002E5F83" w14:paraId="70E24DD8" w14:textId="34D1405F">
      <w:pPr>
        <w:pStyle w:val="BulletNaranja"/>
        <w:numPr>
          <w:ilvl w:val="0"/>
          <w:numId w:val="0"/>
        </w:numPr>
        <w:rPr>
          <w:lang w:eastAsia="en-US"/>
        </w:rPr>
      </w:pPr>
    </w:p>
    <w:p w:rsidRPr="002E5F83" w:rsidR="002E5F83" w:rsidP="008558F7" w:rsidRDefault="002E5F83" w14:paraId="59A051EF" w14:textId="759D4AE6">
      <w:pPr>
        <w:pStyle w:val="BulletNaranja"/>
        <w:numPr>
          <w:ilvl w:val="0"/>
          <w:numId w:val="0"/>
        </w:numPr>
        <w:jc w:val="both"/>
        <w:rPr>
          <w:lang w:eastAsia="en-US"/>
        </w:rPr>
      </w:pPr>
      <w:r>
        <w:rPr>
          <w:lang w:eastAsia="en-US"/>
        </w:rPr>
        <w:t xml:space="preserve">Donde </w:t>
      </w:r>
      <w:proofErr w:type="spellStart"/>
      <w:r w:rsidRPr="002E5F83">
        <w:rPr>
          <w:i/>
          <w:iCs/>
          <w:lang w:eastAsia="en-US"/>
        </w:rPr>
        <w:t>NombreExportación</w:t>
      </w:r>
      <w:proofErr w:type="spellEnd"/>
      <w:r>
        <w:rPr>
          <w:lang w:eastAsia="en-US"/>
        </w:rPr>
        <w:t xml:space="preserve"> puede ser configurado para cada exportación, el ordinal (1) indica el número de archivo para el caso de exportaciones que generen varios archivos y </w:t>
      </w:r>
      <w:r>
        <w:rPr>
          <w:i/>
          <w:iCs/>
          <w:lang w:eastAsia="en-US"/>
        </w:rPr>
        <w:t>extensión</w:t>
      </w:r>
      <w:r>
        <w:rPr>
          <w:lang w:eastAsia="en-US"/>
        </w:rPr>
        <w:t xml:space="preserve"> depende del tipo de archivo de salida (</w:t>
      </w:r>
      <w:proofErr w:type="spellStart"/>
      <w:r>
        <w:rPr>
          <w:lang w:eastAsia="en-US"/>
        </w:rPr>
        <w:t>txt</w:t>
      </w:r>
      <w:proofErr w:type="spellEnd"/>
      <w:r>
        <w:rPr>
          <w:lang w:eastAsia="en-US"/>
        </w:rPr>
        <w:t xml:space="preserve">, </w:t>
      </w:r>
      <w:proofErr w:type="spellStart"/>
      <w:r>
        <w:rPr>
          <w:lang w:eastAsia="en-US"/>
        </w:rPr>
        <w:t>csv</w:t>
      </w:r>
      <w:proofErr w:type="spellEnd"/>
      <w:r>
        <w:rPr>
          <w:lang w:eastAsia="en-US"/>
        </w:rPr>
        <w:t>, xlsx, etc.).</w:t>
      </w:r>
    </w:p>
    <w:p w:rsidRPr="00965136" w:rsidR="00E74F8D" w:rsidP="00E74F8D" w:rsidRDefault="00E74F8D" w14:paraId="1ED43E11" w14:textId="6AFB7195">
      <w:pPr>
        <w:pStyle w:val="2TituloH2"/>
      </w:pPr>
      <w:bookmarkStart w:name="_Toc97208251" w:id="17"/>
      <w:r>
        <w:t>Transferencia</w:t>
      </w:r>
      <w:bookmarkEnd w:id="17"/>
    </w:p>
    <w:p w:rsidR="00E74F8D" w:rsidP="002B6EDA" w:rsidRDefault="00880913" w14:paraId="4F5DE62B" w14:textId="0C892FD7">
      <w:pPr>
        <w:pStyle w:val="BulletNaranja"/>
        <w:numPr>
          <w:ilvl w:val="0"/>
          <w:numId w:val="0"/>
        </w:numPr>
        <w:jc w:val="both"/>
        <w:rPr>
          <w:lang w:eastAsia="en-US"/>
        </w:rPr>
      </w:pPr>
      <w:r>
        <w:rPr>
          <w:lang w:eastAsia="en-US"/>
        </w:rPr>
        <w:t xml:space="preserve">Siguiendo los protocolos establecidos por la herramienta de integración de Meta4, los archivos resultantes se ubicarán en el servidor ftp seguro </w:t>
      </w:r>
      <w:hyperlink w:history="1" r:id="rId20">
        <w:r w:rsidRPr="00431B71">
          <w:rPr>
            <w:rStyle w:val="Hipervnculo"/>
            <w:rFonts w:ascii="Segoe UI" w:hAnsi="Segoe UI"/>
            <w:sz w:val="22"/>
            <w:lang w:eastAsia="en-US"/>
          </w:rPr>
          <w:t>https://ftp.meta4globalhr.com/</w:t>
        </w:r>
      </w:hyperlink>
      <w:r>
        <w:rPr>
          <w:lang w:eastAsia="en-US"/>
        </w:rPr>
        <w:t xml:space="preserve"> (para el entorno de Producción), en el área o carpeta correspondiente a Saint-Gobain.</w:t>
      </w:r>
      <w:r w:rsidR="000B7507">
        <w:rPr>
          <w:lang w:eastAsia="en-US"/>
        </w:rPr>
        <w:t xml:space="preserve"> </w:t>
      </w:r>
    </w:p>
    <w:p w:rsidR="00880913" w:rsidP="002B6EDA" w:rsidRDefault="00880913" w14:paraId="493AAE09" w14:textId="0F255B26">
      <w:pPr>
        <w:pStyle w:val="BulletNaranja"/>
        <w:numPr>
          <w:ilvl w:val="0"/>
          <w:numId w:val="0"/>
        </w:numPr>
        <w:jc w:val="both"/>
        <w:rPr>
          <w:lang w:eastAsia="en-US"/>
        </w:rPr>
      </w:pPr>
      <w:r>
        <w:rPr>
          <w:lang w:eastAsia="en-US"/>
        </w:rPr>
        <w:t xml:space="preserve">La gestión de dichos archivos a la hora de transferirlos a los distintos sistemas receptores y eliminarlos o no del servidor ftp será responsabilidad de Saint-Gobain. </w:t>
      </w:r>
      <w:proofErr w:type="gramStart"/>
      <w:r>
        <w:rPr>
          <w:lang w:eastAsia="en-US"/>
        </w:rPr>
        <w:t>Igualmente</w:t>
      </w:r>
      <w:proofErr w:type="gramEnd"/>
      <w:r>
        <w:rPr>
          <w:lang w:eastAsia="en-US"/>
        </w:rPr>
        <w:t xml:space="preserve"> para la gestión de las credenciales necesarias para el acceso al servidor.</w:t>
      </w:r>
    </w:p>
    <w:p w:rsidR="00880913" w:rsidP="00880913" w:rsidRDefault="00880913" w14:paraId="272677F4" w14:textId="258C9BA2">
      <w:pPr>
        <w:pStyle w:val="BulletNaranja"/>
        <w:numPr>
          <w:ilvl w:val="0"/>
          <w:numId w:val="0"/>
        </w:numPr>
        <w:rPr>
          <w:lang w:eastAsia="en-US"/>
        </w:rPr>
      </w:pPr>
      <w:r>
        <w:rPr>
          <w:lang w:eastAsia="en-US"/>
        </w:rPr>
        <w:t xml:space="preserve">Para una mejor organización del contenido se crearán dentro del espacio de cliente del servidor ftp una serie de subcarpetas correspondientes a cada </w:t>
      </w:r>
      <w:proofErr w:type="gramStart"/>
      <w:r>
        <w:rPr>
          <w:lang w:eastAsia="en-US"/>
        </w:rPr>
        <w:t>uno</w:t>
      </w:r>
      <w:proofErr w:type="gramEnd"/>
      <w:r>
        <w:rPr>
          <w:lang w:eastAsia="en-US"/>
        </w:rPr>
        <w:t xml:space="preserve"> de las interfaces.</w:t>
      </w:r>
    </w:p>
    <w:p w:rsidR="00E74F8D" w:rsidP="00E74F8D" w:rsidRDefault="00E74F8D" w14:paraId="7B7E6F04" w14:textId="77777777">
      <w:pPr>
        <w:pStyle w:val="BulletNaranja"/>
        <w:numPr>
          <w:ilvl w:val="0"/>
          <w:numId w:val="0"/>
        </w:numPr>
        <w:ind w:left="924" w:hanging="357"/>
        <w:rPr>
          <w:lang w:eastAsia="en-US"/>
        </w:rPr>
      </w:pPr>
    </w:p>
    <w:p w:rsidRPr="00965136" w:rsidR="00E74F8D" w:rsidP="00E74F8D" w:rsidRDefault="00E74F8D" w14:paraId="3C75E10B" w14:textId="000838F3">
      <w:pPr>
        <w:pStyle w:val="2TituloH2"/>
      </w:pPr>
      <w:bookmarkStart w:name="_Toc97208252" w:id="18"/>
      <w:r>
        <w:t>Tipos de exportación</w:t>
      </w:r>
      <w:bookmarkEnd w:id="18"/>
    </w:p>
    <w:p w:rsidR="00E74F8D" w:rsidP="002B6EDA" w:rsidRDefault="002226DE" w14:paraId="11472EC0" w14:textId="35264CB7">
      <w:pPr>
        <w:pStyle w:val="BulletNaranja"/>
        <w:numPr>
          <w:ilvl w:val="0"/>
          <w:numId w:val="0"/>
        </w:numPr>
        <w:jc w:val="both"/>
        <w:rPr>
          <w:lang w:eastAsia="en-US"/>
        </w:rPr>
      </w:pPr>
      <w:r>
        <w:rPr>
          <w:lang w:eastAsia="en-US"/>
        </w:rPr>
        <w:t xml:space="preserve">Para cada interface se indicará si la exportación </w:t>
      </w:r>
      <w:r w:rsidR="00E10592">
        <w:rPr>
          <w:lang w:eastAsia="en-US"/>
        </w:rPr>
        <w:t>es</w:t>
      </w:r>
      <w:r>
        <w:rPr>
          <w:lang w:eastAsia="en-US"/>
        </w:rPr>
        <w:t xml:space="preserve"> de situación actual o de cambios.</w:t>
      </w:r>
    </w:p>
    <w:p w:rsidR="00290DD4" w:rsidP="002B6EDA" w:rsidRDefault="00290DD4" w14:paraId="1959CA58" w14:textId="77777777">
      <w:pPr>
        <w:pStyle w:val="BulletNaranja"/>
        <w:numPr>
          <w:ilvl w:val="0"/>
          <w:numId w:val="0"/>
        </w:numPr>
        <w:jc w:val="both"/>
        <w:rPr>
          <w:lang w:eastAsia="en-US"/>
        </w:rPr>
      </w:pPr>
    </w:p>
    <w:tbl>
      <w:tblPr>
        <w:tblW w:w="9000" w:type="dxa"/>
        <w:tblCellMar>
          <w:left w:w="70" w:type="dxa"/>
          <w:right w:w="70" w:type="dxa"/>
        </w:tblCellMar>
        <w:tblLook w:val="04A0" w:firstRow="1" w:lastRow="0" w:firstColumn="1" w:lastColumn="0" w:noHBand="0" w:noVBand="1"/>
      </w:tblPr>
      <w:tblGrid>
        <w:gridCol w:w="5060"/>
        <w:gridCol w:w="3940"/>
      </w:tblGrid>
      <w:tr w:rsidRPr="002B6EDA" w:rsidR="002B6EDA" w:rsidTr="002B6EDA" w14:paraId="163BB65B" w14:textId="77777777">
        <w:trPr>
          <w:trHeight w:val="312"/>
        </w:trPr>
        <w:tc>
          <w:tcPr>
            <w:tcW w:w="5060" w:type="dxa"/>
            <w:tcBorders>
              <w:top w:val="single" w:color="FF5C35" w:sz="8" w:space="0"/>
              <w:left w:val="nil"/>
              <w:bottom w:val="single" w:color="FF5C35" w:sz="8" w:space="0"/>
              <w:right w:val="nil"/>
            </w:tcBorders>
            <w:shd w:val="clear" w:color="000000" w:fill="FF5C35"/>
            <w:vAlign w:val="center"/>
            <w:hideMark/>
          </w:tcPr>
          <w:p w:rsidRPr="002B6EDA" w:rsidR="002B6EDA" w:rsidP="002B6EDA" w:rsidRDefault="002B6EDA" w14:paraId="31C5E084" w14:textId="77777777">
            <w:pPr>
              <w:suppressAutoHyphens w:val="0"/>
              <w:spacing w:after="0"/>
              <w:rPr>
                <w:rFonts w:cs="Segoe UI"/>
                <w:b/>
                <w:bCs/>
                <w:sz w:val="20"/>
                <w:szCs w:val="20"/>
                <w:lang w:val="es-ES" w:eastAsia="es-ES"/>
              </w:rPr>
            </w:pPr>
            <w:r w:rsidRPr="002B6EDA">
              <w:rPr>
                <w:rFonts w:cs="Segoe UI"/>
                <w:b/>
                <w:bCs/>
                <w:sz w:val="20"/>
                <w:szCs w:val="20"/>
                <w:lang w:val="es-ES" w:eastAsia="en-US"/>
              </w:rPr>
              <w:t>INTERFACE</w:t>
            </w:r>
          </w:p>
        </w:tc>
        <w:tc>
          <w:tcPr>
            <w:tcW w:w="3940" w:type="dxa"/>
            <w:tcBorders>
              <w:top w:val="single" w:color="FF5C35" w:sz="8" w:space="0"/>
              <w:left w:val="nil"/>
              <w:bottom w:val="single" w:color="FF5C35" w:sz="8" w:space="0"/>
              <w:right w:val="nil"/>
            </w:tcBorders>
            <w:shd w:val="clear" w:color="000000" w:fill="FF5C35"/>
            <w:vAlign w:val="center"/>
            <w:hideMark/>
          </w:tcPr>
          <w:p w:rsidRPr="002B6EDA" w:rsidR="002B6EDA" w:rsidP="002B6EDA" w:rsidRDefault="002B6EDA" w14:paraId="0F42F19C" w14:textId="77777777">
            <w:pPr>
              <w:suppressAutoHyphens w:val="0"/>
              <w:spacing w:after="0"/>
              <w:rPr>
                <w:rFonts w:cs="Segoe UI"/>
                <w:b/>
                <w:bCs/>
                <w:sz w:val="20"/>
                <w:szCs w:val="20"/>
                <w:lang w:val="es-ES" w:eastAsia="es-ES"/>
              </w:rPr>
            </w:pPr>
            <w:r w:rsidRPr="002B6EDA">
              <w:rPr>
                <w:rFonts w:cs="Segoe UI"/>
                <w:b/>
                <w:bCs/>
                <w:sz w:val="20"/>
                <w:szCs w:val="20"/>
                <w:lang w:val="es-ES" w:eastAsia="en-US"/>
              </w:rPr>
              <w:t>TIPO DE EXPORTACIÓN</w:t>
            </w:r>
          </w:p>
        </w:tc>
      </w:tr>
      <w:tr w:rsidRPr="002B6EDA" w:rsidR="002B6EDA" w:rsidTr="002B6EDA" w14:paraId="1AEBBABA"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0BCF7BE1" w14:textId="77777777">
            <w:pPr>
              <w:suppressAutoHyphens w:val="0"/>
              <w:spacing w:after="0"/>
              <w:rPr>
                <w:rFonts w:cs="Segoe UI"/>
                <w:b/>
                <w:bCs/>
                <w:sz w:val="20"/>
                <w:szCs w:val="20"/>
                <w:lang w:val="es-ES" w:eastAsia="es-ES"/>
              </w:rPr>
            </w:pPr>
            <w:proofErr w:type="spellStart"/>
            <w:r w:rsidRPr="002B6EDA">
              <w:rPr>
                <w:rFonts w:cs="Segoe UI"/>
                <w:b/>
                <w:bCs/>
                <w:sz w:val="20"/>
                <w:szCs w:val="20"/>
                <w:lang w:val="es-ES" w:eastAsia="en-US"/>
              </w:rPr>
              <w:t>GroupDirectory</w:t>
            </w:r>
            <w:proofErr w:type="spellEnd"/>
          </w:p>
        </w:tc>
        <w:tc>
          <w:tcPr>
            <w:tcW w:w="3940" w:type="dxa"/>
            <w:tcBorders>
              <w:top w:val="nil"/>
              <w:left w:val="nil"/>
              <w:bottom w:val="single" w:color="FF5C35" w:sz="8" w:space="0"/>
              <w:right w:val="nil"/>
            </w:tcBorders>
            <w:shd w:val="clear" w:color="auto" w:fill="auto"/>
            <w:vAlign w:val="center"/>
            <w:hideMark/>
          </w:tcPr>
          <w:p w:rsidRPr="002B6EDA" w:rsidR="002B6EDA" w:rsidP="002B6EDA" w:rsidRDefault="002B6EDA" w14:paraId="31D030C5" w14:textId="77777777">
            <w:pPr>
              <w:suppressAutoHyphens w:val="0"/>
              <w:spacing w:after="0"/>
              <w:rPr>
                <w:rFonts w:cs="Segoe UI"/>
                <w:sz w:val="20"/>
                <w:szCs w:val="20"/>
                <w:lang w:val="es-ES" w:eastAsia="es-ES"/>
              </w:rPr>
            </w:pPr>
            <w:r w:rsidRPr="002B6EDA">
              <w:rPr>
                <w:rFonts w:cs="Segoe UI"/>
                <w:sz w:val="20"/>
                <w:szCs w:val="20"/>
                <w:lang w:val="es-ES" w:eastAsia="en-US"/>
              </w:rPr>
              <w:t>Situación actual</w:t>
            </w:r>
          </w:p>
        </w:tc>
      </w:tr>
      <w:tr w:rsidRPr="002B6EDA" w:rsidR="002B6EDA" w:rsidTr="002B6EDA" w14:paraId="5B4310AB"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60673E25" w14:textId="77777777">
            <w:pPr>
              <w:suppressAutoHyphens w:val="0"/>
              <w:spacing w:after="0"/>
              <w:rPr>
                <w:rFonts w:cs="Segoe UI"/>
                <w:b/>
                <w:bCs/>
                <w:sz w:val="20"/>
                <w:szCs w:val="20"/>
                <w:lang w:val="es-ES" w:eastAsia="es-ES"/>
              </w:rPr>
            </w:pPr>
            <w:r w:rsidRPr="002B6EDA">
              <w:rPr>
                <w:rFonts w:cs="Segoe UI"/>
                <w:b/>
                <w:bCs/>
                <w:sz w:val="20"/>
                <w:szCs w:val="20"/>
                <w:lang w:val="es-ES" w:eastAsia="en-US"/>
              </w:rPr>
              <w:t>Viajes</w:t>
            </w:r>
          </w:p>
        </w:tc>
        <w:tc>
          <w:tcPr>
            <w:tcW w:w="3940" w:type="dxa"/>
            <w:tcBorders>
              <w:top w:val="nil"/>
              <w:left w:val="nil"/>
              <w:bottom w:val="single" w:color="FF5C35" w:sz="8" w:space="0"/>
              <w:right w:val="nil"/>
            </w:tcBorders>
            <w:shd w:val="clear" w:color="auto" w:fill="auto"/>
            <w:vAlign w:val="center"/>
            <w:hideMark/>
          </w:tcPr>
          <w:p w:rsidRPr="002B6EDA" w:rsidR="002B6EDA" w:rsidP="002B6EDA" w:rsidRDefault="002B6EDA" w14:paraId="73C803B4" w14:textId="77777777">
            <w:pPr>
              <w:suppressAutoHyphens w:val="0"/>
              <w:spacing w:after="0"/>
              <w:rPr>
                <w:rFonts w:cs="Segoe UI"/>
                <w:sz w:val="20"/>
                <w:szCs w:val="20"/>
                <w:lang w:val="es-ES" w:eastAsia="es-ES"/>
              </w:rPr>
            </w:pPr>
            <w:r w:rsidRPr="002B6EDA">
              <w:rPr>
                <w:rFonts w:cs="Segoe UI"/>
                <w:sz w:val="20"/>
                <w:szCs w:val="20"/>
                <w:lang w:val="es-ES" w:eastAsia="en-US"/>
              </w:rPr>
              <w:t>Situación actual</w:t>
            </w:r>
          </w:p>
        </w:tc>
      </w:tr>
      <w:tr w:rsidRPr="002B6EDA" w:rsidR="002B6EDA" w:rsidTr="002B6EDA" w14:paraId="54079EC5"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36E348C3" w14:textId="77777777">
            <w:pPr>
              <w:suppressAutoHyphens w:val="0"/>
              <w:spacing w:after="0"/>
              <w:rPr>
                <w:rFonts w:cs="Segoe UI"/>
                <w:b/>
                <w:bCs/>
                <w:sz w:val="20"/>
                <w:szCs w:val="20"/>
                <w:lang w:val="es-ES" w:eastAsia="es-ES"/>
              </w:rPr>
            </w:pPr>
            <w:r w:rsidRPr="002B6EDA">
              <w:rPr>
                <w:rFonts w:cs="Segoe UI"/>
                <w:b/>
                <w:bCs/>
                <w:sz w:val="20"/>
                <w:szCs w:val="20"/>
                <w:lang w:val="es-ES" w:eastAsia="en-US"/>
              </w:rPr>
              <w:t>Nota de gastos</w:t>
            </w:r>
          </w:p>
        </w:tc>
        <w:tc>
          <w:tcPr>
            <w:tcW w:w="3940" w:type="dxa"/>
            <w:tcBorders>
              <w:top w:val="nil"/>
              <w:left w:val="nil"/>
              <w:bottom w:val="single" w:color="FF5C35" w:sz="8" w:space="0"/>
              <w:right w:val="nil"/>
            </w:tcBorders>
            <w:shd w:val="clear" w:color="auto" w:fill="auto"/>
            <w:vAlign w:val="center"/>
            <w:hideMark/>
          </w:tcPr>
          <w:p w:rsidRPr="002B6EDA" w:rsidR="002B6EDA" w:rsidP="002B6EDA" w:rsidRDefault="002B6EDA" w14:paraId="486B361C" w14:textId="77777777">
            <w:pPr>
              <w:suppressAutoHyphens w:val="0"/>
              <w:spacing w:after="0"/>
              <w:rPr>
                <w:rFonts w:cs="Segoe UI"/>
                <w:sz w:val="20"/>
                <w:szCs w:val="20"/>
                <w:lang w:val="es-ES" w:eastAsia="es-ES"/>
              </w:rPr>
            </w:pPr>
            <w:r w:rsidRPr="002B6EDA">
              <w:rPr>
                <w:rFonts w:cs="Segoe UI"/>
                <w:sz w:val="20"/>
                <w:szCs w:val="20"/>
                <w:lang w:val="es-ES" w:eastAsia="en-US"/>
              </w:rPr>
              <w:t>Situación actual</w:t>
            </w:r>
          </w:p>
        </w:tc>
      </w:tr>
      <w:tr w:rsidRPr="002B6EDA" w:rsidR="002B6EDA" w:rsidTr="002B6EDA" w14:paraId="4CE7E73E" w14:textId="77777777">
        <w:trPr>
          <w:trHeight w:val="300"/>
        </w:trPr>
        <w:tc>
          <w:tcPr>
            <w:tcW w:w="5060" w:type="dxa"/>
            <w:tcBorders>
              <w:top w:val="nil"/>
              <w:left w:val="nil"/>
              <w:bottom w:val="nil"/>
              <w:right w:val="nil"/>
            </w:tcBorders>
            <w:shd w:val="clear" w:color="auto" w:fill="auto"/>
            <w:vAlign w:val="center"/>
            <w:hideMark/>
          </w:tcPr>
          <w:p w:rsidRPr="002B6EDA" w:rsidR="002B6EDA" w:rsidP="002B6EDA" w:rsidRDefault="002B6EDA" w14:paraId="4362DA29" w14:textId="77777777">
            <w:pPr>
              <w:suppressAutoHyphens w:val="0"/>
              <w:spacing w:after="0"/>
              <w:rPr>
                <w:rFonts w:cs="Segoe UI"/>
                <w:b/>
                <w:bCs/>
                <w:sz w:val="20"/>
                <w:szCs w:val="20"/>
                <w:lang w:val="es-ES" w:eastAsia="es-ES"/>
              </w:rPr>
            </w:pPr>
            <w:r w:rsidRPr="002B6EDA">
              <w:rPr>
                <w:rFonts w:cs="Segoe UI"/>
                <w:b/>
                <w:bCs/>
                <w:sz w:val="20"/>
                <w:szCs w:val="20"/>
                <w:lang w:val="es-ES" w:eastAsia="en-US"/>
              </w:rPr>
              <w:t>Organigramas</w:t>
            </w:r>
          </w:p>
        </w:tc>
        <w:tc>
          <w:tcPr>
            <w:tcW w:w="3940" w:type="dxa"/>
            <w:vMerge w:val="restart"/>
            <w:tcBorders>
              <w:top w:val="nil"/>
              <w:left w:val="nil"/>
              <w:bottom w:val="single" w:color="FF5C35" w:sz="8" w:space="0"/>
              <w:right w:val="nil"/>
            </w:tcBorders>
            <w:shd w:val="clear" w:color="auto" w:fill="auto"/>
            <w:vAlign w:val="center"/>
            <w:hideMark/>
          </w:tcPr>
          <w:p w:rsidRPr="002B6EDA" w:rsidR="002B6EDA" w:rsidP="002B6EDA" w:rsidRDefault="002B6EDA" w14:paraId="425834A1" w14:textId="77777777">
            <w:pPr>
              <w:suppressAutoHyphens w:val="0"/>
              <w:spacing w:after="0"/>
              <w:rPr>
                <w:rFonts w:cs="Segoe UI"/>
                <w:sz w:val="20"/>
                <w:szCs w:val="20"/>
                <w:lang w:val="es-ES" w:eastAsia="es-ES"/>
              </w:rPr>
            </w:pPr>
            <w:r w:rsidRPr="002B6EDA">
              <w:rPr>
                <w:rFonts w:cs="Segoe UI"/>
                <w:sz w:val="20"/>
                <w:szCs w:val="20"/>
                <w:lang w:val="es-ES" w:eastAsia="en-US"/>
              </w:rPr>
              <w:t>Situación actual</w:t>
            </w:r>
          </w:p>
        </w:tc>
      </w:tr>
      <w:tr w:rsidRPr="002B6EDA" w:rsidR="002B6EDA" w:rsidTr="002B6EDA" w14:paraId="341B7B5F"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779F1ECB" w14:textId="77777777">
            <w:pPr>
              <w:suppressAutoHyphens w:val="0"/>
              <w:spacing w:after="0"/>
              <w:rPr>
                <w:rFonts w:cs="Segoe UI"/>
                <w:b/>
                <w:bCs/>
                <w:sz w:val="20"/>
                <w:szCs w:val="20"/>
                <w:lang w:val="es-ES" w:eastAsia="es-ES"/>
              </w:rPr>
            </w:pPr>
            <w:r w:rsidRPr="002B6EDA">
              <w:rPr>
                <w:rFonts w:cs="Segoe UI"/>
                <w:b/>
                <w:bCs/>
                <w:sz w:val="20"/>
                <w:szCs w:val="20"/>
                <w:lang w:val="es-ES" w:eastAsia="es-ES"/>
              </w:rPr>
              <w:t>(Cuadros y sociedades)</w:t>
            </w:r>
          </w:p>
        </w:tc>
        <w:tc>
          <w:tcPr>
            <w:tcW w:w="3940" w:type="dxa"/>
            <w:vMerge/>
            <w:tcBorders>
              <w:top w:val="nil"/>
              <w:left w:val="nil"/>
              <w:bottom w:val="single" w:color="FF5C35" w:sz="8" w:space="0"/>
              <w:right w:val="nil"/>
            </w:tcBorders>
            <w:vAlign w:val="center"/>
            <w:hideMark/>
          </w:tcPr>
          <w:p w:rsidRPr="002B6EDA" w:rsidR="002B6EDA" w:rsidP="002B6EDA" w:rsidRDefault="002B6EDA" w14:paraId="2E6D59D1" w14:textId="77777777">
            <w:pPr>
              <w:suppressAutoHyphens w:val="0"/>
              <w:spacing w:after="0"/>
              <w:jc w:val="left"/>
              <w:rPr>
                <w:rFonts w:cs="Segoe UI"/>
                <w:sz w:val="20"/>
                <w:szCs w:val="20"/>
                <w:lang w:val="es-ES" w:eastAsia="es-ES"/>
              </w:rPr>
            </w:pPr>
          </w:p>
        </w:tc>
      </w:tr>
      <w:tr w:rsidRPr="002B6EDA" w:rsidR="002B6EDA" w:rsidTr="002B6EDA" w14:paraId="3B6550D4"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1D58BA30" w14:textId="77777777">
            <w:pPr>
              <w:suppressAutoHyphens w:val="0"/>
              <w:spacing w:after="0"/>
              <w:rPr>
                <w:rFonts w:cs="Segoe UI"/>
                <w:b/>
                <w:bCs/>
                <w:sz w:val="20"/>
                <w:szCs w:val="20"/>
                <w:lang w:val="es-ES" w:eastAsia="es-ES"/>
              </w:rPr>
            </w:pPr>
            <w:proofErr w:type="spellStart"/>
            <w:r w:rsidRPr="002B6EDA">
              <w:rPr>
                <w:rFonts w:cs="Segoe UI"/>
                <w:b/>
                <w:bCs/>
                <w:sz w:val="20"/>
                <w:szCs w:val="20"/>
                <w:lang w:val="es-ES" w:eastAsia="en-US"/>
              </w:rPr>
              <w:t>Peoplegroup</w:t>
            </w:r>
            <w:proofErr w:type="spellEnd"/>
          </w:p>
        </w:tc>
        <w:tc>
          <w:tcPr>
            <w:tcW w:w="3940" w:type="dxa"/>
            <w:tcBorders>
              <w:top w:val="nil"/>
              <w:left w:val="nil"/>
              <w:bottom w:val="single" w:color="FF5C35" w:sz="8" w:space="0"/>
              <w:right w:val="nil"/>
            </w:tcBorders>
            <w:shd w:val="clear" w:color="auto" w:fill="auto"/>
            <w:vAlign w:val="center"/>
            <w:hideMark/>
          </w:tcPr>
          <w:p w:rsidRPr="002B6EDA" w:rsidR="002B6EDA" w:rsidP="002B6EDA" w:rsidRDefault="002B6EDA" w14:paraId="6FEB92A2" w14:textId="77777777">
            <w:pPr>
              <w:suppressAutoHyphens w:val="0"/>
              <w:spacing w:after="0"/>
              <w:rPr>
                <w:rFonts w:cs="Segoe UI"/>
                <w:sz w:val="20"/>
                <w:szCs w:val="20"/>
                <w:lang w:val="es-ES" w:eastAsia="es-ES"/>
              </w:rPr>
            </w:pPr>
            <w:r w:rsidRPr="002B6EDA">
              <w:rPr>
                <w:rFonts w:cs="Segoe UI"/>
                <w:sz w:val="20"/>
                <w:szCs w:val="20"/>
                <w:lang w:val="es-ES" w:eastAsia="en-US"/>
              </w:rPr>
              <w:t>Modificaciones</w:t>
            </w:r>
          </w:p>
        </w:tc>
      </w:tr>
      <w:tr w:rsidRPr="002B6EDA" w:rsidR="002B6EDA" w:rsidTr="002B6EDA" w14:paraId="131FD045" w14:textId="77777777">
        <w:trPr>
          <w:trHeight w:val="312"/>
        </w:trPr>
        <w:tc>
          <w:tcPr>
            <w:tcW w:w="5060" w:type="dxa"/>
            <w:tcBorders>
              <w:top w:val="nil"/>
              <w:left w:val="nil"/>
              <w:bottom w:val="single" w:color="FF5C35" w:sz="8" w:space="0"/>
              <w:right w:val="nil"/>
            </w:tcBorders>
            <w:shd w:val="clear" w:color="auto" w:fill="auto"/>
            <w:vAlign w:val="center"/>
            <w:hideMark/>
          </w:tcPr>
          <w:p w:rsidRPr="002B6EDA" w:rsidR="002B6EDA" w:rsidP="002B6EDA" w:rsidRDefault="002B6EDA" w14:paraId="38DAB826" w14:textId="77777777">
            <w:pPr>
              <w:suppressAutoHyphens w:val="0"/>
              <w:spacing w:after="0"/>
              <w:rPr>
                <w:rFonts w:cs="Segoe UI"/>
                <w:b/>
                <w:bCs/>
                <w:sz w:val="20"/>
                <w:szCs w:val="20"/>
                <w:lang w:val="es-ES" w:eastAsia="es-ES"/>
              </w:rPr>
            </w:pPr>
            <w:proofErr w:type="spellStart"/>
            <w:r w:rsidRPr="002B6EDA">
              <w:rPr>
                <w:rFonts w:cs="Segoe UI"/>
                <w:b/>
                <w:bCs/>
                <w:sz w:val="20"/>
                <w:szCs w:val="20"/>
                <w:lang w:val="es-ES" w:eastAsia="en-US"/>
              </w:rPr>
              <w:t>Aon</w:t>
            </w:r>
            <w:proofErr w:type="spellEnd"/>
            <w:r w:rsidRPr="002B6EDA">
              <w:rPr>
                <w:rFonts w:cs="Segoe UI"/>
                <w:b/>
                <w:bCs/>
                <w:sz w:val="20"/>
                <w:szCs w:val="20"/>
                <w:lang w:val="es-ES" w:eastAsia="en-US"/>
              </w:rPr>
              <w:t xml:space="preserve"> (+Neto)</w:t>
            </w:r>
          </w:p>
        </w:tc>
        <w:tc>
          <w:tcPr>
            <w:tcW w:w="3940" w:type="dxa"/>
            <w:tcBorders>
              <w:top w:val="nil"/>
              <w:left w:val="nil"/>
              <w:bottom w:val="single" w:color="FF5C35" w:sz="8" w:space="0"/>
              <w:right w:val="nil"/>
            </w:tcBorders>
            <w:shd w:val="clear" w:color="auto" w:fill="auto"/>
            <w:vAlign w:val="center"/>
            <w:hideMark/>
          </w:tcPr>
          <w:p w:rsidRPr="002B6EDA" w:rsidR="002B6EDA" w:rsidP="002B6EDA" w:rsidRDefault="002B6EDA" w14:paraId="39D74932" w14:textId="77777777">
            <w:pPr>
              <w:suppressAutoHyphens w:val="0"/>
              <w:spacing w:after="0"/>
              <w:rPr>
                <w:rFonts w:cs="Segoe UI"/>
                <w:sz w:val="20"/>
                <w:szCs w:val="20"/>
                <w:lang w:val="es-ES" w:eastAsia="es-ES"/>
              </w:rPr>
            </w:pPr>
            <w:r w:rsidRPr="002B6EDA">
              <w:rPr>
                <w:rFonts w:cs="Segoe UI"/>
                <w:sz w:val="20"/>
                <w:szCs w:val="20"/>
                <w:lang w:val="es-ES" w:eastAsia="en-US"/>
              </w:rPr>
              <w:t>Modificaciones</w:t>
            </w:r>
          </w:p>
        </w:tc>
      </w:tr>
    </w:tbl>
    <w:p w:rsidR="00583598" w:rsidP="00583598" w:rsidRDefault="00583598" w14:paraId="145160CD" w14:textId="77777777">
      <w:pPr>
        <w:rPr>
          <w:lang w:val="es-ES" w:eastAsia="en-US"/>
        </w:rPr>
      </w:pPr>
    </w:p>
    <w:p w:rsidR="00583598" w:rsidP="00583598" w:rsidRDefault="00583598" w14:paraId="10FB6354" w14:textId="7109AF54">
      <w:pPr>
        <w:pStyle w:val="2TituloH2"/>
      </w:pPr>
      <w:bookmarkStart w:name="_Toc97208253" w:id="19"/>
      <w:r>
        <w:t>Filtros</w:t>
      </w:r>
      <w:bookmarkEnd w:id="19"/>
      <w:r>
        <w:t xml:space="preserve"> </w:t>
      </w:r>
    </w:p>
    <w:p w:rsidR="00E74F8D" w:rsidP="00880913" w:rsidRDefault="008230CC" w14:paraId="02ADE5B6" w14:textId="212BD19B">
      <w:pPr>
        <w:pStyle w:val="BulletNaranja"/>
        <w:numPr>
          <w:ilvl w:val="0"/>
          <w:numId w:val="0"/>
        </w:numPr>
        <w:rPr>
          <w:lang w:eastAsia="en-US"/>
        </w:rPr>
      </w:pPr>
      <w:r>
        <w:rPr>
          <w:lang w:eastAsia="en-US"/>
        </w:rPr>
        <w:t>Distintas condiciones sobre el conjunto de empleados a exportar se implementarán como filtros en las correspondientes consultas.</w:t>
      </w:r>
    </w:p>
    <w:p w:rsidR="008230CC" w:rsidP="00880913" w:rsidRDefault="008230CC" w14:paraId="2914F3BD" w14:textId="6E873F43">
      <w:pPr>
        <w:pStyle w:val="BulletNaranja"/>
        <w:numPr>
          <w:ilvl w:val="0"/>
          <w:numId w:val="0"/>
        </w:numPr>
        <w:rPr>
          <w:lang w:eastAsia="en-US"/>
        </w:rPr>
      </w:pPr>
      <w:r>
        <w:rPr>
          <w:lang w:eastAsia="en-US"/>
        </w:rPr>
        <w:t>Algunas de las posibles condiciones son:</w:t>
      </w:r>
    </w:p>
    <w:p w:rsidR="008230CC" w:rsidP="00F722D9" w:rsidRDefault="008230CC" w14:paraId="5592DDF5" w14:textId="1BA643ED">
      <w:pPr>
        <w:pStyle w:val="BulletNaranja"/>
        <w:numPr>
          <w:ilvl w:val="0"/>
          <w:numId w:val="20"/>
        </w:numPr>
        <w:rPr>
          <w:lang w:eastAsia="en-US"/>
        </w:rPr>
      </w:pPr>
      <w:r>
        <w:rPr>
          <w:lang w:eastAsia="en-US"/>
        </w:rPr>
        <w:t xml:space="preserve">Colectivo: la distinción entre empleados, cuadros, operarios se establece a partir del valor actual (o en la fecha que corresponda) del campo </w:t>
      </w:r>
      <w:r w:rsidRPr="008230CC">
        <w:rPr>
          <w:i/>
          <w:iCs/>
          <w:lang w:eastAsia="en-US"/>
        </w:rPr>
        <w:t>tipo de empleado</w:t>
      </w:r>
      <w:r>
        <w:rPr>
          <w:lang w:eastAsia="en-US"/>
        </w:rPr>
        <w:t xml:space="preserve">; en </w:t>
      </w:r>
      <w:r w:rsidR="00C12E04">
        <w:rPr>
          <w:lang w:eastAsia="en-US"/>
        </w:rPr>
        <w:t>la primera letra del</w:t>
      </w:r>
      <w:r>
        <w:rPr>
          <w:lang w:eastAsia="en-US"/>
        </w:rPr>
        <w:t xml:space="preserve"> código (el ID tipo de empleado)</w:t>
      </w:r>
      <w:r w:rsidR="00C12E04">
        <w:rPr>
          <w:lang w:eastAsia="en-US"/>
        </w:rPr>
        <w:t xml:space="preserve"> se codifica el colectivo del empleado.</w:t>
      </w:r>
    </w:p>
    <w:p w:rsidR="00C12E04" w:rsidP="00F722D9" w:rsidRDefault="00C12E04" w14:paraId="54889637" w14:textId="7C3BEC2C">
      <w:pPr>
        <w:pStyle w:val="BulletNaranja"/>
        <w:numPr>
          <w:ilvl w:val="0"/>
          <w:numId w:val="20"/>
        </w:numPr>
        <w:jc w:val="both"/>
        <w:rPr>
          <w:lang w:eastAsia="en-US"/>
        </w:rPr>
      </w:pPr>
      <w:r>
        <w:rPr>
          <w:lang w:eastAsia="en-US"/>
        </w:rPr>
        <w:t xml:space="preserve">País de pertenencia: los empleados de España se caracterizan porque su </w:t>
      </w:r>
      <w:r>
        <w:rPr>
          <w:i/>
          <w:iCs/>
          <w:lang w:eastAsia="en-US"/>
        </w:rPr>
        <w:t>t</w:t>
      </w:r>
      <w:r w:rsidRPr="00C12E04">
        <w:rPr>
          <w:i/>
          <w:iCs/>
          <w:lang w:eastAsia="en-US"/>
        </w:rPr>
        <w:t>ipo de RH</w:t>
      </w:r>
      <w:r>
        <w:rPr>
          <w:lang w:eastAsia="en-US"/>
        </w:rPr>
        <w:t xml:space="preserve"> (campo de la tabla del período</w:t>
      </w:r>
      <w:r w:rsidR="002226DE">
        <w:rPr>
          <w:lang w:eastAsia="en-US"/>
        </w:rPr>
        <w:t xml:space="preserve"> RH</w:t>
      </w:r>
      <w:r>
        <w:rPr>
          <w:lang w:eastAsia="en-US"/>
        </w:rPr>
        <w:t xml:space="preserve">) es 01; los de Marruecos y Portugal tendrán tipo de RH 02 (externo), pero para distinguirlos de los empleados externos españoles (contratados a través de </w:t>
      </w:r>
      <w:proofErr w:type="spellStart"/>
      <w:r>
        <w:rPr>
          <w:lang w:eastAsia="en-US"/>
        </w:rPr>
        <w:t>ETTs</w:t>
      </w:r>
      <w:proofErr w:type="spellEnd"/>
      <w:r>
        <w:rPr>
          <w:lang w:eastAsia="en-US"/>
        </w:rPr>
        <w:t>) se incluirá en el filtro una condición sobre las organizaciones externas específicas que se definan para Portugal y Marruecos.</w:t>
      </w:r>
    </w:p>
    <w:p w:rsidR="00C12E04" w:rsidP="00F722D9" w:rsidRDefault="00C12E04" w14:paraId="2C74109F" w14:textId="22E590B7">
      <w:pPr>
        <w:pStyle w:val="BulletNaranja"/>
        <w:numPr>
          <w:ilvl w:val="0"/>
          <w:numId w:val="20"/>
        </w:numPr>
        <w:jc w:val="both"/>
        <w:rPr>
          <w:lang w:eastAsia="en-US"/>
        </w:rPr>
      </w:pPr>
      <w:r>
        <w:rPr>
          <w:lang w:eastAsia="en-US"/>
        </w:rPr>
        <w:t xml:space="preserve">Contrato fijo o temporal: la distinción entre empleados fijos o temporales, en caso de ser necesaria, se obtiene a través del histórico de contratos del empleado, en el atributo </w:t>
      </w:r>
      <w:r w:rsidRPr="00C12E04">
        <w:rPr>
          <w:i/>
          <w:iCs/>
          <w:lang w:eastAsia="en-US"/>
        </w:rPr>
        <w:t>Grupo de tipo de contrato</w:t>
      </w:r>
      <w:r>
        <w:rPr>
          <w:lang w:eastAsia="en-US"/>
        </w:rPr>
        <w:t xml:space="preserve"> del tipo de contrato.</w:t>
      </w:r>
    </w:p>
    <w:p w:rsidR="0079053E" w:rsidP="00F722D9" w:rsidRDefault="00C12E04" w14:paraId="176B175E" w14:textId="3F3C3B03">
      <w:pPr>
        <w:pStyle w:val="BulletNaranja"/>
        <w:numPr>
          <w:ilvl w:val="0"/>
          <w:numId w:val="20"/>
        </w:numPr>
        <w:jc w:val="both"/>
        <w:rPr>
          <w:lang w:eastAsia="en-US"/>
        </w:rPr>
      </w:pPr>
      <w:r>
        <w:rPr>
          <w:lang w:eastAsia="en-US"/>
        </w:rPr>
        <w:t xml:space="preserve">Empleados activos o inactivos: en Meta4 HR no existe un atributo o campo “estado” del empleado (ni de conceptos organizativos análogos como </w:t>
      </w:r>
      <w:r w:rsidR="0079053E">
        <w:rPr>
          <w:lang w:eastAsia="en-US"/>
        </w:rPr>
        <w:t>empresas, posiciones, etc.)</w:t>
      </w:r>
      <w:r>
        <w:rPr>
          <w:lang w:eastAsia="en-US"/>
        </w:rPr>
        <w:t>; la definición</w:t>
      </w:r>
      <w:r w:rsidR="0079053E">
        <w:rPr>
          <w:lang w:eastAsia="en-US"/>
        </w:rPr>
        <w:t xml:space="preserve"> de si un empleado (o análogamente un concepto organizativo) está activo o no viene dada por las fechas de inicio y fin. La condición utilizada en estos casos es que la fecha de inicio de la tabla sea menor o igual que la fecha de corte, y la fecha de fin sea mayor o igual que la fecha de corte.</w:t>
      </w:r>
    </w:p>
    <w:p w:rsidR="00C12E04" w:rsidP="002226DE" w:rsidRDefault="0079053E" w14:paraId="7DAACD5B" w14:textId="2DDD0EB6">
      <w:pPr>
        <w:pStyle w:val="BulletNaranja"/>
        <w:numPr>
          <w:ilvl w:val="0"/>
          <w:numId w:val="0"/>
        </w:numPr>
        <w:ind w:left="720"/>
        <w:jc w:val="both"/>
        <w:rPr>
          <w:lang w:eastAsia="en-US"/>
        </w:rPr>
      </w:pPr>
      <w:r>
        <w:rPr>
          <w:lang w:eastAsia="en-US"/>
        </w:rPr>
        <w:t>A través del filtro estándar de la</w:t>
      </w:r>
      <w:r w:rsidR="00E10592">
        <w:rPr>
          <w:lang w:eastAsia="en-US"/>
        </w:rPr>
        <w:t>s</w:t>
      </w:r>
      <w:r>
        <w:rPr>
          <w:lang w:eastAsia="en-US"/>
        </w:rPr>
        <w:t xml:space="preserve"> </w:t>
      </w:r>
      <w:r w:rsidR="00E10592">
        <w:rPr>
          <w:lang w:eastAsia="en-US"/>
        </w:rPr>
        <w:t>exportaciones</w:t>
      </w:r>
      <w:r>
        <w:rPr>
          <w:lang w:eastAsia="en-US"/>
        </w:rPr>
        <w:t xml:space="preserve"> es posible filtrar los registros por aquellos que estén activos en la fecha de ejecución; sin </w:t>
      </w:r>
      <w:proofErr w:type="gramStart"/>
      <w:r>
        <w:rPr>
          <w:lang w:eastAsia="en-US"/>
        </w:rPr>
        <w:t>embargo</w:t>
      </w:r>
      <w:proofErr w:type="gramEnd"/>
      <w:r>
        <w:rPr>
          <w:lang w:eastAsia="en-US"/>
        </w:rPr>
        <w:t xml:space="preserve"> para la aplicación de viajes la interface debe enviar empleados activos y aquellos que “</w:t>
      </w:r>
      <w:r w:rsidR="00E10592">
        <w:rPr>
          <w:lang w:eastAsia="en-US"/>
        </w:rPr>
        <w:t>recientemente</w:t>
      </w:r>
      <w:r>
        <w:rPr>
          <w:lang w:eastAsia="en-US"/>
        </w:rPr>
        <w:t xml:space="preserve">” han pasado a inactivos. En casos como estos no puede utilizarse el filtro por defecto, sino que debe aplicarse el filtro explícitamente a las tablas </w:t>
      </w:r>
      <w:r w:rsidR="002A7380">
        <w:rPr>
          <w:lang w:eastAsia="en-US"/>
        </w:rPr>
        <w:t>involucradas.</w:t>
      </w:r>
    </w:p>
    <w:p w:rsidR="0079053E" w:rsidP="00F722D9" w:rsidRDefault="0079053E" w14:paraId="47762EBA" w14:textId="60B67CFE">
      <w:pPr>
        <w:pStyle w:val="BulletNaranja"/>
        <w:numPr>
          <w:ilvl w:val="0"/>
          <w:numId w:val="20"/>
        </w:numPr>
        <w:jc w:val="both"/>
        <w:rPr>
          <w:lang w:eastAsia="en-US"/>
        </w:rPr>
      </w:pPr>
      <w:r>
        <w:rPr>
          <w:lang w:eastAsia="en-US"/>
        </w:rPr>
        <w:t xml:space="preserve">Filtro específico para </w:t>
      </w:r>
      <w:proofErr w:type="spellStart"/>
      <w:r>
        <w:rPr>
          <w:lang w:eastAsia="en-US"/>
        </w:rPr>
        <w:t>PeopleGroup</w:t>
      </w:r>
      <w:proofErr w:type="spellEnd"/>
      <w:r>
        <w:rPr>
          <w:lang w:eastAsia="en-US"/>
        </w:rPr>
        <w:t xml:space="preserve">: </w:t>
      </w:r>
      <w:r w:rsidR="002A7380">
        <w:rPr>
          <w:lang w:eastAsia="en-US"/>
        </w:rPr>
        <w:t xml:space="preserve">para la interface con </w:t>
      </w:r>
      <w:proofErr w:type="spellStart"/>
      <w:r w:rsidR="002A7380">
        <w:rPr>
          <w:lang w:eastAsia="en-US"/>
        </w:rPr>
        <w:t>PeopleGroup</w:t>
      </w:r>
      <w:proofErr w:type="spellEnd"/>
      <w:r w:rsidR="002A7380">
        <w:rPr>
          <w:lang w:eastAsia="en-US"/>
        </w:rPr>
        <w:t xml:space="preserve"> no es posible definir una condición que indique qué empleados deben exportarse en función de su puesto u otros atributos organizativos. Por esta razón se ha definido un campo configurable (histórico) en el cual se indica si el empleado debe enviarse o no. Las consultas correspondientes tendrán por tanto una condición de filtro sobre ese campo (que se añadirá obviamente a otras condiciones que puedan ser necesarias).</w:t>
      </w:r>
    </w:p>
    <w:p w:rsidRPr="00965136" w:rsidR="00E74F8D" w:rsidP="00E74F8D" w:rsidRDefault="00E74F8D" w14:paraId="64523588" w14:textId="25D8A021">
      <w:pPr>
        <w:pStyle w:val="2TituloH2"/>
      </w:pPr>
      <w:bookmarkStart w:name="_Toc97208254" w:id="20"/>
      <w:proofErr w:type="spellStart"/>
      <w:r>
        <w:t>Pos-proceso</w:t>
      </w:r>
      <w:bookmarkEnd w:id="20"/>
      <w:proofErr w:type="spellEnd"/>
    </w:p>
    <w:p w:rsidR="00E74F8D" w:rsidP="00FC19AA" w:rsidRDefault="007D2A49" w14:paraId="40DC8803" w14:textId="152661A7">
      <w:pPr>
        <w:pStyle w:val="BulletNaranja"/>
        <w:numPr>
          <w:ilvl w:val="0"/>
          <w:numId w:val="0"/>
        </w:numPr>
        <w:jc w:val="both"/>
        <w:rPr>
          <w:lang w:eastAsia="en-US"/>
        </w:rPr>
      </w:pPr>
      <w:r>
        <w:rPr>
          <w:lang w:eastAsia="en-US"/>
        </w:rPr>
        <w:t xml:space="preserve">El posible </w:t>
      </w:r>
      <w:proofErr w:type="spellStart"/>
      <w:r>
        <w:rPr>
          <w:lang w:eastAsia="en-US"/>
        </w:rPr>
        <w:t>pos-proceso</w:t>
      </w:r>
      <w:proofErr w:type="spellEnd"/>
      <w:r>
        <w:rPr>
          <w:lang w:eastAsia="en-US"/>
        </w:rPr>
        <w:t xml:space="preserve"> </w:t>
      </w:r>
      <w:r w:rsidR="00D35902">
        <w:rPr>
          <w:lang w:eastAsia="en-US"/>
        </w:rPr>
        <w:t>que pueda ser necesario aplicar a los archivos de salida se realizará en la herramienta Talend.</w:t>
      </w:r>
      <w:r w:rsidR="00436603">
        <w:rPr>
          <w:lang w:eastAsia="en-US"/>
        </w:rPr>
        <w:t xml:space="preserve"> La programación de la lógica de este </w:t>
      </w:r>
      <w:proofErr w:type="spellStart"/>
      <w:r w:rsidR="00436603">
        <w:rPr>
          <w:lang w:eastAsia="en-US"/>
        </w:rPr>
        <w:t>pos-proceso</w:t>
      </w:r>
      <w:proofErr w:type="spellEnd"/>
      <w:r w:rsidR="00436603">
        <w:rPr>
          <w:lang w:eastAsia="en-US"/>
        </w:rPr>
        <w:t xml:space="preserve"> queda encapsulada dentro de la herramienta por lo que los detalles no son accesibles al cliente final.</w:t>
      </w:r>
    </w:p>
    <w:p w:rsidRPr="00965136" w:rsidR="00E74F8D" w:rsidP="00965284" w:rsidRDefault="00436603" w14:paraId="6053F136" w14:textId="231B92EE">
      <w:pPr>
        <w:pStyle w:val="BulletNaranja"/>
        <w:numPr>
          <w:ilvl w:val="0"/>
          <w:numId w:val="0"/>
        </w:numPr>
        <w:jc w:val="both"/>
      </w:pPr>
      <w:r>
        <w:rPr>
          <w:lang w:eastAsia="en-US"/>
        </w:rPr>
        <w:t>Por esta razón en los casos en los que sea necesario se indicará el funcionamiento de la interface a nivel funcional de cara a validar el comportamiento, pero sin que apliquen todos los detalles del diseño interno (solo la lógica a alto nivel).</w:t>
      </w:r>
    </w:p>
    <w:p w:rsidRPr="00965136" w:rsidR="0038665B" w:rsidP="0038665B" w:rsidRDefault="00E10592" w14:paraId="71CBFE49" w14:textId="51F8BA04">
      <w:pPr>
        <w:pStyle w:val="1TituloH1"/>
      </w:pPr>
      <w:bookmarkStart w:name="_Toc97208255" w:id="21"/>
      <w:r>
        <w:t>RESUMEN DE INTERFACES</w:t>
      </w:r>
      <w:bookmarkEnd w:id="21"/>
    </w:p>
    <w:p w:rsidR="00E45DB2" w:rsidP="00E45DB2" w:rsidRDefault="00E45DB2" w14:paraId="75C486E7" w14:textId="77777777">
      <w:pPr>
        <w:rPr>
          <w:lang w:val="es-ES" w:eastAsia="en-US"/>
        </w:rPr>
      </w:pPr>
    </w:p>
    <w:p w:rsidR="00E45DB2" w:rsidP="00E45DB2" w:rsidRDefault="00E45DB2" w14:paraId="47EF0638" w14:textId="53C5EDCE">
      <w:pPr>
        <w:rPr>
          <w:lang w:val="es-ES" w:eastAsia="en-US"/>
        </w:rPr>
      </w:pPr>
      <w:r>
        <w:rPr>
          <w:lang w:val="es-ES" w:eastAsia="en-US"/>
        </w:rPr>
        <w:t xml:space="preserve">De la aplicación global Meta4 HR se generarán diferentes archivos de exportación con la finalidad de implementar una serie de interfaces con sistemas externos. Se mencionan a continuación algunos aspectos </w:t>
      </w:r>
      <w:r w:rsidR="006E089B">
        <w:rPr>
          <w:lang w:val="es-ES" w:eastAsia="en-US"/>
        </w:rPr>
        <w:t>de alto nivel</w:t>
      </w:r>
      <w:r>
        <w:rPr>
          <w:lang w:val="es-ES" w:eastAsia="en-US"/>
        </w:rPr>
        <w:t xml:space="preserve"> de </w:t>
      </w:r>
      <w:proofErr w:type="gramStart"/>
      <w:r>
        <w:rPr>
          <w:lang w:val="es-ES" w:eastAsia="en-US"/>
        </w:rPr>
        <w:t>los mismos</w:t>
      </w:r>
      <w:proofErr w:type="gramEnd"/>
      <w:r>
        <w:rPr>
          <w:lang w:val="es-ES" w:eastAsia="en-US"/>
        </w:rPr>
        <w:t xml:space="preserve"> si bien los detalles nivel se recogerán en documentación auxiliar específica. </w:t>
      </w:r>
    </w:p>
    <w:p w:rsidR="00184380" w:rsidP="00E45DB2" w:rsidRDefault="00184380" w14:paraId="6B40D27F" w14:textId="218CBF1F">
      <w:pPr>
        <w:rPr>
          <w:lang w:val="es-ES" w:eastAsia="en-US"/>
        </w:rPr>
      </w:pPr>
      <w:r>
        <w:rPr>
          <w:lang w:val="es-ES" w:eastAsia="en-US"/>
        </w:rPr>
        <w:t>En las distintas interfaces el identificador del empleado será el SG Id, salvo para el caso en el que se use el número de documento (NIF/NIE) del empleado (para la retribución flexible).</w:t>
      </w:r>
    </w:p>
    <w:p w:rsidRPr="00E45DB2" w:rsidR="00184380" w:rsidP="00E45DB2" w:rsidRDefault="00184380" w14:paraId="2F8CCC26" w14:textId="008C34C5">
      <w:pPr>
        <w:rPr>
          <w:lang w:val="es-ES" w:eastAsia="en-US"/>
        </w:rPr>
      </w:pPr>
      <w:r>
        <w:rPr>
          <w:lang w:val="es-ES" w:eastAsia="en-US"/>
        </w:rPr>
        <w:t xml:space="preserve">La frecuencia de las exportaciones no es un elemento relevante a la hora del diseño ya que puede ser determinada y </w:t>
      </w:r>
      <w:r w:rsidR="00577519">
        <w:rPr>
          <w:lang w:val="es-ES" w:eastAsia="en-US"/>
        </w:rPr>
        <w:t>modificada en cualquier momento por el usuario configurador de Saint-Gobain sin mayor impacto.</w:t>
      </w:r>
    </w:p>
    <w:p w:rsidRPr="00965136" w:rsidR="0038665B" w:rsidP="0038665B" w:rsidRDefault="006E089B" w14:paraId="39E72557" w14:textId="7203936E">
      <w:pPr>
        <w:pStyle w:val="2TituloH2"/>
      </w:pPr>
      <w:bookmarkStart w:name="_Toc97208256" w:id="22"/>
      <w:proofErr w:type="spellStart"/>
      <w:r>
        <w:t>PeopleGroup</w:t>
      </w:r>
      <w:bookmarkEnd w:id="22"/>
      <w:proofErr w:type="spellEnd"/>
    </w:p>
    <w:p w:rsidR="0038665B" w:rsidP="0038665B" w:rsidRDefault="00310DBB" w14:paraId="739046F4" w14:textId="473B6EB6">
      <w:pPr>
        <w:rPr>
          <w:lang w:val="es-ES" w:eastAsia="en-US"/>
        </w:rPr>
      </w:pPr>
      <w:r>
        <w:rPr>
          <w:lang w:val="es-ES" w:eastAsia="en-US"/>
        </w:rPr>
        <w:t xml:space="preserve">Esta será la interface </w:t>
      </w:r>
      <w:proofErr w:type="gramStart"/>
      <w:r>
        <w:rPr>
          <w:lang w:val="es-ES" w:eastAsia="en-US"/>
        </w:rPr>
        <w:t>más relevante y más compleja</w:t>
      </w:r>
      <w:proofErr w:type="gramEnd"/>
      <w:r>
        <w:rPr>
          <w:lang w:val="es-ES" w:eastAsia="en-US"/>
        </w:rPr>
        <w:t xml:space="preserve">. Se tratará de una exportación de cambios con diferentes consultas, cada una correspondiente a cada uno de los grupos definidos en la interface actual con </w:t>
      </w:r>
      <w:proofErr w:type="spellStart"/>
      <w:r>
        <w:rPr>
          <w:lang w:val="es-ES" w:eastAsia="en-US"/>
        </w:rPr>
        <w:t>PeopleGroup</w:t>
      </w:r>
      <w:proofErr w:type="spellEnd"/>
      <w:r>
        <w:rPr>
          <w:lang w:val="es-ES" w:eastAsia="en-US"/>
        </w:rPr>
        <w:t>.</w:t>
      </w:r>
    </w:p>
    <w:p w:rsidR="00310DBB" w:rsidP="0038665B" w:rsidRDefault="00310DBB" w14:paraId="4E1304CC" w14:textId="75CC69F8">
      <w:pPr>
        <w:rPr>
          <w:lang w:val="es-ES" w:eastAsia="en-US"/>
        </w:rPr>
      </w:pPr>
      <w:r>
        <w:rPr>
          <w:lang w:val="es-ES" w:eastAsia="en-US"/>
        </w:rPr>
        <w:t>La salida de las distintas consultas será integrada a través de la herramienta ETL Talend para transformar la información al formato de salida requerido y determinar, en función del tipo de cambio producido, los grupos que deben incluirse para cada empleado.</w:t>
      </w:r>
    </w:p>
    <w:p w:rsidR="00310DBB" w:rsidP="0038665B" w:rsidRDefault="00310DBB" w14:paraId="3E0A3F09" w14:textId="564623E4">
      <w:pPr>
        <w:rPr>
          <w:lang w:val="es-ES" w:eastAsia="en-US"/>
        </w:rPr>
      </w:pPr>
      <w:proofErr w:type="gramStart"/>
      <w:r>
        <w:rPr>
          <w:lang w:val="es-ES" w:eastAsia="en-US"/>
        </w:rPr>
        <w:t>La información a incluir</w:t>
      </w:r>
      <w:proofErr w:type="gramEnd"/>
      <w:r>
        <w:rPr>
          <w:lang w:val="es-ES" w:eastAsia="en-US"/>
        </w:rPr>
        <w:t xml:space="preserve"> en cada una de estas consultas individuales comprende información personal y laboral (del puesto) del empleado, información de compensación, familiares y CV del empleado.</w:t>
      </w:r>
    </w:p>
    <w:p w:rsidR="00310DBB" w:rsidP="0038665B" w:rsidRDefault="00310DBB" w14:paraId="5BDBC5A2" w14:textId="70174115">
      <w:pPr>
        <w:rPr>
          <w:lang w:val="es-ES" w:eastAsia="en-US"/>
        </w:rPr>
      </w:pPr>
      <w:r>
        <w:rPr>
          <w:lang w:val="es-ES" w:eastAsia="en-US"/>
        </w:rPr>
        <w:t xml:space="preserve">Para algunos conceptos el mapeo con los códigos utilizados en Francia se </w:t>
      </w:r>
      <w:r w:rsidR="00200761">
        <w:rPr>
          <w:lang w:val="es-ES" w:eastAsia="en-US"/>
        </w:rPr>
        <w:t xml:space="preserve">obtendrá a través de información gestionada en campos configurables en Meta4 HR, mientras que en otros casos (por </w:t>
      </w:r>
      <w:proofErr w:type="gramStart"/>
      <w:r w:rsidR="00200761">
        <w:rPr>
          <w:lang w:val="es-ES" w:eastAsia="en-US"/>
        </w:rPr>
        <w:t>ejemplo</w:t>
      </w:r>
      <w:proofErr w:type="gramEnd"/>
      <w:r w:rsidR="00200761">
        <w:rPr>
          <w:lang w:val="es-ES" w:eastAsia="en-US"/>
        </w:rPr>
        <w:t xml:space="preserve"> países, géneros) se aplicará una transcodificación en el proceso de exportación.</w:t>
      </w:r>
    </w:p>
    <w:p w:rsidRPr="00965136" w:rsidR="00184380" w:rsidP="00184380" w:rsidRDefault="00184380" w14:paraId="376A413E" w14:textId="585182E1">
      <w:pPr>
        <w:pStyle w:val="2TituloH2"/>
      </w:pPr>
      <w:bookmarkStart w:name="_Toc97208257" w:id="23"/>
      <w:r>
        <w:t>AON – Retribución flexible</w:t>
      </w:r>
      <w:bookmarkEnd w:id="23"/>
    </w:p>
    <w:p w:rsidR="00184380" w:rsidP="00184380" w:rsidRDefault="00577519" w14:paraId="0255C4D0" w14:textId="3CE9BA76">
      <w:pPr>
        <w:rPr>
          <w:lang w:val="es-ES" w:eastAsia="en-US"/>
        </w:rPr>
      </w:pPr>
      <w:r>
        <w:rPr>
          <w:lang w:val="es-ES" w:eastAsia="en-US"/>
        </w:rPr>
        <w:t xml:space="preserve">Se tratará de una exportación de cambios con tres consultas cuya salida se unificará en un único archivo Excel (a través de la herramienta ETL Talend que realizará a su vez el </w:t>
      </w:r>
      <w:proofErr w:type="spellStart"/>
      <w:r w:rsidR="00E10592">
        <w:rPr>
          <w:lang w:val="es-ES" w:eastAsia="en-US"/>
        </w:rPr>
        <w:t>pos-proceso</w:t>
      </w:r>
      <w:proofErr w:type="spellEnd"/>
      <w:r>
        <w:rPr>
          <w:lang w:val="es-ES" w:eastAsia="en-US"/>
        </w:rPr>
        <w:t xml:space="preserve"> necesario para convertir el formato al requerido). </w:t>
      </w:r>
      <w:r w:rsidR="002B2AE1">
        <w:rPr>
          <w:lang w:val="es-ES" w:eastAsia="en-US"/>
        </w:rPr>
        <w:t xml:space="preserve">Entre otras cosas es este </w:t>
      </w:r>
      <w:proofErr w:type="spellStart"/>
      <w:r w:rsidR="00E10592">
        <w:rPr>
          <w:lang w:val="es-ES" w:eastAsia="en-US"/>
        </w:rPr>
        <w:t>pos-proceso</w:t>
      </w:r>
      <w:proofErr w:type="spellEnd"/>
      <w:r w:rsidR="002B2AE1">
        <w:rPr>
          <w:lang w:val="es-ES" w:eastAsia="en-US"/>
        </w:rPr>
        <w:t xml:space="preserve"> se identificará el tipo de cambio producido (alta, baja o distintas modificaciones del empleado).</w:t>
      </w:r>
    </w:p>
    <w:p w:rsidR="00577519" w:rsidP="00184380" w:rsidRDefault="00577519" w14:paraId="1855B045" w14:textId="5189D228">
      <w:pPr>
        <w:rPr>
          <w:lang w:val="es-ES" w:eastAsia="en-US"/>
        </w:rPr>
      </w:pPr>
      <w:r>
        <w:rPr>
          <w:lang w:val="es-ES" w:eastAsia="en-US"/>
        </w:rPr>
        <w:t>La información contemplada es la siguiente:</w:t>
      </w:r>
    </w:p>
    <w:p w:rsidR="002B2AE1" w:rsidP="00F722D9" w:rsidRDefault="00577519" w14:paraId="5EF3F491" w14:textId="24BC41C9">
      <w:pPr>
        <w:pStyle w:val="Prrafodelista"/>
        <w:numPr>
          <w:ilvl w:val="0"/>
          <w:numId w:val="18"/>
        </w:numPr>
        <w:rPr>
          <w:lang w:val="es-ES" w:eastAsia="en-US"/>
        </w:rPr>
      </w:pPr>
      <w:r>
        <w:rPr>
          <w:lang w:val="es-ES" w:eastAsia="en-US"/>
        </w:rPr>
        <w:t xml:space="preserve">Información del empleado: dentro de esta es necesario enviar una serie de datos económicos que se corresponden con determinados conceptos de </w:t>
      </w:r>
      <w:proofErr w:type="gramStart"/>
      <w:r>
        <w:rPr>
          <w:lang w:val="es-ES" w:eastAsia="en-US"/>
        </w:rPr>
        <w:t>Nómina</w:t>
      </w:r>
      <w:proofErr w:type="gramEnd"/>
      <w:r>
        <w:rPr>
          <w:lang w:val="es-ES" w:eastAsia="en-US"/>
        </w:rPr>
        <w:t xml:space="preserve"> así como algunos datos que solo se gestionan en la aplicación de Nómina (por ejemplo, el tipo IRPF o el Grupo Tarifa). </w:t>
      </w:r>
      <w:r w:rsidR="00973EE9">
        <w:rPr>
          <w:lang w:val="es-ES" w:eastAsia="en-US"/>
        </w:rPr>
        <w:t>T</w:t>
      </w:r>
      <w:r w:rsidR="007E44C0">
        <w:rPr>
          <w:lang w:val="es-ES" w:eastAsia="en-US"/>
        </w:rPr>
        <w:t>oda la información requerida se incluye en la consolidación de Nómina “estándar”</w:t>
      </w:r>
      <w:r w:rsidR="00973EE9">
        <w:rPr>
          <w:lang w:val="es-ES" w:eastAsia="en-US"/>
        </w:rPr>
        <w:t xml:space="preserve">, que se procesa en el entorno de Meta4 HR en la primera semana de cada mes. Solo se procesan los empleados que tengan un </w:t>
      </w:r>
      <w:proofErr w:type="spellStart"/>
      <w:r w:rsidR="00973EE9">
        <w:rPr>
          <w:lang w:val="es-ES" w:eastAsia="en-US"/>
        </w:rPr>
        <w:t>calculo</w:t>
      </w:r>
      <w:proofErr w:type="spellEnd"/>
      <w:r w:rsidR="00973EE9">
        <w:rPr>
          <w:lang w:val="es-ES" w:eastAsia="en-US"/>
        </w:rPr>
        <w:t xml:space="preserve"> de nómina informado en Meta4 HR.</w:t>
      </w:r>
    </w:p>
    <w:p w:rsidR="002B2AE1" w:rsidP="00F722D9" w:rsidRDefault="002B2AE1" w14:paraId="2F9B1301" w14:textId="4ED85E7A">
      <w:pPr>
        <w:pStyle w:val="Prrafodelista"/>
        <w:numPr>
          <w:ilvl w:val="0"/>
          <w:numId w:val="18"/>
        </w:numPr>
        <w:rPr>
          <w:lang w:val="es-ES" w:eastAsia="en-US"/>
        </w:rPr>
      </w:pPr>
      <w:r>
        <w:rPr>
          <w:lang w:val="es-ES" w:eastAsia="en-US"/>
        </w:rPr>
        <w:t xml:space="preserve">Información de </w:t>
      </w:r>
      <w:r w:rsidR="007E44C0">
        <w:rPr>
          <w:lang w:val="es-ES" w:eastAsia="en-US"/>
        </w:rPr>
        <w:t>familiares (hijos y cónyuge)</w:t>
      </w:r>
    </w:p>
    <w:p w:rsidRPr="00577519" w:rsidR="00577519" w:rsidP="00F722D9" w:rsidRDefault="002B2AE1" w14:paraId="2F5022BF" w14:textId="1D889C5C">
      <w:pPr>
        <w:pStyle w:val="Prrafodelista"/>
        <w:numPr>
          <w:ilvl w:val="0"/>
          <w:numId w:val="18"/>
        </w:numPr>
        <w:rPr>
          <w:lang w:val="es-ES" w:eastAsia="en-US"/>
        </w:rPr>
      </w:pPr>
      <w:r>
        <w:rPr>
          <w:lang w:val="es-ES" w:eastAsia="en-US"/>
        </w:rPr>
        <w:t>Información de domicilios</w:t>
      </w:r>
      <w:r w:rsidR="00577519">
        <w:rPr>
          <w:lang w:val="es-ES" w:eastAsia="en-US"/>
        </w:rPr>
        <w:t xml:space="preserve"> </w:t>
      </w:r>
      <w:r w:rsidR="007E44C0">
        <w:rPr>
          <w:lang w:val="es-ES" w:eastAsia="en-US"/>
        </w:rPr>
        <w:t xml:space="preserve">(en el caso de alta o modificación </w:t>
      </w:r>
      <w:proofErr w:type="gramStart"/>
      <w:r w:rsidR="007E44C0">
        <w:rPr>
          <w:lang w:val="es-ES" w:eastAsia="en-US"/>
        </w:rPr>
        <w:t>del mismo</w:t>
      </w:r>
      <w:proofErr w:type="gramEnd"/>
      <w:r w:rsidR="007E44C0">
        <w:rPr>
          <w:lang w:val="es-ES" w:eastAsia="en-US"/>
        </w:rPr>
        <w:t>).</w:t>
      </w:r>
    </w:p>
    <w:p w:rsidRPr="00965136" w:rsidR="006E089B" w:rsidP="006E089B" w:rsidRDefault="006E089B" w14:paraId="7589CFE5" w14:textId="4D7081B4">
      <w:pPr>
        <w:pStyle w:val="2TituloH2"/>
      </w:pPr>
      <w:bookmarkStart w:name="_Toc97208258" w:id="24"/>
      <w:r>
        <w:t>Aplicación de Viajes</w:t>
      </w:r>
      <w:bookmarkEnd w:id="24"/>
    </w:p>
    <w:p w:rsidR="006E089B" w:rsidP="006E089B" w:rsidRDefault="006E089B" w14:paraId="42F98A2A" w14:textId="3AF8BB00">
      <w:pPr>
        <w:rPr>
          <w:lang w:val="es-ES" w:eastAsia="en-US"/>
        </w:rPr>
      </w:pPr>
      <w:r>
        <w:rPr>
          <w:lang w:val="es-ES" w:eastAsia="en-US"/>
        </w:rPr>
        <w:t>Se tratará de una exportación de situación actual (es decir se incluirán siempre todos los empleados activos en el momento de exportación) que incluirá también los empleados inactivos cuya fecha de baja se remonte hasta un mes atrás</w:t>
      </w:r>
      <w:r w:rsidR="00184380">
        <w:rPr>
          <w:lang w:val="es-ES" w:eastAsia="en-US"/>
        </w:rPr>
        <w:t xml:space="preserve"> (indicando obviamente el estado de baja)</w:t>
      </w:r>
      <w:r>
        <w:rPr>
          <w:lang w:val="es-ES" w:eastAsia="en-US"/>
        </w:rPr>
        <w:t>.</w:t>
      </w:r>
    </w:p>
    <w:p w:rsidR="006E089B" w:rsidP="006E089B" w:rsidRDefault="006E089B" w14:paraId="1EB3959A" w14:textId="34D5BD17">
      <w:pPr>
        <w:rPr>
          <w:lang w:val="es-ES" w:eastAsia="en-US"/>
        </w:rPr>
      </w:pPr>
      <w:r>
        <w:rPr>
          <w:lang w:val="es-ES" w:eastAsia="en-US"/>
        </w:rPr>
        <w:t>Al ser la frecuencia prevista semanal, si alguna exportación no se procesase por algún tipo de incidencia la baja del empleado se exportaría en el siguiente envío. Al filtrar la exportación por empleados activos en la fecha de ejecución las bajas a futuro no se exportarán hasta que llegue el momento.</w:t>
      </w:r>
    </w:p>
    <w:p w:rsidRPr="00E45DB2" w:rsidR="006E089B" w:rsidP="006E089B" w:rsidRDefault="006E089B" w14:paraId="7A961F78" w14:textId="77777777">
      <w:pPr>
        <w:rPr>
          <w:lang w:val="es-ES" w:eastAsia="en-US"/>
        </w:rPr>
      </w:pPr>
      <w:r>
        <w:rPr>
          <w:lang w:val="es-ES" w:eastAsia="en-US"/>
        </w:rPr>
        <w:t xml:space="preserve">  </w:t>
      </w:r>
    </w:p>
    <w:p w:rsidRPr="00965136" w:rsidR="006E089B" w:rsidP="006E089B" w:rsidRDefault="006E089B" w14:paraId="6C4244CA" w14:textId="11B91232">
      <w:pPr>
        <w:pStyle w:val="2TituloH2"/>
      </w:pPr>
      <w:bookmarkStart w:name="_Toc97208259" w:id="25"/>
      <w:r>
        <w:t>Nota de Gastos</w:t>
      </w:r>
      <w:bookmarkEnd w:id="25"/>
    </w:p>
    <w:p w:rsidR="006E089B" w:rsidP="006E089B" w:rsidRDefault="006E089B" w14:paraId="5F75CC7C" w14:textId="77777777">
      <w:pPr>
        <w:rPr>
          <w:lang w:val="es-ES" w:eastAsia="en-US"/>
        </w:rPr>
      </w:pPr>
      <w:r>
        <w:rPr>
          <w:lang w:val="es-ES" w:eastAsia="en-US"/>
        </w:rPr>
        <w:t xml:space="preserve">Esta interface se compondrá de tres exportaciones independientes que se ejecutarán en forma de </w:t>
      </w:r>
      <w:r w:rsidRPr="006E089B">
        <w:rPr>
          <w:i/>
          <w:iCs/>
          <w:lang w:val="es-ES" w:eastAsia="en-US"/>
        </w:rPr>
        <w:t>grupo de exportación</w:t>
      </w:r>
      <w:r>
        <w:rPr>
          <w:lang w:val="es-ES" w:eastAsia="en-US"/>
        </w:rPr>
        <w:t xml:space="preserve"> para asegurar la coherencia de la información.</w:t>
      </w:r>
    </w:p>
    <w:p w:rsidR="00184380" w:rsidP="006E089B" w:rsidRDefault="00184380" w14:paraId="61C50998" w14:textId="77777777">
      <w:pPr>
        <w:rPr>
          <w:lang w:val="es-ES" w:eastAsia="en-US"/>
        </w:rPr>
      </w:pPr>
      <w:r>
        <w:rPr>
          <w:lang w:val="es-ES" w:eastAsia="en-US"/>
        </w:rPr>
        <w:t>Se tratará de exportaciones de situación actual (empleados activos a la fecha de exportación) que contendrán la siguiente información:</w:t>
      </w:r>
    </w:p>
    <w:p w:rsidR="006E089B" w:rsidP="00F722D9" w:rsidRDefault="00184380" w14:paraId="4555DF83" w14:textId="543A03C5">
      <w:pPr>
        <w:pStyle w:val="Prrafodelista"/>
        <w:numPr>
          <w:ilvl w:val="0"/>
          <w:numId w:val="17"/>
        </w:numPr>
        <w:rPr>
          <w:lang w:val="es-ES" w:eastAsia="en-US"/>
        </w:rPr>
      </w:pPr>
      <w:r>
        <w:rPr>
          <w:lang w:val="es-ES" w:eastAsia="en-US"/>
        </w:rPr>
        <w:t xml:space="preserve">Información básica del empleado incluyendo el </w:t>
      </w:r>
      <w:proofErr w:type="spellStart"/>
      <w:r>
        <w:rPr>
          <w:lang w:val="es-ES" w:eastAsia="en-US"/>
        </w:rPr>
        <w:t>login</w:t>
      </w:r>
      <w:proofErr w:type="spellEnd"/>
      <w:r>
        <w:rPr>
          <w:lang w:val="es-ES" w:eastAsia="en-US"/>
        </w:rPr>
        <w:t>/correo electrónico.</w:t>
      </w:r>
    </w:p>
    <w:p w:rsidR="00184380" w:rsidP="00F722D9" w:rsidRDefault="00184380" w14:paraId="50AF780E" w14:textId="249D7744">
      <w:pPr>
        <w:pStyle w:val="Prrafodelista"/>
        <w:numPr>
          <w:ilvl w:val="0"/>
          <w:numId w:val="17"/>
        </w:numPr>
        <w:rPr>
          <w:lang w:val="es-ES" w:eastAsia="en-US"/>
        </w:rPr>
      </w:pPr>
      <w:r>
        <w:rPr>
          <w:lang w:val="es-ES" w:eastAsia="en-US"/>
        </w:rPr>
        <w:t>“</w:t>
      </w:r>
      <w:proofErr w:type="spellStart"/>
      <w:r>
        <w:rPr>
          <w:lang w:val="es-ES" w:eastAsia="en-US"/>
        </w:rPr>
        <w:t>Workflows</w:t>
      </w:r>
      <w:proofErr w:type="spellEnd"/>
      <w:r>
        <w:rPr>
          <w:lang w:val="es-ES" w:eastAsia="en-US"/>
        </w:rPr>
        <w:t>”, consistente en la definición de los posibles flujos de validación de una solicitud en función del empleado; en Meta4 HR esto se traduce en un flujo por cada responsable de validación de nota de gastos, es decir un flujo por unidad organizativa en la que se haya definido un responsable de este tipo. El “</w:t>
      </w:r>
      <w:proofErr w:type="spellStart"/>
      <w:r>
        <w:rPr>
          <w:lang w:val="es-ES" w:eastAsia="en-US"/>
        </w:rPr>
        <w:t>workflow</w:t>
      </w:r>
      <w:proofErr w:type="spellEnd"/>
      <w:r>
        <w:rPr>
          <w:lang w:val="es-ES" w:eastAsia="en-US"/>
        </w:rPr>
        <w:t>” se corresponderá por tanto con el concepto de unidad organizativa y se identificará con una concatenación del ID y el literal de la misma.</w:t>
      </w:r>
    </w:p>
    <w:p w:rsidRPr="00184380" w:rsidR="00184380" w:rsidP="00F722D9" w:rsidRDefault="00184380" w14:paraId="42978C1F" w14:textId="24E00E09">
      <w:pPr>
        <w:pStyle w:val="Prrafodelista"/>
        <w:numPr>
          <w:ilvl w:val="0"/>
          <w:numId w:val="17"/>
        </w:numPr>
        <w:rPr>
          <w:lang w:val="es-ES" w:eastAsia="en-US"/>
        </w:rPr>
      </w:pPr>
      <w:r>
        <w:rPr>
          <w:lang w:val="es-ES" w:eastAsia="en-US"/>
        </w:rPr>
        <w:t>Asociación del empleado con su “</w:t>
      </w:r>
      <w:proofErr w:type="spellStart"/>
      <w:r>
        <w:rPr>
          <w:lang w:val="es-ES" w:eastAsia="en-US"/>
        </w:rPr>
        <w:t>workflow</w:t>
      </w:r>
      <w:proofErr w:type="spellEnd"/>
      <w:r>
        <w:rPr>
          <w:lang w:val="es-ES" w:eastAsia="en-US"/>
        </w:rPr>
        <w:t>” correspondiente</w:t>
      </w:r>
    </w:p>
    <w:p w:rsidRPr="00E45DB2" w:rsidR="006E089B" w:rsidP="006E089B" w:rsidRDefault="006E089B" w14:paraId="05079E7E" w14:textId="77777777">
      <w:pPr>
        <w:rPr>
          <w:lang w:val="es-ES" w:eastAsia="en-US"/>
        </w:rPr>
      </w:pPr>
      <w:r>
        <w:rPr>
          <w:lang w:val="es-ES" w:eastAsia="en-US"/>
        </w:rPr>
        <w:t xml:space="preserve">  </w:t>
      </w:r>
    </w:p>
    <w:p w:rsidRPr="00965136" w:rsidR="006E089B" w:rsidP="006E089B" w:rsidRDefault="006E089B" w14:paraId="1058078A" w14:textId="58FD952E">
      <w:pPr>
        <w:pStyle w:val="2TituloH2"/>
      </w:pPr>
      <w:bookmarkStart w:name="_Toc97208260" w:id="26"/>
      <w:proofErr w:type="spellStart"/>
      <w:r>
        <w:t>Group</w:t>
      </w:r>
      <w:proofErr w:type="spellEnd"/>
      <w:r>
        <w:t xml:space="preserve"> </w:t>
      </w:r>
      <w:proofErr w:type="spellStart"/>
      <w:r>
        <w:t>Directory</w:t>
      </w:r>
      <w:bookmarkEnd w:id="26"/>
      <w:proofErr w:type="spellEnd"/>
    </w:p>
    <w:p w:rsidR="006E089B" w:rsidP="006E089B" w:rsidRDefault="00184380" w14:paraId="1C2602B7" w14:textId="610EC765">
      <w:pPr>
        <w:rPr>
          <w:lang w:val="es-ES" w:eastAsia="en-US"/>
        </w:rPr>
      </w:pPr>
      <w:r>
        <w:rPr>
          <w:lang w:val="es-ES" w:eastAsia="en-US"/>
        </w:rPr>
        <w:t xml:space="preserve">Exportación de situación actual que incluirá información </w:t>
      </w:r>
      <w:r w:rsidR="00577519">
        <w:rPr>
          <w:lang w:val="es-ES" w:eastAsia="en-US"/>
        </w:rPr>
        <w:t>organizativa</w:t>
      </w:r>
      <w:r>
        <w:rPr>
          <w:lang w:val="es-ES" w:eastAsia="en-US"/>
        </w:rPr>
        <w:t xml:space="preserve"> del empleado </w:t>
      </w:r>
      <w:r w:rsidR="00577519">
        <w:rPr>
          <w:lang w:val="es-ES" w:eastAsia="en-US"/>
        </w:rPr>
        <w:t xml:space="preserve">(colectivo, función, empresa, lugar de trabajo, fecha de inicio en el grupo) </w:t>
      </w:r>
      <w:r>
        <w:rPr>
          <w:lang w:val="es-ES" w:eastAsia="en-US"/>
        </w:rPr>
        <w:t xml:space="preserve">incluyendo la asociación </w:t>
      </w:r>
      <w:r w:rsidR="00436603">
        <w:rPr>
          <w:lang w:val="es-ES" w:eastAsia="en-US"/>
        </w:rPr>
        <w:t xml:space="preserve">entre </w:t>
      </w:r>
      <w:r>
        <w:rPr>
          <w:lang w:val="es-ES" w:eastAsia="en-US"/>
        </w:rPr>
        <w:t xml:space="preserve">empleado </w:t>
      </w:r>
      <w:r w:rsidR="00436603">
        <w:rPr>
          <w:lang w:val="es-ES" w:eastAsia="en-US"/>
        </w:rPr>
        <w:t xml:space="preserve">y </w:t>
      </w:r>
      <w:r>
        <w:rPr>
          <w:lang w:val="es-ES" w:eastAsia="en-US"/>
        </w:rPr>
        <w:t>manager.</w:t>
      </w:r>
    </w:p>
    <w:p w:rsidRPr="00E45DB2" w:rsidR="006E089B" w:rsidP="006E089B" w:rsidRDefault="006E089B" w14:paraId="5E437930" w14:textId="10BAC41E">
      <w:pPr>
        <w:rPr>
          <w:lang w:val="es-ES" w:eastAsia="en-US"/>
        </w:rPr>
      </w:pPr>
      <w:r>
        <w:rPr>
          <w:lang w:val="es-ES" w:eastAsia="en-US"/>
        </w:rPr>
        <w:t xml:space="preserve"> </w:t>
      </w:r>
    </w:p>
    <w:p w:rsidRPr="00965136" w:rsidR="006E089B" w:rsidP="00F66DD3" w:rsidRDefault="008A60F0" w14:paraId="5D8D1987" w14:textId="40FFFC5F">
      <w:pPr>
        <w:pStyle w:val="2TituloH2"/>
      </w:pPr>
      <w:bookmarkStart w:name="_Toc97208261" w:id="27"/>
      <w:r>
        <w:t>Organigramas (</w:t>
      </w:r>
      <w:proofErr w:type="spellStart"/>
      <w:r>
        <w:t>Org</w:t>
      </w:r>
      <w:proofErr w:type="spellEnd"/>
      <w:r>
        <w:t xml:space="preserve"> Publisher)</w:t>
      </w:r>
      <w:bookmarkEnd w:id="27"/>
      <w:del w:author="Diana-Maria Sanchez Gutierrez" w:date="2021-09-14T17:06:00Z" w:id="28">
        <w:r w:rsidDel="00886FA9" w:rsidR="006E089B">
          <w:delText>Cornerstone</w:delText>
        </w:r>
      </w:del>
      <w:ins w:author="Diana-Maria Sanchez Gutierrez" w:date="2021-09-14T17:03:00Z" w:id="29">
        <w:r w:rsidR="00886FA9">
          <w:t xml:space="preserve"> </w:t>
        </w:r>
      </w:ins>
    </w:p>
    <w:p w:rsidR="00BE27BA" w:rsidP="006E089B" w:rsidRDefault="00F66DD3" w14:paraId="449C90D4" w14:textId="76EC432E">
      <w:pPr>
        <w:rPr>
          <w:lang w:val="es-ES" w:eastAsia="en-US"/>
        </w:rPr>
      </w:pPr>
      <w:r>
        <w:rPr>
          <w:lang w:val="es-ES" w:eastAsia="en-US"/>
        </w:rPr>
        <w:t xml:space="preserve">Exportación de situación actual que incluirá la información del organigrama de posiciones vigente a la fecha de ejecución para ser utilizada en la aplicación </w:t>
      </w:r>
      <w:proofErr w:type="spellStart"/>
      <w:r>
        <w:rPr>
          <w:lang w:val="es-ES" w:eastAsia="en-US"/>
        </w:rPr>
        <w:t>Org</w:t>
      </w:r>
      <w:proofErr w:type="spellEnd"/>
      <w:r>
        <w:rPr>
          <w:lang w:val="es-ES" w:eastAsia="en-US"/>
        </w:rPr>
        <w:t xml:space="preserve"> Publisher.</w:t>
      </w:r>
    </w:p>
    <w:p w:rsidRPr="005C6760" w:rsidR="00A16404" w:rsidP="00A16404" w:rsidRDefault="00A16404" w14:paraId="30926862" w14:textId="77777777">
      <w:pPr>
        <w:rPr>
          <w:lang w:val="es-ES" w:eastAsia="en-US"/>
        </w:rPr>
      </w:pPr>
    </w:p>
    <w:p w:rsidRPr="005C6760" w:rsidR="00A16404" w:rsidP="00A16404" w:rsidRDefault="00A16404" w14:paraId="7BBB467F" w14:textId="77777777">
      <w:pPr>
        <w:rPr>
          <w:lang w:val="es-ES" w:eastAsia="en-US"/>
        </w:rPr>
      </w:pPr>
    </w:p>
    <w:p w:rsidRPr="005C6760" w:rsidR="00A16404" w:rsidP="00A16404" w:rsidRDefault="00A16404" w14:paraId="5A8C809A" w14:textId="77777777">
      <w:pPr>
        <w:pStyle w:val="1TituloH1"/>
      </w:pPr>
      <w:bookmarkStart w:name="_Toc71797935" w:id="30"/>
      <w:bookmarkStart w:name="_Toc97208262" w:id="31"/>
      <w:r w:rsidRPr="005C6760">
        <w:t>PEOPLEGROUP</w:t>
      </w:r>
      <w:bookmarkEnd w:id="30"/>
      <w:bookmarkEnd w:id="31"/>
    </w:p>
    <w:p w:rsidRPr="005C6760" w:rsidR="00A16404" w:rsidP="00A16404" w:rsidRDefault="00A16404" w14:paraId="5B2E878F" w14:textId="77777777">
      <w:pPr>
        <w:pStyle w:val="2TituloH2"/>
      </w:pPr>
      <w:bookmarkStart w:name="_Toc71797936" w:id="32"/>
      <w:bookmarkStart w:name="_Toc97208263" w:id="33"/>
      <w:r w:rsidRPr="005C6760">
        <w:t>DESCRIPCIÓN FUNCIONAL</w:t>
      </w:r>
      <w:bookmarkEnd w:id="32"/>
      <w:bookmarkEnd w:id="33"/>
    </w:p>
    <w:p w:rsidRPr="005C6760" w:rsidR="00A16404" w:rsidP="00A16404" w:rsidRDefault="00A16404" w14:paraId="23135D35" w14:textId="77777777">
      <w:pPr>
        <w:rPr>
          <w:lang w:val="es-ES" w:eastAsia="en-US"/>
        </w:rPr>
      </w:pPr>
      <w:r w:rsidRPr="005C6760">
        <w:rPr>
          <w:lang w:val="es-ES" w:eastAsia="en-US"/>
        </w:rPr>
        <w:t xml:space="preserve">Esta será la interface </w:t>
      </w:r>
      <w:proofErr w:type="gramStart"/>
      <w:r w:rsidRPr="005C6760">
        <w:rPr>
          <w:lang w:val="es-ES" w:eastAsia="en-US"/>
        </w:rPr>
        <w:t>más relevante y más compleja</w:t>
      </w:r>
      <w:proofErr w:type="gramEnd"/>
      <w:r w:rsidRPr="005C6760">
        <w:rPr>
          <w:lang w:val="es-ES" w:eastAsia="en-US"/>
        </w:rPr>
        <w:t xml:space="preserve">. Se tratará de una exportación de cambios con diferentes consultas, cada una correspondiente a cada uno de los grupos definidos en la interface actual con </w:t>
      </w:r>
      <w:proofErr w:type="spellStart"/>
      <w:r w:rsidRPr="005C6760">
        <w:rPr>
          <w:lang w:val="es-ES" w:eastAsia="en-US"/>
        </w:rPr>
        <w:t>PeopleGroup</w:t>
      </w:r>
      <w:proofErr w:type="spellEnd"/>
      <w:r w:rsidRPr="005C6760">
        <w:rPr>
          <w:lang w:val="es-ES" w:eastAsia="en-US"/>
        </w:rPr>
        <w:t>.</w:t>
      </w:r>
    </w:p>
    <w:p w:rsidRPr="005C6760" w:rsidR="00A16404" w:rsidP="00A16404" w:rsidRDefault="00A16404" w14:paraId="38EB6F14" w14:textId="77777777">
      <w:pPr>
        <w:rPr>
          <w:lang w:val="es-ES" w:eastAsia="en-US"/>
        </w:rPr>
      </w:pPr>
      <w:r w:rsidRPr="005C6760">
        <w:rPr>
          <w:lang w:val="es-ES" w:eastAsia="en-US"/>
        </w:rPr>
        <w:t>La salida de las distintas consultas será integrada a través de la herramienta ETL Talend para transformar la información al formato de salida requerido y determinar, en función del tipo de cambio producido, los grupos que deben incluirse para cada empleado.</w:t>
      </w:r>
    </w:p>
    <w:p w:rsidRPr="005C6760" w:rsidR="00A16404" w:rsidP="00A16404" w:rsidRDefault="00A16404" w14:paraId="3B112E47" w14:textId="77777777">
      <w:pPr>
        <w:rPr>
          <w:lang w:val="es-ES" w:eastAsia="en-US"/>
        </w:rPr>
      </w:pPr>
      <w:proofErr w:type="gramStart"/>
      <w:r w:rsidRPr="005C6760">
        <w:rPr>
          <w:lang w:val="es-ES" w:eastAsia="en-US"/>
        </w:rPr>
        <w:t>La información a incluir</w:t>
      </w:r>
      <w:proofErr w:type="gramEnd"/>
      <w:r w:rsidRPr="005C6760">
        <w:rPr>
          <w:lang w:val="es-ES" w:eastAsia="en-US"/>
        </w:rPr>
        <w:t xml:space="preserve"> en cada una de estas consultas individuales comprende información personal y laboral (del puesto) del empleado, información de compensación, familiares y CV del empleado.</w:t>
      </w:r>
    </w:p>
    <w:p w:rsidRPr="005C6760" w:rsidR="00A16404" w:rsidP="00A16404" w:rsidRDefault="00A16404" w14:paraId="1D2935BC" w14:textId="77777777">
      <w:pPr>
        <w:rPr>
          <w:lang w:val="es-ES" w:eastAsia="en-US"/>
        </w:rPr>
      </w:pPr>
      <w:r w:rsidRPr="005C6760">
        <w:rPr>
          <w:lang w:val="es-ES" w:eastAsia="en-US"/>
        </w:rPr>
        <w:t xml:space="preserve">Para algunos conceptos el mapeo con los códigos utilizados en Francia se obtendrá a través de información gestionada en campos configurables en Meta4 HR, mientras que en otros casos (por </w:t>
      </w:r>
      <w:proofErr w:type="gramStart"/>
      <w:r w:rsidRPr="005C6760">
        <w:rPr>
          <w:lang w:val="es-ES" w:eastAsia="en-US"/>
        </w:rPr>
        <w:t>ejemplo</w:t>
      </w:r>
      <w:proofErr w:type="gramEnd"/>
      <w:r w:rsidRPr="005C6760">
        <w:rPr>
          <w:lang w:val="es-ES" w:eastAsia="en-US"/>
        </w:rPr>
        <w:t xml:space="preserve"> países, géneros) se aplicará una transcodificación en el proceso de exportación.</w:t>
      </w:r>
    </w:p>
    <w:p w:rsidRPr="005C6760" w:rsidR="00A16404" w:rsidP="00A16404" w:rsidRDefault="00A16404" w14:paraId="50FF1BE7" w14:textId="77777777">
      <w:pPr>
        <w:rPr>
          <w:lang w:val="es-ES" w:eastAsia="en-US"/>
        </w:rPr>
      </w:pPr>
    </w:p>
    <w:p w:rsidRPr="005C6760" w:rsidR="00A16404" w:rsidP="00A16404" w:rsidRDefault="00A16404" w14:paraId="65DE4601" w14:textId="77777777">
      <w:pPr>
        <w:pStyle w:val="2TituloH2"/>
      </w:pPr>
      <w:bookmarkStart w:name="_Toc71797937" w:id="34"/>
      <w:bookmarkStart w:name="_Toc97208264" w:id="35"/>
      <w:r w:rsidRPr="005C6760">
        <w:t>TIPO DE EXPORTACIÓN</w:t>
      </w:r>
      <w:bookmarkEnd w:id="34"/>
      <w:bookmarkEnd w:id="35"/>
    </w:p>
    <w:p w:rsidRPr="005C6760" w:rsidR="00A16404" w:rsidP="00A16404" w:rsidRDefault="00A16404" w14:paraId="1B309372" w14:textId="77777777">
      <w:pPr>
        <w:rPr>
          <w:lang w:val="es-ES" w:eastAsia="en-US"/>
        </w:rPr>
      </w:pPr>
      <w:r w:rsidRPr="005C6760">
        <w:rPr>
          <w:lang w:val="es-ES" w:eastAsia="en-US"/>
        </w:rPr>
        <w:t xml:space="preserve">Para esta interface se usará una exportación de situación modificaciones que contendrá diferentes consultas, tal y como se verá a continuación. </w:t>
      </w:r>
    </w:p>
    <w:p w:rsidRPr="005C6760" w:rsidR="00A16404" w:rsidP="00A16404" w:rsidRDefault="00A16404" w14:paraId="3195324A" w14:textId="77777777">
      <w:pPr>
        <w:rPr>
          <w:lang w:val="es-ES" w:eastAsia="en-US"/>
        </w:rPr>
      </w:pPr>
      <w:r w:rsidRPr="005C6760">
        <w:rPr>
          <w:lang w:val="es-ES" w:eastAsia="en-US"/>
        </w:rPr>
        <w:t xml:space="preserve">Un factor importante que debe considerarse es que los cambios a futuro no deben enviarse a </w:t>
      </w:r>
      <w:proofErr w:type="spellStart"/>
      <w:r w:rsidRPr="005C6760">
        <w:rPr>
          <w:lang w:val="es-ES" w:eastAsia="en-US"/>
        </w:rPr>
        <w:t>PeopleGroup</w:t>
      </w:r>
      <w:proofErr w:type="spellEnd"/>
      <w:r w:rsidRPr="005C6760">
        <w:rPr>
          <w:lang w:val="es-ES" w:eastAsia="en-US"/>
        </w:rPr>
        <w:t xml:space="preserve"> hasta que se llegue a la fecha efectiva (por ejemplo, una nueva alta). Para esto se configurarán las exportaciones de Meta4 HR de forma que las exportaciones de cambios se envíen o en la fecha en la que se registran en el sistema, sino en la fecha en la que el cambio se vuelve efectivo (no solo para altas sino por ejemplo para bajas u otro tipo de modificaciones del empleado). Este parámetro de configuración afecta a todas las exportaciones de cambios (no a las de situación actual) con lo que en particular la interface con AON (retribución flexible) se comportará también de esta manera.</w:t>
      </w:r>
    </w:p>
    <w:p w:rsidRPr="005C6760" w:rsidR="00A16404" w:rsidP="00A16404" w:rsidRDefault="00A16404" w14:paraId="43B70B5D" w14:textId="77777777">
      <w:pPr>
        <w:rPr>
          <w:lang w:val="es-ES" w:eastAsia="en-US"/>
        </w:rPr>
      </w:pPr>
      <w:r w:rsidRPr="005C6760">
        <w:rPr>
          <w:lang w:val="es-ES" w:eastAsia="en-US"/>
        </w:rPr>
        <w:t xml:space="preserve">El formato de salida consiste en un único archivo CSV en el cual el primer elemento indica la </w:t>
      </w:r>
      <w:r w:rsidRPr="005C6760">
        <w:rPr>
          <w:i/>
          <w:iCs/>
          <w:lang w:val="es-ES" w:eastAsia="en-US"/>
        </w:rPr>
        <w:t>Referencia</w:t>
      </w:r>
      <w:r w:rsidRPr="005C6760">
        <w:rPr>
          <w:lang w:val="es-ES" w:eastAsia="en-US"/>
        </w:rPr>
        <w:t xml:space="preserve">, es decir el tipo de dato; a través de la herramienta Talend se integrarán en este archivo los registros obtenidos a través de las distintas consultas de la exportación. </w:t>
      </w:r>
    </w:p>
    <w:p w:rsidRPr="005C6760" w:rsidR="00A16404" w:rsidP="00A16404" w:rsidRDefault="00A16404" w14:paraId="603BB764" w14:textId="77777777">
      <w:pPr>
        <w:rPr>
          <w:lang w:val="es-ES" w:eastAsia="en-US"/>
        </w:rPr>
      </w:pPr>
      <w:r w:rsidRPr="005C6760">
        <w:rPr>
          <w:lang w:val="es-ES" w:eastAsia="en-US"/>
        </w:rPr>
        <w:t xml:space="preserve">Las fechas se indicarán en formato </w:t>
      </w:r>
      <w:proofErr w:type="spellStart"/>
      <w:r w:rsidRPr="005C6760">
        <w:rPr>
          <w:lang w:val="es-ES" w:eastAsia="en-US"/>
        </w:rPr>
        <w:t>yyyymmdd</w:t>
      </w:r>
      <w:proofErr w:type="spellEnd"/>
    </w:p>
    <w:p w:rsidRPr="005C6760" w:rsidR="00A16404" w:rsidP="00A16404" w:rsidRDefault="00A16404" w14:paraId="6DF7518A" w14:textId="77777777">
      <w:pPr>
        <w:rPr>
          <w:lang w:val="es-ES" w:eastAsia="en-US"/>
        </w:rPr>
      </w:pPr>
    </w:p>
    <w:p w:rsidRPr="005C6760" w:rsidR="00A16404" w:rsidP="00A16404" w:rsidRDefault="00A16404" w14:paraId="44000FA5" w14:textId="77777777">
      <w:pPr>
        <w:pStyle w:val="2TituloH2"/>
      </w:pPr>
      <w:bookmarkStart w:name="_Toc71797938" w:id="36"/>
      <w:bookmarkStart w:name="_Toc97208265" w:id="37"/>
      <w:r w:rsidRPr="005C6760">
        <w:t>CONDICIONES DE FILTRO</w:t>
      </w:r>
      <w:bookmarkEnd w:id="36"/>
      <w:bookmarkEnd w:id="37"/>
    </w:p>
    <w:p w:rsidRPr="005C6760" w:rsidR="00A16404" w:rsidP="00A16404" w:rsidRDefault="00A16404" w14:paraId="5165182A" w14:textId="77777777">
      <w:pPr>
        <w:rPr>
          <w:lang w:val="es-ES" w:eastAsia="en-US"/>
        </w:rPr>
      </w:pPr>
      <w:r w:rsidRPr="005C6760">
        <w:rPr>
          <w:lang w:val="es-ES" w:eastAsia="en-US"/>
        </w:rPr>
        <w:t>A nivel general las consultas filtrarán por aquellos empleados que deben enviarse a Francia; esta condición se establece explícitamente a nivel de empleado a través de un campo configurable (histórico, ya que el empleado puede cambiar de situación).</w:t>
      </w:r>
    </w:p>
    <w:p w:rsidRPr="005C6760" w:rsidR="00A16404" w:rsidP="00A16404" w:rsidRDefault="00A16404" w14:paraId="2E5CDA53" w14:textId="77777777">
      <w:pPr>
        <w:rPr>
          <w:lang w:val="es-ES" w:eastAsia="en-US"/>
        </w:rPr>
      </w:pPr>
      <w:r w:rsidRPr="005C6760">
        <w:rPr>
          <w:lang w:val="es-ES" w:eastAsia="en-US"/>
        </w:rPr>
        <w:t xml:space="preserve">En general, se envían los datos válidos a la fecha de ejecución; sin </w:t>
      </w:r>
      <w:proofErr w:type="gramStart"/>
      <w:r w:rsidRPr="005C6760">
        <w:rPr>
          <w:lang w:val="es-ES" w:eastAsia="en-US"/>
        </w:rPr>
        <w:t>embargo</w:t>
      </w:r>
      <w:proofErr w:type="gramEnd"/>
      <w:r w:rsidRPr="005C6760">
        <w:rPr>
          <w:lang w:val="es-ES" w:eastAsia="en-US"/>
        </w:rPr>
        <w:t xml:space="preserve"> hay un caso particular en el que es necesario enviar tanto los datos actuales como los que tenía el empleado en su fecha de alta original (fecha de inicio en el grupo). Por lo tanto, la exportación no se configurará de manera global para filtrar los datos a fecha de corte</w:t>
      </w:r>
      <w:r>
        <w:rPr>
          <w:lang w:val="es-ES" w:eastAsia="en-US"/>
        </w:rPr>
        <w:t>,</w:t>
      </w:r>
      <w:r w:rsidRPr="005C6760">
        <w:rPr>
          <w:lang w:val="es-ES" w:eastAsia="en-US"/>
        </w:rPr>
        <w:t xml:space="preserve"> sino que en cada consulta se indicará en el filtro la fecha a la que deben filtrarse los registros.</w:t>
      </w:r>
    </w:p>
    <w:p w:rsidRPr="005C6760" w:rsidR="00A16404" w:rsidP="00A16404" w:rsidRDefault="00A16404" w14:paraId="3B307E8A" w14:textId="77777777">
      <w:pPr>
        <w:rPr>
          <w:lang w:val="es-ES" w:eastAsia="en-US"/>
        </w:rPr>
      </w:pPr>
      <w:r w:rsidRPr="005C6760">
        <w:rPr>
          <w:lang w:val="es-ES" w:eastAsia="en-US"/>
        </w:rPr>
        <w:t xml:space="preserve">Las condiciones específicas de filtro de cada una de las consultas se indica más adelante para cada uno de los </w:t>
      </w:r>
      <w:r w:rsidRPr="005C6760">
        <w:rPr>
          <w:i/>
          <w:iCs/>
          <w:lang w:val="es-ES" w:eastAsia="en-US"/>
        </w:rPr>
        <w:t>grupos</w:t>
      </w:r>
      <w:r w:rsidRPr="005C6760">
        <w:rPr>
          <w:lang w:val="es-ES" w:eastAsia="en-US"/>
        </w:rPr>
        <w:t xml:space="preserve"> de la interface.</w:t>
      </w:r>
    </w:p>
    <w:p w:rsidRPr="005C6760" w:rsidR="00A16404" w:rsidP="00A16404" w:rsidRDefault="00A16404" w14:paraId="4E734C8C" w14:textId="77777777">
      <w:pPr>
        <w:pStyle w:val="2TituloH2"/>
      </w:pPr>
      <w:bookmarkStart w:name="_Toc71797939" w:id="38"/>
      <w:bookmarkStart w:name="_Toc97208266" w:id="39"/>
      <w:r w:rsidRPr="005C6760">
        <w:t>DESCRIPCIÓN DE CAMPOS</w:t>
      </w:r>
      <w:bookmarkEnd w:id="38"/>
      <w:r w:rsidRPr="005C6760">
        <w:t xml:space="preserve"> – DETALLE DE BLOQUES</w:t>
      </w:r>
      <w:bookmarkEnd w:id="39"/>
    </w:p>
    <w:p w:rsidRPr="005C6760" w:rsidR="00A16404" w:rsidP="00A16404" w:rsidRDefault="00A16404" w14:paraId="384C7D96" w14:textId="77777777">
      <w:pPr>
        <w:rPr>
          <w:lang w:val="es-ES" w:eastAsia="en-US"/>
        </w:rPr>
      </w:pPr>
    </w:p>
    <w:p w:rsidRPr="005C6760" w:rsidR="00A16404" w:rsidP="00A16404" w:rsidRDefault="00A16404" w14:paraId="697ABE74" w14:textId="77777777">
      <w:pPr>
        <w:pStyle w:val="3TituloH3"/>
      </w:pPr>
      <w:bookmarkStart w:name="_Toc71797940" w:id="40"/>
      <w:bookmarkStart w:name="_Toc97208267" w:id="41"/>
      <w:r w:rsidRPr="005C6760">
        <w:t>Acción y motivo</w:t>
      </w:r>
      <w:bookmarkEnd w:id="40"/>
      <w:bookmarkEnd w:id="41"/>
    </w:p>
    <w:p w:rsidRPr="005C6760" w:rsidR="00A16404" w:rsidP="00A16404" w:rsidRDefault="00A16404" w14:paraId="24E9559D" w14:textId="77777777">
      <w:pPr>
        <w:rPr>
          <w:lang w:val="es-ES" w:eastAsia="en-US"/>
        </w:rPr>
      </w:pPr>
      <w:r w:rsidRPr="005C6760">
        <w:rPr>
          <w:lang w:val="es-ES" w:eastAsia="en-US"/>
        </w:rPr>
        <w:t xml:space="preserve">Es conveniente resaltar </w:t>
      </w:r>
      <w:proofErr w:type="gramStart"/>
      <w:r w:rsidRPr="005C6760">
        <w:rPr>
          <w:lang w:val="es-ES" w:eastAsia="en-US"/>
        </w:rPr>
        <w:t>que</w:t>
      </w:r>
      <w:proofErr w:type="gramEnd"/>
      <w:r w:rsidRPr="005C6760">
        <w:rPr>
          <w:lang w:val="es-ES" w:eastAsia="en-US"/>
        </w:rPr>
        <w:t xml:space="preserve"> en los distintos bloques, es decir en las distintas consultas, se contempla en primer lugar un campo </w:t>
      </w:r>
      <w:r w:rsidRPr="005C6760">
        <w:rPr>
          <w:i/>
          <w:iCs/>
          <w:lang w:val="es-ES" w:eastAsia="en-US"/>
        </w:rPr>
        <w:t>Acción</w:t>
      </w:r>
      <w:r w:rsidRPr="005C6760">
        <w:rPr>
          <w:lang w:val="es-ES" w:eastAsia="en-US"/>
        </w:rPr>
        <w:t xml:space="preserve"> que puede tomar valores U/D (</w:t>
      </w:r>
      <w:proofErr w:type="spellStart"/>
      <w:r w:rsidRPr="005C6760">
        <w:rPr>
          <w:i/>
          <w:iCs/>
          <w:lang w:val="es-ES" w:eastAsia="en-US"/>
        </w:rPr>
        <w:t>Update</w:t>
      </w:r>
      <w:proofErr w:type="spellEnd"/>
      <w:r w:rsidRPr="005C6760">
        <w:rPr>
          <w:lang w:val="es-ES" w:eastAsia="en-US"/>
        </w:rPr>
        <w:t xml:space="preserve"> o </w:t>
      </w:r>
      <w:proofErr w:type="spellStart"/>
      <w:r w:rsidRPr="005C6760">
        <w:rPr>
          <w:i/>
          <w:iCs/>
          <w:lang w:val="es-ES" w:eastAsia="en-US"/>
        </w:rPr>
        <w:t>Delete</w:t>
      </w:r>
      <w:proofErr w:type="spellEnd"/>
      <w:r w:rsidRPr="005C6760">
        <w:rPr>
          <w:lang w:val="es-ES" w:eastAsia="en-US"/>
        </w:rPr>
        <w:t xml:space="preserve">) según se trate de la creación o modificación de un registro o de un borrado. </w:t>
      </w:r>
    </w:p>
    <w:p w:rsidRPr="005C6760" w:rsidR="00A16404" w:rsidP="00A16404" w:rsidRDefault="00A16404" w14:paraId="268629F9" w14:textId="77777777">
      <w:pPr>
        <w:rPr>
          <w:lang w:val="es-ES" w:eastAsia="en-US"/>
        </w:rPr>
      </w:pPr>
      <w:r w:rsidRPr="005C6760">
        <w:rPr>
          <w:lang w:val="es-ES" w:eastAsia="en-US"/>
        </w:rPr>
        <w:t xml:space="preserve">Por otro </w:t>
      </w:r>
      <w:proofErr w:type="gramStart"/>
      <w:r w:rsidRPr="005C6760">
        <w:rPr>
          <w:lang w:val="es-ES" w:eastAsia="en-US"/>
        </w:rPr>
        <w:t>lado</w:t>
      </w:r>
      <w:proofErr w:type="gramEnd"/>
      <w:r w:rsidRPr="005C6760">
        <w:rPr>
          <w:lang w:val="es-ES" w:eastAsia="en-US"/>
        </w:rPr>
        <w:t xml:space="preserve"> hay otro campo </w:t>
      </w:r>
      <w:r w:rsidRPr="005C6760">
        <w:rPr>
          <w:i/>
          <w:iCs/>
          <w:lang w:val="es-ES" w:eastAsia="en-US"/>
        </w:rPr>
        <w:t>Acción</w:t>
      </w:r>
      <w:r w:rsidRPr="005C6760">
        <w:rPr>
          <w:lang w:val="es-ES" w:eastAsia="en-US"/>
        </w:rPr>
        <w:t xml:space="preserve"> y un campo </w:t>
      </w:r>
      <w:r w:rsidRPr="005C6760">
        <w:rPr>
          <w:i/>
          <w:iCs/>
          <w:lang w:val="es-ES" w:eastAsia="en-US"/>
        </w:rPr>
        <w:t>Motivo</w:t>
      </w:r>
      <w:r w:rsidRPr="005C6760">
        <w:rPr>
          <w:lang w:val="es-ES" w:eastAsia="en-US"/>
        </w:rPr>
        <w:t>, en el que se recogen el tipo de cambio efectuado sobre el registro (por ejemplo si se trata de una nueva alta, un traslado o una baja). Estos campos deben calcularse a partir de la tabla de datos que se ha modificado y de los campos relevantes en Meta4 como el motivo de inicio o el motivo de fin.</w:t>
      </w:r>
    </w:p>
    <w:p w:rsidRPr="005C6760" w:rsidR="00A16404" w:rsidP="00A16404" w:rsidRDefault="00A16404" w14:paraId="0405094E" w14:textId="77777777">
      <w:pPr>
        <w:pStyle w:val="3TituloH3"/>
      </w:pPr>
      <w:bookmarkStart w:name="_Toc71797941" w:id="42"/>
      <w:bookmarkStart w:name="_Toc97208268" w:id="43"/>
      <w:r w:rsidRPr="005C6760">
        <w:t>Transcodificaciones y campos calculados</w:t>
      </w:r>
      <w:bookmarkEnd w:id="42"/>
      <w:bookmarkEnd w:id="43"/>
    </w:p>
    <w:p w:rsidRPr="005C6760" w:rsidR="00A16404" w:rsidP="00A16404" w:rsidRDefault="00A16404" w14:paraId="5042B2A0" w14:textId="77777777">
      <w:pPr>
        <w:rPr>
          <w:lang w:val="es-ES" w:eastAsia="en-US"/>
        </w:rPr>
      </w:pPr>
      <w:proofErr w:type="gramStart"/>
      <w:r w:rsidRPr="005C6760">
        <w:rPr>
          <w:lang w:val="es-ES" w:eastAsia="en-US"/>
        </w:rPr>
        <w:t>Los códigos a utilizar</w:t>
      </w:r>
      <w:proofErr w:type="gramEnd"/>
      <w:r w:rsidRPr="005C6760">
        <w:rPr>
          <w:lang w:val="es-ES" w:eastAsia="en-US"/>
        </w:rPr>
        <w:t xml:space="preserve"> en distintos campos deben corresponderse con las listas de valores utilizados por </w:t>
      </w:r>
      <w:proofErr w:type="spellStart"/>
      <w:r w:rsidRPr="005C6760">
        <w:rPr>
          <w:lang w:val="es-ES" w:eastAsia="en-US"/>
        </w:rPr>
        <w:t>PeopleGroup</w:t>
      </w:r>
      <w:proofErr w:type="spellEnd"/>
      <w:r w:rsidRPr="005C6760">
        <w:rPr>
          <w:lang w:val="es-ES" w:eastAsia="en-US"/>
        </w:rPr>
        <w:t>. En este sentido pueden tenerse distintas situaciones:</w:t>
      </w:r>
    </w:p>
    <w:p w:rsidRPr="005C6760" w:rsidR="00A16404" w:rsidP="00F722D9" w:rsidRDefault="00A16404" w14:paraId="29CB944B" w14:textId="77777777">
      <w:pPr>
        <w:pStyle w:val="Prrafodelista"/>
        <w:numPr>
          <w:ilvl w:val="0"/>
          <w:numId w:val="29"/>
        </w:numPr>
        <w:rPr>
          <w:lang w:val="es-ES" w:eastAsia="en-US"/>
        </w:rPr>
      </w:pPr>
      <w:r w:rsidRPr="005C6760">
        <w:rPr>
          <w:lang w:val="es-ES" w:eastAsia="en-US"/>
        </w:rPr>
        <w:t>Campos para los que la lista de valores utilizada en Meta4 HR coincide con la lista utilizada actualmente.</w:t>
      </w:r>
    </w:p>
    <w:p w:rsidRPr="005C6760" w:rsidR="00A16404" w:rsidP="00F722D9" w:rsidRDefault="00A16404" w14:paraId="0204D7DE" w14:textId="77777777">
      <w:pPr>
        <w:pStyle w:val="Prrafodelista"/>
        <w:numPr>
          <w:ilvl w:val="0"/>
          <w:numId w:val="29"/>
        </w:numPr>
        <w:rPr>
          <w:lang w:val="es-ES" w:eastAsia="en-US"/>
        </w:rPr>
      </w:pPr>
      <w:r w:rsidRPr="005C6760">
        <w:rPr>
          <w:lang w:val="es-ES" w:eastAsia="en-US"/>
        </w:rPr>
        <w:t xml:space="preserve">Campos en los que las listas son diferentes ya que Meta4 HR utiliza unos valores estándar distintos del estándar de </w:t>
      </w:r>
      <w:proofErr w:type="spellStart"/>
      <w:r w:rsidRPr="005C6760">
        <w:rPr>
          <w:lang w:val="es-ES" w:eastAsia="en-US"/>
        </w:rPr>
        <w:t>PeopleGroup</w:t>
      </w:r>
      <w:proofErr w:type="spellEnd"/>
      <w:r w:rsidRPr="005C6760">
        <w:rPr>
          <w:lang w:val="es-ES" w:eastAsia="en-US"/>
        </w:rPr>
        <w:t xml:space="preserve">; para estos se aplicará una transcodificación en el proceso de exportación. Por </w:t>
      </w:r>
      <w:proofErr w:type="gramStart"/>
      <w:r w:rsidRPr="005C6760">
        <w:rPr>
          <w:lang w:val="es-ES" w:eastAsia="en-US"/>
        </w:rPr>
        <w:t>ejemplo</w:t>
      </w:r>
      <w:proofErr w:type="gramEnd"/>
      <w:r w:rsidRPr="005C6760">
        <w:rPr>
          <w:lang w:val="es-ES" w:eastAsia="en-US"/>
        </w:rPr>
        <w:t xml:space="preserve"> el campo </w:t>
      </w:r>
      <w:r w:rsidRPr="005C6760">
        <w:rPr>
          <w:i/>
          <w:iCs/>
          <w:lang w:val="es-ES" w:eastAsia="en-US"/>
        </w:rPr>
        <w:t>País</w:t>
      </w:r>
      <w:r w:rsidRPr="005C6760">
        <w:rPr>
          <w:lang w:val="es-ES" w:eastAsia="en-US"/>
        </w:rPr>
        <w:t xml:space="preserve">, para el que habrá un </w:t>
      </w:r>
      <w:r w:rsidRPr="005C6760">
        <w:rPr>
          <w:i/>
          <w:iCs/>
          <w:lang w:val="es-ES" w:eastAsia="en-US"/>
        </w:rPr>
        <w:t>diccionario</w:t>
      </w:r>
      <w:r w:rsidRPr="005C6760">
        <w:rPr>
          <w:lang w:val="es-ES" w:eastAsia="en-US"/>
        </w:rPr>
        <w:t xml:space="preserve"> para establecer la correspondencia entre los códigos de dos letras </w:t>
      </w:r>
      <w:r>
        <w:rPr>
          <w:lang w:val="es-ES" w:eastAsia="en-US"/>
        </w:rPr>
        <w:t xml:space="preserve">(ISO 3166-1 Alpha-2) </w:t>
      </w:r>
      <w:r w:rsidRPr="005C6760">
        <w:rPr>
          <w:lang w:val="es-ES" w:eastAsia="en-US"/>
        </w:rPr>
        <w:t xml:space="preserve">utilizados por Meta4 HR y los de tres letras </w:t>
      </w:r>
      <w:r>
        <w:rPr>
          <w:lang w:val="es-ES" w:eastAsia="en-US"/>
        </w:rPr>
        <w:t xml:space="preserve">(ISO 3166-1 Alpha-3) </w:t>
      </w:r>
      <w:r w:rsidRPr="005C6760">
        <w:rPr>
          <w:lang w:val="es-ES" w:eastAsia="en-US"/>
        </w:rPr>
        <w:t xml:space="preserve">utilizados por </w:t>
      </w:r>
      <w:proofErr w:type="spellStart"/>
      <w:r w:rsidRPr="005C6760">
        <w:rPr>
          <w:lang w:val="es-ES" w:eastAsia="en-US"/>
        </w:rPr>
        <w:t>PeopleGroup</w:t>
      </w:r>
      <w:proofErr w:type="spellEnd"/>
      <w:r w:rsidRPr="005C6760">
        <w:rPr>
          <w:lang w:val="es-ES" w:eastAsia="en-US"/>
        </w:rPr>
        <w:t>.</w:t>
      </w:r>
    </w:p>
    <w:p w:rsidRPr="005C6760" w:rsidR="00A16404" w:rsidP="00F722D9" w:rsidRDefault="00A16404" w14:paraId="0EDA123A" w14:textId="77777777">
      <w:pPr>
        <w:pStyle w:val="Prrafodelista"/>
        <w:numPr>
          <w:ilvl w:val="0"/>
          <w:numId w:val="29"/>
        </w:numPr>
        <w:rPr>
          <w:lang w:val="es-ES" w:eastAsia="en-US"/>
        </w:rPr>
      </w:pPr>
      <w:r w:rsidRPr="005C6760">
        <w:rPr>
          <w:lang w:val="es-ES" w:eastAsia="en-US"/>
        </w:rPr>
        <w:t xml:space="preserve">Campos calculados directamente en la consulta. Por </w:t>
      </w:r>
      <w:proofErr w:type="gramStart"/>
      <w:r w:rsidRPr="005C6760">
        <w:rPr>
          <w:lang w:val="es-ES" w:eastAsia="en-US"/>
        </w:rPr>
        <w:t>ejemplo</w:t>
      </w:r>
      <w:proofErr w:type="gramEnd"/>
      <w:r w:rsidRPr="005C6760">
        <w:rPr>
          <w:lang w:val="es-ES" w:eastAsia="en-US"/>
        </w:rPr>
        <w:t xml:space="preserve"> a partir del campo género de Meta4 HR que toma valores ‘1’ o ‘2’ deben deducirse los campos de Género (‘</w:t>
      </w:r>
      <w:r>
        <w:rPr>
          <w:lang w:val="es-ES" w:eastAsia="en-US"/>
        </w:rPr>
        <w:t>M</w:t>
      </w:r>
      <w:r w:rsidRPr="005C6760">
        <w:rPr>
          <w:lang w:val="es-ES" w:eastAsia="en-US"/>
        </w:rPr>
        <w:t>’ o ‘</w:t>
      </w:r>
      <w:r>
        <w:rPr>
          <w:lang w:val="es-ES" w:eastAsia="en-US"/>
        </w:rPr>
        <w:t>F</w:t>
      </w:r>
      <w:r w:rsidRPr="005C6760">
        <w:rPr>
          <w:lang w:val="es-ES" w:eastAsia="en-US"/>
        </w:rPr>
        <w:t xml:space="preserve">’) y Tratamiento (Mr./Mrs.). Una de estas correspondencias puede implementarse a través de la </w:t>
      </w:r>
      <w:proofErr w:type="gramStart"/>
      <w:r w:rsidRPr="005C6760">
        <w:rPr>
          <w:lang w:val="es-ES" w:eastAsia="en-US"/>
        </w:rPr>
        <w:t>transcodificación</w:t>
      </w:r>
      <w:proofErr w:type="gramEnd"/>
      <w:r w:rsidRPr="005C6760">
        <w:rPr>
          <w:lang w:val="es-ES" w:eastAsia="en-US"/>
        </w:rPr>
        <w:t xml:space="preserve"> pero la otra tendrá que implementarse directamente en la consulta como un campo calculado.</w:t>
      </w:r>
    </w:p>
    <w:p w:rsidRPr="005C6760" w:rsidR="00A16404" w:rsidP="00A16404" w:rsidRDefault="00A16404" w14:paraId="5EFA05D9" w14:textId="77777777">
      <w:pPr>
        <w:pStyle w:val="3TituloH3"/>
      </w:pPr>
      <w:bookmarkStart w:name="_Toc71797942" w:id="44"/>
      <w:bookmarkStart w:name="_Toc97208269" w:id="45"/>
      <w:r w:rsidRPr="005C6760">
        <w:t>Exportación de Posiciones</w:t>
      </w:r>
      <w:bookmarkEnd w:id="44"/>
      <w:bookmarkEnd w:id="45"/>
    </w:p>
    <w:p w:rsidRPr="005C6760" w:rsidR="00A16404" w:rsidP="00A16404" w:rsidRDefault="00A16404" w14:paraId="38BF5151" w14:textId="77777777">
      <w:pPr>
        <w:rPr>
          <w:lang w:val="es-ES" w:eastAsia="en-US"/>
        </w:rPr>
      </w:pPr>
      <w:r w:rsidRPr="005C6760">
        <w:rPr>
          <w:lang w:val="es-ES" w:eastAsia="en-US"/>
        </w:rPr>
        <w:t xml:space="preserve">En la siguiente tabla detallamos los campos que se incluyen en el bloque de Posiciones. </w:t>
      </w:r>
    </w:p>
    <w:p w:rsidRPr="005C6760" w:rsidR="00A16404" w:rsidP="00A16404" w:rsidRDefault="00A16404" w14:paraId="1E9F5117" w14:textId="77777777">
      <w:pPr>
        <w:rPr>
          <w:lang w:val="es-ES" w:eastAsia="en-US"/>
        </w:rPr>
      </w:pPr>
    </w:p>
    <w:tbl>
      <w:tblPr>
        <w:tblStyle w:val="Tablaconcuadrcula4-nfasis2"/>
        <w:tblW w:w="0" w:type="auto"/>
        <w:tblLook w:val="04A0" w:firstRow="1" w:lastRow="0" w:firstColumn="1" w:lastColumn="0" w:noHBand="0" w:noVBand="1"/>
      </w:tblPr>
      <w:tblGrid>
        <w:gridCol w:w="2059"/>
        <w:gridCol w:w="2268"/>
        <w:gridCol w:w="4961"/>
      </w:tblGrid>
      <w:tr w:rsidRPr="005C6760" w:rsidR="00A16404" w:rsidTr="0087559F" w14:paraId="5BA0C0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60F6AFD4"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72C43500"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6C322AC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68F8AD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40FB7578" w14:textId="77777777">
            <w:pPr>
              <w:rPr>
                <w:b w:val="0"/>
                <w:bCs w:val="0"/>
                <w:sz w:val="18"/>
                <w:szCs w:val="18"/>
                <w:lang w:val="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09D654D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Calculado (valor fijo)</w:t>
            </w:r>
          </w:p>
        </w:tc>
        <w:tc>
          <w:tcPr>
            <w:tcW w:w="4961" w:type="dxa"/>
          </w:tcPr>
          <w:p w:rsidRPr="005C6760" w:rsidR="00A16404" w:rsidP="0087559F" w:rsidRDefault="00A16404" w14:paraId="7E8254B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000101</w:t>
            </w:r>
          </w:p>
        </w:tc>
      </w:tr>
      <w:tr w:rsidRPr="001E4625" w:rsidR="00A16404" w:rsidTr="0087559F" w14:paraId="0AF2E5D8" w14:textId="77777777">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271E0F83" w14:textId="77777777">
            <w:pPr>
              <w:rPr>
                <w:rFonts w:asciiTheme="minorHAnsi" w:hAnsiTheme="minorHAnsi" w:cstheme="minorHAnsi"/>
                <w:b w:val="0"/>
                <w:bCs w:val="0"/>
                <w:sz w:val="18"/>
                <w:szCs w:val="18"/>
                <w:lang w:val="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4745DD9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 xml:space="preserve">Campo calculado </w:t>
            </w:r>
            <w:r>
              <w:rPr>
                <w:rFonts w:asciiTheme="minorHAnsi" w:hAnsiTheme="minorHAnsi" w:cstheme="minorHAnsi"/>
                <w:sz w:val="18"/>
                <w:szCs w:val="18"/>
                <w:lang w:val="es-ES"/>
              </w:rPr>
              <w:t xml:space="preserve">(en el </w:t>
            </w:r>
            <w:proofErr w:type="spellStart"/>
            <w:r>
              <w:rPr>
                <w:rFonts w:asciiTheme="minorHAnsi" w:hAnsiTheme="minorHAnsi" w:cstheme="minorHAnsi"/>
                <w:sz w:val="18"/>
                <w:szCs w:val="18"/>
                <w:lang w:val="es-ES"/>
              </w:rPr>
              <w:t>pos-proceso</w:t>
            </w:r>
            <w:proofErr w:type="spellEnd"/>
            <w:r>
              <w:rPr>
                <w:rFonts w:asciiTheme="minorHAnsi" w:hAnsiTheme="minorHAnsi" w:cstheme="minorHAnsi"/>
                <w:sz w:val="18"/>
                <w:szCs w:val="18"/>
                <w:lang w:val="es-ES"/>
              </w:rPr>
              <w:t xml:space="preserve"> Talend)</w:t>
            </w:r>
          </w:p>
        </w:tc>
        <w:tc>
          <w:tcPr>
            <w:tcW w:w="4961" w:type="dxa"/>
          </w:tcPr>
          <w:p w:rsidRPr="005C6760" w:rsidR="00A16404" w:rsidP="0087559F" w:rsidRDefault="00A16404" w14:paraId="5E5200B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U (para registros nuevos o modificados), D para borrados</w:t>
            </w:r>
          </w:p>
        </w:tc>
      </w:tr>
      <w:tr w:rsidRPr="001E4625" w:rsidR="00A16404" w:rsidTr="0087559F" w14:paraId="4D49CE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23685621" w14:textId="77777777">
            <w:pPr>
              <w:rPr>
                <w:rFonts w:asciiTheme="minorHAnsi" w:hAnsiTheme="minorHAnsi" w:cstheme="minorHAnsi"/>
                <w:b w:val="0"/>
                <w:bCs w:val="0"/>
                <w:sz w:val="18"/>
                <w:szCs w:val="18"/>
                <w:lang w:val="es-ES"/>
              </w:rPr>
            </w:pPr>
            <w:r w:rsidRPr="005C6760">
              <w:rPr>
                <w:b w:val="0"/>
                <w:bCs w:val="0"/>
                <w:sz w:val="18"/>
                <w:szCs w:val="18"/>
                <w:lang w:val="es-ES"/>
              </w:rPr>
              <w:t xml:space="preserve">Position </w:t>
            </w:r>
            <w:proofErr w:type="spellStart"/>
            <w:r w:rsidRPr="005C6760">
              <w:rPr>
                <w:b w:val="0"/>
                <w:bCs w:val="0"/>
                <w:sz w:val="18"/>
                <w:szCs w:val="18"/>
                <w:lang w:val="es-ES"/>
              </w:rPr>
              <w:t>Number</w:t>
            </w:r>
            <w:proofErr w:type="spellEnd"/>
            <w:r w:rsidRPr="005C6760">
              <w:rPr>
                <w:b w:val="0"/>
                <w:bCs w:val="0"/>
                <w:sz w:val="18"/>
                <w:szCs w:val="18"/>
                <w:lang w:val="es-ES"/>
              </w:rPr>
              <w:t xml:space="preserve"> / No. Poste (</w:t>
            </w:r>
            <w:proofErr w:type="spellStart"/>
            <w:r w:rsidRPr="005C6760">
              <w:rPr>
                <w:b w:val="0"/>
                <w:bCs w:val="0"/>
                <w:sz w:val="18"/>
                <w:szCs w:val="18"/>
                <w:lang w:val="es-ES"/>
              </w:rPr>
              <w:t>char</w:t>
            </w:r>
            <w:proofErr w:type="spellEnd"/>
            <w:r w:rsidRPr="005C6760">
              <w:rPr>
                <w:b w:val="0"/>
                <w:bCs w:val="0"/>
                <w:sz w:val="18"/>
                <w:szCs w:val="18"/>
                <w:lang w:val="es-ES"/>
              </w:rPr>
              <w:t xml:space="preserve"> 8)</w:t>
            </w:r>
          </w:p>
        </w:tc>
        <w:tc>
          <w:tcPr>
            <w:tcW w:w="2268" w:type="dxa"/>
          </w:tcPr>
          <w:p w:rsidRPr="005C6760" w:rsidR="00A16404" w:rsidP="0087559F" w:rsidRDefault="00A16404" w14:paraId="74BCEE7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Posiciones \ ID Posición</w:t>
            </w:r>
          </w:p>
        </w:tc>
        <w:tc>
          <w:tcPr>
            <w:tcW w:w="4961" w:type="dxa"/>
          </w:tcPr>
          <w:p w:rsidRPr="005C6760" w:rsidR="00A16404" w:rsidP="0087559F" w:rsidRDefault="00A16404" w14:paraId="0F15AAE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ID Posición en Meta4 HR precedido de ES</w:t>
            </w:r>
          </w:p>
        </w:tc>
      </w:tr>
      <w:tr w:rsidRPr="001E4625" w:rsidR="00A16404" w:rsidTr="0087559F" w14:paraId="3F741D17" w14:textId="77777777">
        <w:tc>
          <w:tcPr>
            <w:cnfStyle w:val="001000000000" w:firstRow="0" w:lastRow="0" w:firstColumn="1" w:lastColumn="0" w:oddVBand="0" w:evenVBand="0" w:oddHBand="0" w:evenHBand="0" w:firstRowFirstColumn="0" w:firstRowLastColumn="0" w:lastRowFirstColumn="0" w:lastRowLastColumn="0"/>
            <w:tcW w:w="2059" w:type="dxa"/>
          </w:tcPr>
          <w:p w:rsidRPr="0074267B" w:rsidR="00A16404" w:rsidP="0087559F" w:rsidRDefault="00A16404" w14:paraId="237C929B" w14:textId="77777777">
            <w:pPr>
              <w:rPr>
                <w:rFonts w:asciiTheme="minorHAnsi" w:hAnsiTheme="minorHAnsi" w:cstheme="minorHAnsi"/>
                <w:b w:val="0"/>
                <w:bCs w:val="0"/>
                <w:sz w:val="18"/>
                <w:szCs w:val="18"/>
                <w:lang w:val="fr-FR"/>
              </w:rPr>
            </w:pPr>
            <w:r w:rsidRPr="0074267B">
              <w:rPr>
                <w:b w:val="0"/>
                <w:bCs w:val="0"/>
                <w:sz w:val="18"/>
                <w:szCs w:val="18"/>
                <w:lang w:val="fr-FR"/>
              </w:rPr>
              <w:t>Effective Date / Date d'Effet (Date 10)</w:t>
            </w:r>
          </w:p>
        </w:tc>
        <w:tc>
          <w:tcPr>
            <w:tcW w:w="2268" w:type="dxa"/>
          </w:tcPr>
          <w:p w:rsidRPr="0074267B" w:rsidR="00A16404" w:rsidP="0087559F" w:rsidRDefault="00A16404" w14:paraId="7D10F8F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fr-FR"/>
              </w:rPr>
            </w:pPr>
          </w:p>
        </w:tc>
        <w:tc>
          <w:tcPr>
            <w:tcW w:w="4961" w:type="dxa"/>
          </w:tcPr>
          <w:p w:rsidRPr="005C6760" w:rsidR="00A16404" w:rsidP="0087559F" w:rsidRDefault="00A16404" w14:paraId="0F2CA9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1/1/1901 para la creación de nuevas posiciones</w:t>
            </w:r>
          </w:p>
        </w:tc>
      </w:tr>
      <w:tr w:rsidRPr="005C6760" w:rsidR="00A16404" w:rsidTr="0087559F" w14:paraId="51C93C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648CDD82" w14:textId="77777777">
            <w:pPr>
              <w:rPr>
                <w:rFonts w:asciiTheme="minorHAnsi" w:hAnsiTheme="minorHAnsi" w:cstheme="minorHAnsi"/>
                <w:b w:val="0"/>
                <w:bCs w:val="0"/>
                <w:sz w:val="18"/>
                <w:szCs w:val="18"/>
                <w:lang w:val="es-ES"/>
              </w:rPr>
            </w:pPr>
            <w:proofErr w:type="spellStart"/>
            <w:r w:rsidRPr="005C6760">
              <w:rPr>
                <w:b w:val="0"/>
                <w:bCs w:val="0"/>
                <w:sz w:val="18"/>
                <w:szCs w:val="18"/>
                <w:lang w:val="es-ES"/>
              </w:rPr>
              <w:t>Title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50)</w:t>
            </w:r>
          </w:p>
        </w:tc>
        <w:tc>
          <w:tcPr>
            <w:tcW w:w="2268" w:type="dxa"/>
          </w:tcPr>
          <w:p w:rsidRPr="005C6760" w:rsidR="00A16404" w:rsidP="0087559F" w:rsidRDefault="00A16404" w14:paraId="0B1AC27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Posición\Nombre posición</w:t>
            </w:r>
          </w:p>
        </w:tc>
        <w:tc>
          <w:tcPr>
            <w:tcW w:w="4961" w:type="dxa"/>
          </w:tcPr>
          <w:p w:rsidRPr="005C6760" w:rsidR="00A16404" w:rsidP="0087559F" w:rsidRDefault="00A16404" w14:paraId="1CA3C4F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Nombre de la posición</w:t>
            </w:r>
          </w:p>
        </w:tc>
      </w:tr>
      <w:tr w:rsidRPr="001E4625" w:rsidR="00A16404" w:rsidTr="0087559F" w14:paraId="361412F9" w14:textId="77777777">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3012DC7A" w14:textId="77777777">
            <w:pPr>
              <w:rPr>
                <w:rFonts w:asciiTheme="minorHAnsi" w:hAnsiTheme="minorHAnsi" w:cstheme="minorHAnsi"/>
                <w:b w:val="0"/>
                <w:bCs w:val="0"/>
                <w:sz w:val="18"/>
                <w:szCs w:val="18"/>
                <w:lang w:val="es-ES"/>
              </w:rPr>
            </w:pPr>
            <w:r w:rsidRPr="005C6760">
              <w:rPr>
                <w:b w:val="0"/>
                <w:bCs w:val="0"/>
                <w:sz w:val="18"/>
                <w:szCs w:val="18"/>
                <w:lang w:val="es-ES"/>
              </w:rPr>
              <w:t>Status / Status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5EA10EE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Campo calculado</w:t>
            </w:r>
          </w:p>
        </w:tc>
        <w:tc>
          <w:tcPr>
            <w:tcW w:w="4961" w:type="dxa"/>
          </w:tcPr>
          <w:p w:rsidRPr="005C6760" w:rsidR="00A16404" w:rsidP="0087559F" w:rsidRDefault="00A16404" w14:paraId="63C5CB4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A (Activo) si la fecha de fin es posterior a hoy, I (Inactivo) si la fecha de fin es anterior a hoy.</w:t>
            </w:r>
          </w:p>
        </w:tc>
      </w:tr>
      <w:tr w:rsidRPr="001E4625" w:rsidR="00A16404" w:rsidTr="0087559F" w14:paraId="2C293E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3B28AC6E" w14:textId="77777777">
            <w:pPr>
              <w:rPr>
                <w:b w:val="0"/>
                <w:bCs w:val="0"/>
                <w:sz w:val="18"/>
                <w:szCs w:val="18"/>
                <w:lang w:val="es-ES"/>
              </w:rPr>
            </w:pPr>
            <w:r w:rsidRPr="005C6760">
              <w:rPr>
                <w:b w:val="0"/>
                <w:bCs w:val="0"/>
                <w:sz w:val="18"/>
                <w:szCs w:val="18"/>
                <w:lang w:val="es-ES"/>
              </w:rPr>
              <w:t xml:space="preserve">Reason / </w:t>
            </w:r>
            <w:proofErr w:type="spellStart"/>
            <w:r w:rsidRPr="005C6760">
              <w:rPr>
                <w:b w:val="0"/>
                <w:bCs w:val="0"/>
                <w:sz w:val="18"/>
                <w:szCs w:val="18"/>
                <w:lang w:val="es-ES"/>
              </w:rPr>
              <w:t>Motif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w:t>
            </w:r>
          </w:p>
        </w:tc>
        <w:tc>
          <w:tcPr>
            <w:tcW w:w="2268" w:type="dxa"/>
          </w:tcPr>
          <w:p w:rsidRPr="005C6760" w:rsidR="00A16404" w:rsidP="0087559F" w:rsidRDefault="00A16404" w14:paraId="226BC6D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 xml:space="preserve">Campo calculado </w:t>
            </w:r>
            <w:r>
              <w:rPr>
                <w:rFonts w:asciiTheme="minorHAnsi" w:hAnsiTheme="minorHAnsi" w:cstheme="minorHAnsi"/>
                <w:sz w:val="18"/>
                <w:szCs w:val="18"/>
                <w:lang w:val="es-ES"/>
              </w:rPr>
              <w:t xml:space="preserve">(en el </w:t>
            </w:r>
            <w:proofErr w:type="spellStart"/>
            <w:r>
              <w:rPr>
                <w:rFonts w:asciiTheme="minorHAnsi" w:hAnsiTheme="minorHAnsi" w:cstheme="minorHAnsi"/>
                <w:sz w:val="18"/>
                <w:szCs w:val="18"/>
                <w:lang w:val="es-ES"/>
              </w:rPr>
              <w:t>pos-proceso</w:t>
            </w:r>
            <w:proofErr w:type="spellEnd"/>
            <w:r>
              <w:rPr>
                <w:rFonts w:asciiTheme="minorHAnsi" w:hAnsiTheme="minorHAnsi" w:cstheme="minorHAnsi"/>
                <w:sz w:val="18"/>
                <w:szCs w:val="18"/>
                <w:lang w:val="es-ES"/>
              </w:rPr>
              <w:t xml:space="preserve"> Talend)</w:t>
            </w:r>
          </w:p>
        </w:tc>
        <w:tc>
          <w:tcPr>
            <w:tcW w:w="4961" w:type="dxa"/>
          </w:tcPr>
          <w:p w:rsidRPr="005C6760" w:rsidR="00A16404" w:rsidP="0087559F" w:rsidRDefault="00A16404" w14:paraId="1BB8CA07" w14:textId="77777777">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sidRPr="005C6760">
              <w:rPr>
                <w:rFonts w:ascii="Arial" w:hAnsi="Arial" w:cs="Arial"/>
                <w:sz w:val="20"/>
                <w:szCs w:val="20"/>
                <w:lang w:val="es-ES" w:eastAsia="es-ES"/>
              </w:rPr>
              <w:t>NEW: Creación de la posición</w:t>
            </w:r>
          </w:p>
          <w:p w:rsidRPr="005C6760" w:rsidR="00A16404" w:rsidP="0087559F" w:rsidRDefault="00A16404" w14:paraId="1B2B3BCC" w14:textId="77777777">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sidRPr="005C6760">
              <w:rPr>
                <w:rFonts w:ascii="Arial" w:hAnsi="Arial" w:cs="Arial"/>
                <w:sz w:val="20"/>
                <w:szCs w:val="20"/>
                <w:lang w:val="es-ES" w:eastAsia="es-ES"/>
              </w:rPr>
              <w:t>UPD: Modificación de la posición</w:t>
            </w:r>
          </w:p>
          <w:p w:rsidRPr="005C6760" w:rsidR="00A16404" w:rsidP="0087559F" w:rsidRDefault="00A16404" w14:paraId="64A1BF0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Arial" w:hAnsi="Arial" w:cs="Arial"/>
                <w:sz w:val="20"/>
                <w:szCs w:val="20"/>
                <w:lang w:val="es-ES" w:eastAsia="es-ES"/>
              </w:rPr>
              <w:t>INA: Baja de la posición</w:t>
            </w:r>
          </w:p>
        </w:tc>
      </w:tr>
      <w:tr w:rsidRPr="005C6760" w:rsidR="00A16404" w:rsidTr="0087559F" w14:paraId="6B289FDD" w14:textId="77777777">
        <w:tc>
          <w:tcPr>
            <w:cnfStyle w:val="001000000000" w:firstRow="0" w:lastRow="0" w:firstColumn="1" w:lastColumn="0" w:oddVBand="0" w:evenVBand="0" w:oddHBand="0" w:evenHBand="0" w:firstRowFirstColumn="0" w:firstRowLastColumn="0" w:lastRowFirstColumn="0" w:lastRowLastColumn="0"/>
            <w:tcW w:w="2059" w:type="dxa"/>
          </w:tcPr>
          <w:p w:rsidRPr="0074267B" w:rsidR="00A16404" w:rsidP="0087559F" w:rsidRDefault="00A16404" w14:paraId="45439373" w14:textId="77777777">
            <w:pPr>
              <w:rPr>
                <w:b w:val="0"/>
                <w:bCs w:val="0"/>
                <w:sz w:val="18"/>
                <w:szCs w:val="18"/>
              </w:rPr>
            </w:pPr>
            <w:r w:rsidRPr="0074267B">
              <w:rPr>
                <w:b w:val="0"/>
                <w:bCs w:val="0"/>
                <w:sz w:val="18"/>
                <w:szCs w:val="18"/>
              </w:rPr>
              <w:t>Include in succession plan (Char 1)</w:t>
            </w:r>
          </w:p>
        </w:tc>
        <w:tc>
          <w:tcPr>
            <w:tcW w:w="2268" w:type="dxa"/>
          </w:tcPr>
          <w:p w:rsidRPr="005C6760" w:rsidR="00A16404" w:rsidP="0087559F" w:rsidRDefault="00A16404" w14:paraId="4C7C7EB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Literal (valor por defecto)</w:t>
            </w:r>
          </w:p>
        </w:tc>
        <w:tc>
          <w:tcPr>
            <w:tcW w:w="4961" w:type="dxa"/>
          </w:tcPr>
          <w:p w:rsidRPr="005C6760" w:rsidR="00A16404" w:rsidP="0087559F" w:rsidRDefault="00A16404" w14:paraId="5F16077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Y</w:t>
            </w:r>
          </w:p>
        </w:tc>
      </w:tr>
      <w:tr w:rsidRPr="005C6760" w:rsidR="00A16404" w:rsidTr="0087559F" w14:paraId="659698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1089E05E" w14:textId="77777777">
            <w:pPr>
              <w:rPr>
                <w:b w:val="0"/>
                <w:bCs w:val="0"/>
                <w:sz w:val="18"/>
                <w:szCs w:val="18"/>
                <w:lang w:val="es-ES"/>
              </w:rPr>
            </w:pPr>
            <w:r w:rsidRPr="005C6760">
              <w:rPr>
                <w:b w:val="0"/>
                <w:bCs w:val="0"/>
                <w:sz w:val="18"/>
                <w:szCs w:val="18"/>
                <w:lang w:val="es-ES"/>
              </w:rPr>
              <w:t xml:space="preserve">Business </w:t>
            </w:r>
            <w:proofErr w:type="spellStart"/>
            <w:r w:rsidRPr="005C6760">
              <w:rPr>
                <w:b w:val="0"/>
                <w:bCs w:val="0"/>
                <w:sz w:val="18"/>
                <w:szCs w:val="18"/>
                <w:lang w:val="es-ES"/>
              </w:rPr>
              <w:t>Unit</w:t>
            </w:r>
            <w:proofErr w:type="spellEnd"/>
          </w:p>
        </w:tc>
        <w:tc>
          <w:tcPr>
            <w:tcW w:w="2268" w:type="dxa"/>
          </w:tcPr>
          <w:p w:rsidRPr="005C6760" w:rsidR="00A16404" w:rsidP="0087559F" w:rsidRDefault="00A16404" w14:paraId="14712C0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Literal (valor por defecto)</w:t>
            </w:r>
          </w:p>
        </w:tc>
        <w:tc>
          <w:tcPr>
            <w:tcW w:w="4961" w:type="dxa"/>
          </w:tcPr>
          <w:p w:rsidRPr="005C6760" w:rsidR="00A16404" w:rsidP="0087559F" w:rsidRDefault="00A16404" w14:paraId="54B2ACA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GROUP</w:t>
            </w:r>
          </w:p>
        </w:tc>
      </w:tr>
      <w:tr w:rsidRPr="001E4625" w:rsidR="00A16404" w:rsidTr="0087559F" w14:paraId="1F6A1DD1" w14:textId="77777777">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5D521236" w14:textId="77777777">
            <w:pPr>
              <w:rPr>
                <w:b w:val="0"/>
                <w:bCs w:val="0"/>
                <w:sz w:val="18"/>
                <w:szCs w:val="18"/>
                <w:lang w:val="es-ES"/>
              </w:rPr>
            </w:pPr>
            <w:r w:rsidRPr="005C6760">
              <w:rPr>
                <w:b w:val="0"/>
                <w:bCs w:val="0"/>
                <w:sz w:val="18"/>
                <w:szCs w:val="18"/>
                <w:lang w:val="es-ES"/>
              </w:rPr>
              <w:t xml:space="preserve">Job </w:t>
            </w:r>
            <w:proofErr w:type="spellStart"/>
            <w:r w:rsidRPr="005C6760">
              <w:rPr>
                <w:b w:val="0"/>
                <w:bCs w:val="0"/>
                <w:sz w:val="18"/>
                <w:szCs w:val="18"/>
                <w:lang w:val="es-ES"/>
              </w:rPr>
              <w:t>Code</w:t>
            </w:r>
            <w:proofErr w:type="spellEnd"/>
            <w:r w:rsidRPr="005C6760">
              <w:rPr>
                <w:b w:val="0"/>
                <w:bCs w:val="0"/>
                <w:sz w:val="18"/>
                <w:szCs w:val="18"/>
                <w:lang w:val="es-ES"/>
              </w:rPr>
              <w:t xml:space="preserve"> / </w:t>
            </w:r>
            <w:proofErr w:type="spellStart"/>
            <w:r w:rsidRPr="005C6760">
              <w:rPr>
                <w:b w:val="0"/>
                <w:bCs w:val="0"/>
                <w:sz w:val="18"/>
                <w:szCs w:val="18"/>
                <w:lang w:val="es-ES"/>
              </w:rPr>
              <w:t>Code</w:t>
            </w:r>
            <w:proofErr w:type="spellEnd"/>
            <w:r w:rsidRPr="005C6760">
              <w:rPr>
                <w:b w:val="0"/>
                <w:bCs w:val="0"/>
                <w:sz w:val="18"/>
                <w:szCs w:val="18"/>
                <w:lang w:val="es-ES"/>
              </w:rPr>
              <w:t xml:space="preserve"> </w:t>
            </w:r>
            <w:proofErr w:type="spellStart"/>
            <w:r w:rsidRPr="005C6760">
              <w:rPr>
                <w:b w:val="0"/>
                <w:bCs w:val="0"/>
                <w:sz w:val="18"/>
                <w:szCs w:val="18"/>
                <w:lang w:val="es-ES"/>
              </w:rPr>
              <w:t>Emploi</w:t>
            </w:r>
            <w:proofErr w:type="spellEnd"/>
          </w:p>
        </w:tc>
        <w:tc>
          <w:tcPr>
            <w:tcW w:w="2268" w:type="dxa"/>
          </w:tcPr>
          <w:p w:rsidRPr="005C6760" w:rsidR="00A16404" w:rsidP="0087559F" w:rsidRDefault="00A16404" w14:paraId="3091962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Posición \ ID Puesto</w:t>
            </w:r>
          </w:p>
        </w:tc>
        <w:tc>
          <w:tcPr>
            <w:tcW w:w="4961" w:type="dxa"/>
          </w:tcPr>
          <w:p w:rsidRPr="005C6760" w:rsidR="00A16404" w:rsidP="0087559F" w:rsidRDefault="00A16404" w14:paraId="5C395B2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Coincide con el actual “Puesto PS”.</w:t>
            </w:r>
          </w:p>
        </w:tc>
      </w:tr>
      <w:tr w:rsidRPr="005C6760" w:rsidR="00A16404" w:rsidTr="0087559F" w14:paraId="26FB5D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45069512" w14:textId="77777777">
            <w:pPr>
              <w:rPr>
                <w:b w:val="0"/>
                <w:bCs w:val="0"/>
                <w:sz w:val="18"/>
                <w:szCs w:val="18"/>
                <w:lang w:val="es-ES"/>
              </w:rPr>
            </w:pPr>
            <w:r w:rsidRPr="005C6760">
              <w:rPr>
                <w:b w:val="0"/>
                <w:bCs w:val="0"/>
                <w:sz w:val="18"/>
                <w:szCs w:val="18"/>
                <w:lang w:val="es-ES"/>
              </w:rPr>
              <w:t>Regular/</w:t>
            </w:r>
            <w:proofErr w:type="spellStart"/>
            <w:r w:rsidRPr="005C6760">
              <w:rPr>
                <w:b w:val="0"/>
                <w:bCs w:val="0"/>
                <w:sz w:val="18"/>
                <w:szCs w:val="18"/>
                <w:lang w:val="es-ES"/>
              </w:rPr>
              <w:t>Temporary</w:t>
            </w:r>
            <w:proofErr w:type="spellEnd"/>
            <w:r w:rsidRPr="005C6760">
              <w:rPr>
                <w:b w:val="0"/>
                <w:bCs w:val="0"/>
                <w:sz w:val="18"/>
                <w:szCs w:val="18"/>
                <w:lang w:val="es-ES"/>
              </w:rPr>
              <w:t xml:space="preserve"> / </w:t>
            </w:r>
            <w:proofErr w:type="spellStart"/>
            <w:r w:rsidRPr="005C6760">
              <w:rPr>
                <w:b w:val="0"/>
                <w:bCs w:val="0"/>
                <w:sz w:val="18"/>
                <w:szCs w:val="18"/>
                <w:lang w:val="es-ES"/>
              </w:rPr>
              <w:t>Permanent</w:t>
            </w:r>
            <w:proofErr w:type="spellEnd"/>
            <w:r w:rsidRPr="005C6760">
              <w:rPr>
                <w:b w:val="0"/>
                <w:bCs w:val="0"/>
                <w:sz w:val="18"/>
                <w:szCs w:val="18"/>
                <w:lang w:val="es-ES"/>
              </w:rPr>
              <w:t>/</w:t>
            </w:r>
            <w:proofErr w:type="spellStart"/>
            <w:r w:rsidRPr="005C6760">
              <w:rPr>
                <w:b w:val="0"/>
                <w:bCs w:val="0"/>
                <w:sz w:val="18"/>
                <w:szCs w:val="18"/>
                <w:lang w:val="es-ES"/>
              </w:rPr>
              <w:t>Temporaire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2891AB9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Literal (valor por defecto)</w:t>
            </w:r>
          </w:p>
        </w:tc>
        <w:tc>
          <w:tcPr>
            <w:tcW w:w="4961" w:type="dxa"/>
          </w:tcPr>
          <w:p w:rsidRPr="005C6760" w:rsidR="00A16404" w:rsidP="0087559F" w:rsidRDefault="00A16404" w14:paraId="7770370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R</w:t>
            </w:r>
          </w:p>
        </w:tc>
      </w:tr>
      <w:tr w:rsidRPr="005C6760" w:rsidR="00A16404" w:rsidTr="0087559F" w14:paraId="57AB1337" w14:textId="77777777">
        <w:tc>
          <w:tcPr>
            <w:cnfStyle w:val="001000000000" w:firstRow="0" w:lastRow="0" w:firstColumn="1" w:lastColumn="0" w:oddVBand="0" w:evenVBand="0" w:oddHBand="0" w:evenHBand="0" w:firstRowFirstColumn="0" w:firstRowLastColumn="0" w:lastRowFirstColumn="0" w:lastRowLastColumn="0"/>
            <w:tcW w:w="2059" w:type="dxa"/>
          </w:tcPr>
          <w:p w:rsidRPr="0068581C" w:rsidR="00A16404" w:rsidP="0087559F" w:rsidRDefault="00A16404" w14:paraId="1444E1B5" w14:textId="77777777">
            <w:pPr>
              <w:rPr>
                <w:b w:val="0"/>
                <w:bCs w:val="0"/>
                <w:sz w:val="18"/>
                <w:szCs w:val="18"/>
                <w:lang w:val="fr-FR"/>
              </w:rPr>
            </w:pPr>
            <w:r w:rsidRPr="0068581C">
              <w:rPr>
                <w:b w:val="0"/>
                <w:bCs w:val="0"/>
                <w:sz w:val="18"/>
                <w:szCs w:val="18"/>
                <w:lang w:val="fr-FR"/>
              </w:rPr>
              <w:t xml:space="preserve">Full/Part Time / Temps Plein/Partiel </w:t>
            </w:r>
            <w:proofErr w:type="gramStart"/>
            <w:r w:rsidRPr="0068581C">
              <w:rPr>
                <w:b w:val="0"/>
                <w:bCs w:val="0"/>
                <w:sz w:val="18"/>
                <w:szCs w:val="18"/>
                <w:lang w:val="fr-FR"/>
              </w:rPr>
              <w:t>( Char</w:t>
            </w:r>
            <w:proofErr w:type="gramEnd"/>
            <w:r w:rsidRPr="0068581C">
              <w:rPr>
                <w:b w:val="0"/>
                <w:bCs w:val="0"/>
                <w:sz w:val="18"/>
                <w:szCs w:val="18"/>
                <w:lang w:val="fr-FR"/>
              </w:rPr>
              <w:t xml:space="preserve"> 1)</w:t>
            </w:r>
          </w:p>
        </w:tc>
        <w:tc>
          <w:tcPr>
            <w:tcW w:w="2268" w:type="dxa"/>
          </w:tcPr>
          <w:p w:rsidRPr="005C6760" w:rsidR="00A16404" w:rsidP="0087559F" w:rsidRDefault="00A16404" w14:paraId="319390E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Literal (valor por defecto)</w:t>
            </w:r>
          </w:p>
        </w:tc>
        <w:tc>
          <w:tcPr>
            <w:tcW w:w="4961" w:type="dxa"/>
          </w:tcPr>
          <w:p w:rsidRPr="005C6760" w:rsidR="00A16404" w:rsidP="0087559F" w:rsidRDefault="00A16404" w14:paraId="052AD7F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F</w:t>
            </w:r>
          </w:p>
        </w:tc>
      </w:tr>
      <w:tr w:rsidRPr="001E4625" w:rsidR="00A16404" w:rsidTr="0087559F" w14:paraId="2ECDCF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590CF694" w14:textId="77777777">
            <w:pPr>
              <w:rPr>
                <w:b w:val="0"/>
                <w:bCs w:val="0"/>
                <w:sz w:val="18"/>
                <w:szCs w:val="18"/>
                <w:lang w:val="es-ES"/>
              </w:rPr>
            </w:pPr>
            <w:proofErr w:type="spellStart"/>
            <w:r w:rsidRPr="005C6760">
              <w:rPr>
                <w:b w:val="0"/>
                <w:bCs w:val="0"/>
                <w:sz w:val="18"/>
                <w:szCs w:val="18"/>
                <w:lang w:val="es-ES"/>
              </w:rPr>
              <w:t>Regulatory</w:t>
            </w:r>
            <w:proofErr w:type="spellEnd"/>
            <w:r w:rsidRPr="005C6760">
              <w:rPr>
                <w:b w:val="0"/>
                <w:bCs w:val="0"/>
                <w:sz w:val="18"/>
                <w:szCs w:val="18"/>
                <w:lang w:val="es-ES"/>
              </w:rPr>
              <w:t xml:space="preserve"> </w:t>
            </w:r>
            <w:proofErr w:type="spellStart"/>
            <w:r w:rsidRPr="005C6760">
              <w:rPr>
                <w:b w:val="0"/>
                <w:bCs w:val="0"/>
                <w:sz w:val="18"/>
                <w:szCs w:val="18"/>
                <w:lang w:val="es-ES"/>
              </w:rPr>
              <w:t>Region</w:t>
            </w:r>
            <w:proofErr w:type="spellEnd"/>
            <w:r w:rsidRPr="005C6760">
              <w:rPr>
                <w:b w:val="0"/>
                <w:bCs w:val="0"/>
                <w:sz w:val="18"/>
                <w:szCs w:val="18"/>
                <w:lang w:val="es-ES"/>
              </w:rPr>
              <w:t xml:space="preserve"> </w:t>
            </w:r>
            <w:proofErr w:type="spellStart"/>
            <w:r w:rsidRPr="005C6760">
              <w:rPr>
                <w:b w:val="0"/>
                <w:bCs w:val="0"/>
                <w:sz w:val="18"/>
                <w:szCs w:val="18"/>
                <w:lang w:val="es-ES"/>
              </w:rPr>
              <w:t>Règlementaire</w:t>
            </w:r>
            <w:proofErr w:type="spellEnd"/>
            <w:r w:rsidRPr="005C6760">
              <w:rPr>
                <w:b w:val="0"/>
                <w:bCs w:val="0"/>
                <w:sz w:val="18"/>
                <w:szCs w:val="18"/>
                <w:lang w:val="es-ES"/>
              </w:rPr>
              <w:t xml:space="preserve"> </w:t>
            </w:r>
          </w:p>
        </w:tc>
        <w:tc>
          <w:tcPr>
            <w:tcW w:w="2268" w:type="dxa"/>
          </w:tcPr>
          <w:p w:rsidRPr="005C6760" w:rsidR="00A16404" w:rsidP="0087559F" w:rsidRDefault="00A16404" w14:paraId="615C5E2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Lugar de trabajo \ Dirección \ País</w:t>
            </w:r>
          </w:p>
        </w:tc>
        <w:tc>
          <w:tcPr>
            <w:tcW w:w="4961" w:type="dxa"/>
          </w:tcPr>
          <w:p w:rsidRPr="005C6760" w:rsidR="00A16404" w:rsidP="0087559F" w:rsidRDefault="00A16404" w14:paraId="2F9629C9"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País del lugar de trabajo correspondiente a la posición</w:t>
            </w:r>
          </w:p>
        </w:tc>
      </w:tr>
      <w:tr w:rsidRPr="001E4625" w:rsidR="00A16404" w:rsidTr="0087559F" w14:paraId="74E79517" w14:textId="77777777">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289A4B8E" w14:textId="77777777">
            <w:pPr>
              <w:rPr>
                <w:b w:val="0"/>
                <w:bCs w:val="0"/>
                <w:sz w:val="18"/>
                <w:szCs w:val="18"/>
                <w:lang w:val="es-ES"/>
              </w:rPr>
            </w:pPr>
            <w:r w:rsidRPr="005C6760">
              <w:rPr>
                <w:b w:val="0"/>
                <w:bCs w:val="0"/>
                <w:sz w:val="18"/>
                <w:szCs w:val="18"/>
                <w:lang w:val="es-ES"/>
              </w:rPr>
              <w:t xml:space="preserve">Establishment / </w:t>
            </w:r>
            <w:proofErr w:type="spellStart"/>
            <w:r w:rsidRPr="005C6760">
              <w:rPr>
                <w:b w:val="0"/>
                <w:bCs w:val="0"/>
                <w:sz w:val="18"/>
                <w:szCs w:val="18"/>
                <w:lang w:val="es-ES"/>
              </w:rPr>
              <w:t>Etablissement</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10)</w:t>
            </w:r>
          </w:p>
        </w:tc>
        <w:tc>
          <w:tcPr>
            <w:tcW w:w="2268" w:type="dxa"/>
          </w:tcPr>
          <w:p w:rsidRPr="005C6760" w:rsidR="00A16404" w:rsidP="0087559F" w:rsidRDefault="00A16404" w14:paraId="425155B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Lugar de trabajo \ Establishment</w:t>
            </w:r>
          </w:p>
        </w:tc>
        <w:tc>
          <w:tcPr>
            <w:tcW w:w="4961" w:type="dxa"/>
          </w:tcPr>
          <w:p w:rsidRPr="005C6760" w:rsidR="00A16404" w:rsidP="0087559F" w:rsidRDefault="00A16404" w14:paraId="4551F9C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 xml:space="preserve">Establishment del lugar de trabajo asociado a la posición. </w:t>
            </w:r>
          </w:p>
        </w:tc>
      </w:tr>
      <w:tr w:rsidRPr="001E4625" w:rsidR="00A16404" w:rsidTr="0087559F" w14:paraId="6670F6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734F78BB" w14:textId="77777777">
            <w:pPr>
              <w:rPr>
                <w:b w:val="0"/>
                <w:bCs w:val="0"/>
                <w:sz w:val="18"/>
                <w:szCs w:val="18"/>
                <w:lang w:val="es-ES"/>
              </w:rPr>
            </w:pPr>
            <w:r w:rsidRPr="005C6760">
              <w:rPr>
                <w:b w:val="0"/>
                <w:bCs w:val="0"/>
                <w:sz w:val="18"/>
                <w:szCs w:val="18"/>
                <w:lang w:val="es-ES"/>
              </w:rPr>
              <w:t xml:space="preserve">Company / Société </w:t>
            </w:r>
          </w:p>
        </w:tc>
        <w:tc>
          <w:tcPr>
            <w:tcW w:w="2268" w:type="dxa"/>
          </w:tcPr>
          <w:p w:rsidRPr="005C6760" w:rsidR="00A16404" w:rsidP="0087559F" w:rsidRDefault="00A16404" w14:paraId="4AD794F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Lugar de trabajo \ Company</w:t>
            </w:r>
          </w:p>
        </w:tc>
        <w:tc>
          <w:tcPr>
            <w:tcW w:w="4961" w:type="dxa"/>
          </w:tcPr>
          <w:p w:rsidRPr="005C6760" w:rsidR="00A16404" w:rsidP="0087559F" w:rsidRDefault="00A16404" w14:paraId="4B7BC63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Empresa del lugar de trabajo correspondiente a la posición (campo configurable)</w:t>
            </w:r>
          </w:p>
        </w:tc>
      </w:tr>
      <w:tr w:rsidRPr="001E4625" w:rsidR="00A16404" w:rsidTr="0087559F" w14:paraId="580F99CD" w14:textId="77777777">
        <w:tc>
          <w:tcPr>
            <w:cnfStyle w:val="001000000000" w:firstRow="0" w:lastRow="0" w:firstColumn="1" w:lastColumn="0" w:oddVBand="0" w:evenVBand="0" w:oddHBand="0" w:evenHBand="0" w:firstRowFirstColumn="0" w:firstRowLastColumn="0" w:lastRowFirstColumn="0" w:lastRowLastColumn="0"/>
            <w:tcW w:w="2059" w:type="dxa"/>
          </w:tcPr>
          <w:p w:rsidRPr="0074267B" w:rsidR="00A16404" w:rsidP="0087559F" w:rsidRDefault="00A16404" w14:paraId="16AFDB71" w14:textId="77777777">
            <w:pPr>
              <w:rPr>
                <w:b w:val="0"/>
                <w:bCs w:val="0"/>
                <w:sz w:val="18"/>
                <w:szCs w:val="18"/>
              </w:rPr>
            </w:pPr>
            <w:r w:rsidRPr="0074267B">
              <w:rPr>
                <w:b w:val="0"/>
                <w:bCs w:val="0"/>
                <w:sz w:val="18"/>
                <w:szCs w:val="18"/>
              </w:rPr>
              <w:t xml:space="preserve">Delegation Reports To / Poste </w:t>
            </w:r>
            <w:proofErr w:type="spellStart"/>
            <w:r w:rsidRPr="0074267B">
              <w:rPr>
                <w:b w:val="0"/>
                <w:bCs w:val="0"/>
                <w:sz w:val="18"/>
                <w:szCs w:val="18"/>
              </w:rPr>
              <w:t>Responsable</w:t>
            </w:r>
            <w:proofErr w:type="spellEnd"/>
            <w:r w:rsidRPr="0074267B">
              <w:rPr>
                <w:b w:val="0"/>
                <w:bCs w:val="0"/>
                <w:sz w:val="18"/>
                <w:szCs w:val="18"/>
              </w:rPr>
              <w:t xml:space="preserve"> Delegation</w:t>
            </w:r>
          </w:p>
        </w:tc>
        <w:tc>
          <w:tcPr>
            <w:tcW w:w="2268" w:type="dxa"/>
          </w:tcPr>
          <w:p w:rsidRPr="005C6760" w:rsidR="00A16404" w:rsidP="0087559F" w:rsidRDefault="00A16404" w14:paraId="73822B7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Unidad Organizativa \ Responsable \ Posición</w:t>
            </w:r>
          </w:p>
        </w:tc>
        <w:tc>
          <w:tcPr>
            <w:tcW w:w="4961" w:type="dxa"/>
          </w:tcPr>
          <w:p w:rsidRPr="005C6760" w:rsidR="00A16404" w:rsidP="0087559F" w:rsidRDefault="00A16404" w14:paraId="63CA043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Posición del responsable de la unidad organizativa (por tipo de responsabilidad 01).</w:t>
            </w:r>
          </w:p>
        </w:tc>
      </w:tr>
      <w:tr w:rsidRPr="005C6760" w:rsidR="00A16404" w:rsidTr="0087559F" w14:paraId="1FFA99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Pr="005C6760" w:rsidR="00A16404" w:rsidP="0087559F" w:rsidRDefault="00A16404" w14:paraId="698C2AAE" w14:textId="77777777">
            <w:pPr>
              <w:rPr>
                <w:b w:val="0"/>
                <w:bCs w:val="0"/>
                <w:sz w:val="18"/>
                <w:szCs w:val="18"/>
                <w:lang w:val="es-ES"/>
              </w:rPr>
            </w:pPr>
            <w:r w:rsidRPr="005C6760">
              <w:rPr>
                <w:b w:val="0"/>
                <w:bCs w:val="0"/>
                <w:sz w:val="18"/>
                <w:szCs w:val="18"/>
                <w:lang w:val="es-ES"/>
              </w:rPr>
              <w:t xml:space="preserve">Supervisor </w:t>
            </w:r>
            <w:proofErr w:type="spellStart"/>
            <w:r w:rsidRPr="005C6760">
              <w:rPr>
                <w:b w:val="0"/>
                <w:bCs w:val="0"/>
                <w:sz w:val="18"/>
                <w:szCs w:val="18"/>
                <w:lang w:val="es-ES"/>
              </w:rPr>
              <w:t>Level</w:t>
            </w:r>
            <w:proofErr w:type="spellEnd"/>
            <w:r w:rsidRPr="005C6760">
              <w:rPr>
                <w:b w:val="0"/>
                <w:bCs w:val="0"/>
                <w:sz w:val="18"/>
                <w:szCs w:val="18"/>
                <w:lang w:val="es-ES"/>
              </w:rPr>
              <w:t xml:space="preserve"> / </w:t>
            </w:r>
            <w:proofErr w:type="spellStart"/>
            <w:r w:rsidRPr="005C6760">
              <w:rPr>
                <w:b w:val="0"/>
                <w:bCs w:val="0"/>
                <w:sz w:val="18"/>
                <w:szCs w:val="18"/>
                <w:lang w:val="es-ES"/>
              </w:rPr>
              <w:t>Niveau</w:t>
            </w:r>
            <w:proofErr w:type="spellEnd"/>
            <w:r w:rsidRPr="005C6760">
              <w:rPr>
                <w:b w:val="0"/>
                <w:bCs w:val="0"/>
                <w:sz w:val="18"/>
                <w:szCs w:val="18"/>
                <w:lang w:val="es-ES"/>
              </w:rPr>
              <w:t xml:space="preserve"> Responsable</w:t>
            </w:r>
          </w:p>
        </w:tc>
        <w:tc>
          <w:tcPr>
            <w:tcW w:w="2268" w:type="dxa"/>
          </w:tcPr>
          <w:p w:rsidRPr="005C6760" w:rsidR="00A16404" w:rsidP="0087559F" w:rsidRDefault="00A16404" w14:paraId="414E53E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rFonts w:asciiTheme="minorHAnsi" w:hAnsiTheme="minorHAnsi" w:cstheme="minorHAnsi"/>
                <w:sz w:val="18"/>
                <w:szCs w:val="18"/>
                <w:lang w:val="es-ES"/>
              </w:rPr>
              <w:t>Literal (valor por defecto)</w:t>
            </w:r>
          </w:p>
        </w:tc>
        <w:tc>
          <w:tcPr>
            <w:tcW w:w="4961" w:type="dxa"/>
          </w:tcPr>
          <w:p w:rsidRPr="005C6760" w:rsidR="00A16404" w:rsidP="0087559F" w:rsidRDefault="00A16404" w14:paraId="74F617C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 xml:space="preserve"> NULL</w:t>
            </w:r>
          </w:p>
        </w:tc>
      </w:tr>
    </w:tbl>
    <w:p w:rsidRPr="005C6760" w:rsidR="00A16404" w:rsidP="00A16404" w:rsidRDefault="00A16404" w14:paraId="6BD772B0" w14:textId="77777777">
      <w:pPr>
        <w:rPr>
          <w:lang w:val="es-ES" w:eastAsia="en-US"/>
        </w:rPr>
      </w:pPr>
    </w:p>
    <w:p w:rsidRPr="005C6760" w:rsidR="00A16404" w:rsidP="00A16404" w:rsidRDefault="00A16404" w14:paraId="4357BCBA" w14:textId="77777777">
      <w:pPr>
        <w:rPr>
          <w:lang w:val="es-ES" w:eastAsia="en-US"/>
        </w:rPr>
      </w:pPr>
      <w:proofErr w:type="gramStart"/>
      <w:r w:rsidRPr="005C6760">
        <w:rPr>
          <w:lang w:val="es-ES" w:eastAsia="en-US"/>
        </w:rPr>
        <w:t>En relación al</w:t>
      </w:r>
      <w:proofErr w:type="gramEnd"/>
      <w:r w:rsidRPr="005C6760">
        <w:rPr>
          <w:lang w:val="es-ES" w:eastAsia="en-US"/>
        </w:rPr>
        <w:t xml:space="preserve"> campo de la posición del responsable, debe aplicarse la misma lógica que sigue Meta4 HR; es decir, si la posición es en sí misma la responsable de la unidad organizativa debe “subirse” un nivel y obtener la posición responsable de la unidad superior.</w:t>
      </w:r>
    </w:p>
    <w:p w:rsidR="00A16404" w:rsidP="00A16404" w:rsidRDefault="00A16404" w14:paraId="17F00FE7" w14:textId="77777777">
      <w:pPr>
        <w:rPr>
          <w:lang w:val="es-ES" w:eastAsia="en-US"/>
        </w:rPr>
      </w:pPr>
      <w:r w:rsidRPr="005C6760">
        <w:rPr>
          <w:lang w:val="es-ES" w:eastAsia="en-US"/>
        </w:rPr>
        <w:t xml:space="preserve">A este respecto hay que mencionar que los responsables en Meta4 HR estarán definidos en algunos casos por posición pero </w:t>
      </w:r>
      <w:proofErr w:type="gramStart"/>
      <w:r w:rsidRPr="005C6760">
        <w:rPr>
          <w:lang w:val="es-ES" w:eastAsia="en-US"/>
        </w:rPr>
        <w:t>que</w:t>
      </w:r>
      <w:proofErr w:type="gramEnd"/>
      <w:r w:rsidRPr="005C6760">
        <w:rPr>
          <w:lang w:val="es-ES" w:eastAsia="en-US"/>
        </w:rPr>
        <w:t xml:space="preserve"> en otros casos, normalmente en los niveles inferiores de la jerarquía, pueden estar definidos en función del empleado. Dado que la interface requiere enviar una posición, </w:t>
      </w:r>
      <w:r w:rsidRPr="005C6760">
        <w:rPr>
          <w:lang w:val="es-ES" w:eastAsia="en-US"/>
        </w:rPr>
        <w:t xml:space="preserve">debe asumirse </w:t>
      </w:r>
      <w:proofErr w:type="gramStart"/>
      <w:r w:rsidRPr="005C6760">
        <w:rPr>
          <w:lang w:val="es-ES" w:eastAsia="en-US"/>
        </w:rPr>
        <w:t>que</w:t>
      </w:r>
      <w:proofErr w:type="gramEnd"/>
      <w:r w:rsidRPr="005C6760">
        <w:rPr>
          <w:lang w:val="es-ES" w:eastAsia="en-US"/>
        </w:rPr>
        <w:t xml:space="preserve"> si una unidad se gestiona por posiciones, las superiores también estarán gestionadas por posiciones.</w:t>
      </w:r>
    </w:p>
    <w:p w:rsidRPr="005C6760" w:rsidR="00A16404" w:rsidP="00A16404" w:rsidRDefault="00A16404" w14:paraId="6F9ECCB5" w14:textId="77777777">
      <w:pPr>
        <w:rPr>
          <w:lang w:val="es-ES" w:eastAsia="en-US"/>
        </w:rPr>
      </w:pPr>
      <w:r>
        <w:rPr>
          <w:lang w:val="es-ES" w:eastAsia="en-US"/>
        </w:rPr>
        <w:t xml:space="preserve">Un último punto a mencionar es </w:t>
      </w:r>
      <w:proofErr w:type="gramStart"/>
      <w:r>
        <w:rPr>
          <w:lang w:val="es-ES" w:eastAsia="en-US"/>
        </w:rPr>
        <w:t>que</w:t>
      </w:r>
      <w:proofErr w:type="gramEnd"/>
      <w:r>
        <w:rPr>
          <w:lang w:val="es-ES" w:eastAsia="en-US"/>
        </w:rPr>
        <w:t xml:space="preserve"> aunque no se exporte como tal en el archivo de salida, es necesario incluir en la consulta la fecha de fin de la posición para identificar aquellas posiciones cerradas en Meta4 HR que pasarían a estado “Inactivo” en </w:t>
      </w:r>
      <w:proofErr w:type="spellStart"/>
      <w:r>
        <w:rPr>
          <w:lang w:val="es-ES" w:eastAsia="en-US"/>
        </w:rPr>
        <w:t>PeopleGroup</w:t>
      </w:r>
      <w:proofErr w:type="spellEnd"/>
      <w:r>
        <w:rPr>
          <w:lang w:val="es-ES" w:eastAsia="en-US"/>
        </w:rPr>
        <w:t>. Esto puede ser necesario también en algunas de las consultas de datos de empleados.</w:t>
      </w:r>
    </w:p>
    <w:p w:rsidRPr="005C6760" w:rsidR="00A16404" w:rsidP="00A16404" w:rsidRDefault="00A16404" w14:paraId="3A203A02" w14:textId="77777777">
      <w:pPr>
        <w:pStyle w:val="3TituloH3"/>
      </w:pPr>
      <w:bookmarkStart w:name="_Toc71797943" w:id="46"/>
      <w:bookmarkStart w:name="_Toc97208270" w:id="47"/>
      <w:r w:rsidRPr="005C6760">
        <w:t>Exportación de Empleados – aspectos generales</w:t>
      </w:r>
      <w:bookmarkEnd w:id="46"/>
      <w:bookmarkEnd w:id="47"/>
    </w:p>
    <w:p w:rsidRPr="005C6760" w:rsidR="00A16404" w:rsidP="00A16404" w:rsidRDefault="00A16404" w14:paraId="015E3B1E" w14:textId="77777777">
      <w:pPr>
        <w:rPr>
          <w:lang w:val="es-ES" w:eastAsia="en-US"/>
        </w:rPr>
      </w:pPr>
      <w:r w:rsidRPr="005C6760">
        <w:rPr>
          <w:lang w:val="es-ES" w:eastAsia="en-US"/>
        </w:rPr>
        <w:t xml:space="preserve">Los movimientos de empleados se informan a través de la interface mediante distintos bloques de información correspondientes a distintas funcionalidades. Por </w:t>
      </w:r>
      <w:proofErr w:type="gramStart"/>
      <w:r w:rsidRPr="005C6760">
        <w:rPr>
          <w:lang w:val="es-ES" w:eastAsia="en-US"/>
        </w:rPr>
        <w:t>ejemplo</w:t>
      </w:r>
      <w:proofErr w:type="gramEnd"/>
      <w:r w:rsidRPr="005C6760">
        <w:rPr>
          <w:lang w:val="es-ES" w:eastAsia="en-US"/>
        </w:rPr>
        <w:t xml:space="preserve"> se tiene un bloque </w:t>
      </w:r>
      <w:proofErr w:type="spellStart"/>
      <w:r w:rsidRPr="005C6760">
        <w:rPr>
          <w:i/>
          <w:iCs/>
          <w:lang w:val="es-ES" w:eastAsia="en-US"/>
        </w:rPr>
        <w:t>Address</w:t>
      </w:r>
      <w:proofErr w:type="spellEnd"/>
      <w:r w:rsidRPr="005C6760">
        <w:rPr>
          <w:lang w:val="es-ES" w:eastAsia="en-US"/>
        </w:rPr>
        <w:t xml:space="preserve"> para la dirección del empleado, un bloque </w:t>
      </w:r>
      <w:r w:rsidRPr="005C6760">
        <w:rPr>
          <w:i/>
          <w:iCs/>
          <w:lang w:val="es-ES" w:eastAsia="en-US"/>
        </w:rPr>
        <w:t>Job Data</w:t>
      </w:r>
      <w:r w:rsidRPr="005C6760">
        <w:rPr>
          <w:lang w:val="es-ES" w:eastAsia="en-US"/>
        </w:rPr>
        <w:t xml:space="preserve"> para los datos del puesto del empleado, etc. La siguiente table incluye la lista de bloques a exportar:</w:t>
      </w:r>
    </w:p>
    <w:p w:rsidRPr="005C6760" w:rsidR="00A16404" w:rsidP="00A16404" w:rsidRDefault="00A16404" w14:paraId="170E9FF4" w14:textId="77777777">
      <w:pPr>
        <w:rPr>
          <w:lang w:val="es-ES" w:eastAsia="en-US"/>
        </w:rPr>
      </w:pPr>
    </w:p>
    <w:tbl>
      <w:tblPr>
        <w:tblStyle w:val="Tablaconcuadrcula4-nfasis2"/>
        <w:tblW w:w="0" w:type="auto"/>
        <w:jc w:val="center"/>
        <w:tblLook w:val="04A0" w:firstRow="1" w:lastRow="0" w:firstColumn="1" w:lastColumn="0" w:noHBand="0" w:noVBand="1"/>
      </w:tblPr>
      <w:tblGrid>
        <w:gridCol w:w="3482"/>
        <w:gridCol w:w="2268"/>
      </w:tblGrid>
      <w:tr w:rsidRPr="005C6760" w:rsidR="00A16404" w:rsidTr="0087559F" w14:paraId="7CB8AAC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271B1402" w14:textId="77777777">
            <w:pPr>
              <w:jc w:val="center"/>
              <w:rPr>
                <w:color w:val="FFFFFF" w:themeColor="background1"/>
                <w:sz w:val="20"/>
                <w:szCs w:val="20"/>
                <w:lang w:val="es-ES"/>
              </w:rPr>
            </w:pPr>
            <w:r w:rsidRPr="005C6760">
              <w:rPr>
                <w:color w:val="FFFFFF" w:themeColor="background1"/>
                <w:sz w:val="20"/>
                <w:szCs w:val="20"/>
                <w:lang w:val="es-ES"/>
              </w:rPr>
              <w:t>Bloque</w:t>
            </w:r>
          </w:p>
        </w:tc>
        <w:tc>
          <w:tcPr>
            <w:tcW w:w="2268" w:type="dxa"/>
          </w:tcPr>
          <w:p w:rsidRPr="005C6760" w:rsidR="00A16404" w:rsidP="0087559F" w:rsidRDefault="00A16404" w14:paraId="54DB50D4"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Obligatorio</w:t>
            </w:r>
          </w:p>
        </w:tc>
      </w:tr>
      <w:tr w:rsidRPr="005C6760" w:rsidR="00A16404" w:rsidTr="0087559F" w14:paraId="344E9F8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537C3051" w14:textId="77777777">
            <w:pPr>
              <w:rPr>
                <w:b w:val="0"/>
                <w:bCs w:val="0"/>
                <w:sz w:val="18"/>
                <w:szCs w:val="18"/>
                <w:lang w:val="es-ES"/>
              </w:rPr>
            </w:pPr>
            <w:proofErr w:type="spellStart"/>
            <w:r w:rsidRPr="005C6760">
              <w:rPr>
                <w:b w:val="0"/>
                <w:bCs w:val="0"/>
                <w:sz w:val="18"/>
                <w:szCs w:val="18"/>
                <w:lang w:val="es-ES"/>
              </w:rPr>
              <w:t>Biographical</w:t>
            </w:r>
            <w:proofErr w:type="spellEnd"/>
            <w:r w:rsidRPr="005C6760">
              <w:rPr>
                <w:b w:val="0"/>
                <w:bCs w:val="0"/>
                <w:sz w:val="18"/>
                <w:szCs w:val="18"/>
                <w:lang w:val="es-ES"/>
              </w:rPr>
              <w:t xml:space="preserve"> data</w:t>
            </w:r>
          </w:p>
        </w:tc>
        <w:tc>
          <w:tcPr>
            <w:tcW w:w="2268" w:type="dxa"/>
          </w:tcPr>
          <w:p w:rsidRPr="005C6760" w:rsidR="00A16404" w:rsidP="0087559F" w:rsidRDefault="00A16404" w14:paraId="5E566ADE"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413EF368"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474A4EC3" w14:textId="77777777">
            <w:pPr>
              <w:rPr>
                <w:rFonts w:asciiTheme="minorHAnsi" w:hAnsiTheme="minorHAnsi" w:cstheme="minorHAnsi"/>
                <w:b w:val="0"/>
                <w:bCs w:val="0"/>
                <w:sz w:val="18"/>
                <w:szCs w:val="18"/>
                <w:lang w:val="es-ES"/>
              </w:rPr>
            </w:pPr>
            <w:proofErr w:type="spellStart"/>
            <w:r w:rsidRPr="005C6760">
              <w:rPr>
                <w:b w:val="0"/>
                <w:bCs w:val="0"/>
                <w:sz w:val="18"/>
                <w:szCs w:val="18"/>
                <w:lang w:val="es-ES"/>
              </w:rPr>
              <w:t>Address</w:t>
            </w:r>
            <w:proofErr w:type="spellEnd"/>
          </w:p>
        </w:tc>
        <w:tc>
          <w:tcPr>
            <w:tcW w:w="2268" w:type="dxa"/>
          </w:tcPr>
          <w:p w:rsidRPr="005C6760" w:rsidR="00A16404" w:rsidP="0087559F" w:rsidRDefault="00A16404" w14:paraId="08BC7772"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66C9827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270CAFF4" w14:textId="77777777">
            <w:pPr>
              <w:rPr>
                <w:rFonts w:asciiTheme="minorHAnsi" w:hAnsiTheme="minorHAnsi" w:cstheme="minorHAnsi"/>
                <w:b w:val="0"/>
                <w:bCs w:val="0"/>
                <w:sz w:val="18"/>
                <w:szCs w:val="18"/>
                <w:lang w:val="es-ES"/>
              </w:rPr>
            </w:pPr>
            <w:proofErr w:type="spellStart"/>
            <w:r w:rsidRPr="005C6760">
              <w:rPr>
                <w:b w:val="0"/>
                <w:bCs w:val="0"/>
                <w:sz w:val="18"/>
                <w:szCs w:val="18"/>
                <w:lang w:val="es-ES"/>
              </w:rPr>
              <w:t>Telephone</w:t>
            </w:r>
            <w:proofErr w:type="spellEnd"/>
          </w:p>
        </w:tc>
        <w:tc>
          <w:tcPr>
            <w:tcW w:w="2268" w:type="dxa"/>
          </w:tcPr>
          <w:p w:rsidRPr="005C6760" w:rsidR="00A16404" w:rsidP="0087559F" w:rsidRDefault="00A16404" w14:paraId="2CC6EEF2"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5C6760" w:rsidR="00A16404" w:rsidTr="0087559F" w14:paraId="2DC28788"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5B9E22A8" w14:textId="77777777">
            <w:pPr>
              <w:rPr>
                <w:rFonts w:asciiTheme="minorHAnsi" w:hAnsiTheme="minorHAnsi" w:cstheme="minorHAnsi"/>
                <w:b w:val="0"/>
                <w:bCs w:val="0"/>
                <w:sz w:val="18"/>
                <w:szCs w:val="18"/>
                <w:lang w:val="es-ES"/>
              </w:rPr>
            </w:pPr>
            <w:r w:rsidRPr="005C6760">
              <w:rPr>
                <w:b w:val="0"/>
                <w:bCs w:val="0"/>
                <w:sz w:val="18"/>
                <w:szCs w:val="18"/>
                <w:lang w:val="es-ES"/>
              </w:rPr>
              <w:t>e-mail</w:t>
            </w:r>
          </w:p>
        </w:tc>
        <w:tc>
          <w:tcPr>
            <w:tcW w:w="2268" w:type="dxa"/>
          </w:tcPr>
          <w:p w:rsidRPr="005C6760" w:rsidR="00A16404" w:rsidP="0087559F" w:rsidRDefault="00A16404" w14:paraId="5CA47FAA"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5C6760" w:rsidR="00A16404" w:rsidTr="0087559F" w14:paraId="7D1AE2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1AD64007" w14:textId="77777777">
            <w:pPr>
              <w:rPr>
                <w:rFonts w:asciiTheme="minorHAnsi" w:hAnsiTheme="minorHAnsi" w:cstheme="minorHAnsi"/>
                <w:b w:val="0"/>
                <w:bCs w:val="0"/>
                <w:sz w:val="18"/>
                <w:szCs w:val="18"/>
                <w:lang w:val="es-ES"/>
              </w:rPr>
            </w:pPr>
            <w:proofErr w:type="spellStart"/>
            <w:r w:rsidRPr="005C6760">
              <w:rPr>
                <w:b w:val="0"/>
                <w:bCs w:val="0"/>
                <w:sz w:val="18"/>
                <w:szCs w:val="18"/>
                <w:lang w:val="es-ES"/>
              </w:rPr>
              <w:t>Nationality</w:t>
            </w:r>
            <w:proofErr w:type="spellEnd"/>
          </w:p>
        </w:tc>
        <w:tc>
          <w:tcPr>
            <w:tcW w:w="2268" w:type="dxa"/>
          </w:tcPr>
          <w:p w:rsidRPr="005C6760" w:rsidR="00A16404" w:rsidP="0087559F" w:rsidRDefault="00A16404" w14:paraId="28631B4B"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55FE6FF7"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0B6CD201" w14:textId="77777777">
            <w:pPr>
              <w:rPr>
                <w:rFonts w:asciiTheme="minorHAnsi" w:hAnsiTheme="minorHAnsi" w:cstheme="minorHAnsi"/>
                <w:b w:val="0"/>
                <w:bCs w:val="0"/>
                <w:sz w:val="18"/>
                <w:szCs w:val="18"/>
                <w:lang w:val="es-ES"/>
              </w:rPr>
            </w:pPr>
            <w:r w:rsidRPr="005C6760">
              <w:rPr>
                <w:b w:val="0"/>
                <w:bCs w:val="0"/>
                <w:sz w:val="18"/>
                <w:szCs w:val="18"/>
                <w:lang w:val="es-ES"/>
              </w:rPr>
              <w:t>Diplomas</w:t>
            </w:r>
          </w:p>
        </w:tc>
        <w:tc>
          <w:tcPr>
            <w:tcW w:w="2268" w:type="dxa"/>
          </w:tcPr>
          <w:p w:rsidRPr="005C6760" w:rsidR="00A16404" w:rsidP="0087559F" w:rsidRDefault="00A16404" w14:paraId="68C12D94"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477B703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1D1A3179" w14:textId="77777777">
            <w:pPr>
              <w:rPr>
                <w:b w:val="0"/>
                <w:bCs w:val="0"/>
                <w:sz w:val="18"/>
                <w:szCs w:val="18"/>
                <w:lang w:val="es-ES"/>
              </w:rPr>
            </w:pPr>
            <w:proofErr w:type="spellStart"/>
            <w:r w:rsidRPr="005C6760">
              <w:rPr>
                <w:b w:val="0"/>
                <w:bCs w:val="0"/>
                <w:sz w:val="18"/>
                <w:szCs w:val="18"/>
                <w:lang w:val="es-ES"/>
              </w:rPr>
              <w:t>Languages</w:t>
            </w:r>
            <w:proofErr w:type="spellEnd"/>
          </w:p>
        </w:tc>
        <w:tc>
          <w:tcPr>
            <w:tcW w:w="2268" w:type="dxa"/>
          </w:tcPr>
          <w:p w:rsidRPr="005C6760" w:rsidR="00A16404" w:rsidP="0087559F" w:rsidRDefault="00A16404" w14:paraId="10E8A12A"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044D470D"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658C00E2" w14:textId="77777777">
            <w:pPr>
              <w:rPr>
                <w:b w:val="0"/>
                <w:bCs w:val="0"/>
                <w:sz w:val="18"/>
                <w:szCs w:val="18"/>
                <w:lang w:val="es-ES"/>
              </w:rPr>
            </w:pPr>
            <w:proofErr w:type="spellStart"/>
            <w:r w:rsidRPr="005C6760">
              <w:rPr>
                <w:b w:val="0"/>
                <w:bCs w:val="0"/>
                <w:sz w:val="18"/>
                <w:szCs w:val="18"/>
                <w:lang w:val="es-ES"/>
              </w:rPr>
              <w:t>Dependent</w:t>
            </w:r>
            <w:proofErr w:type="spellEnd"/>
            <w:r w:rsidRPr="005C6760">
              <w:rPr>
                <w:b w:val="0"/>
                <w:bCs w:val="0"/>
                <w:sz w:val="18"/>
                <w:szCs w:val="18"/>
                <w:lang w:val="es-ES"/>
              </w:rPr>
              <w:t xml:space="preserve"> </w:t>
            </w:r>
            <w:proofErr w:type="spellStart"/>
            <w:r w:rsidRPr="005C6760">
              <w:rPr>
                <w:b w:val="0"/>
                <w:bCs w:val="0"/>
                <w:sz w:val="18"/>
                <w:szCs w:val="18"/>
                <w:lang w:val="es-ES"/>
              </w:rPr>
              <w:t>information</w:t>
            </w:r>
            <w:proofErr w:type="spellEnd"/>
          </w:p>
        </w:tc>
        <w:tc>
          <w:tcPr>
            <w:tcW w:w="2268" w:type="dxa"/>
          </w:tcPr>
          <w:p w:rsidRPr="005C6760" w:rsidR="00A16404" w:rsidP="0087559F" w:rsidRDefault="00A16404" w14:paraId="470ACC52"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5C6760" w:rsidR="00A16404" w:rsidTr="0087559F" w14:paraId="099B45D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23AB685C" w14:textId="77777777">
            <w:pPr>
              <w:rPr>
                <w:b w:val="0"/>
                <w:bCs w:val="0"/>
                <w:sz w:val="18"/>
                <w:szCs w:val="18"/>
                <w:lang w:val="es-ES"/>
              </w:rPr>
            </w:pPr>
            <w:proofErr w:type="spellStart"/>
            <w:r w:rsidRPr="005C6760">
              <w:rPr>
                <w:b w:val="0"/>
                <w:bCs w:val="0"/>
                <w:sz w:val="18"/>
                <w:szCs w:val="18"/>
                <w:lang w:val="es-ES"/>
              </w:rPr>
              <w:t>Emergency</w:t>
            </w:r>
            <w:proofErr w:type="spellEnd"/>
            <w:r w:rsidRPr="005C6760">
              <w:rPr>
                <w:b w:val="0"/>
                <w:bCs w:val="0"/>
                <w:sz w:val="18"/>
                <w:szCs w:val="18"/>
                <w:lang w:val="es-ES"/>
              </w:rPr>
              <w:t xml:space="preserve"> </w:t>
            </w:r>
            <w:proofErr w:type="spellStart"/>
            <w:r w:rsidRPr="005C6760">
              <w:rPr>
                <w:b w:val="0"/>
                <w:bCs w:val="0"/>
                <w:sz w:val="18"/>
                <w:szCs w:val="18"/>
                <w:lang w:val="es-ES"/>
              </w:rPr>
              <w:t>contacts</w:t>
            </w:r>
            <w:proofErr w:type="spellEnd"/>
          </w:p>
        </w:tc>
        <w:tc>
          <w:tcPr>
            <w:tcW w:w="2268" w:type="dxa"/>
          </w:tcPr>
          <w:p w:rsidRPr="005C6760" w:rsidR="00A16404" w:rsidP="0087559F" w:rsidRDefault="00A16404" w14:paraId="01CF5277"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5C6760" w:rsidR="00A16404" w:rsidTr="0087559F" w14:paraId="522E7A95"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24D251AD" w14:textId="77777777">
            <w:pPr>
              <w:rPr>
                <w:b w:val="0"/>
                <w:bCs w:val="0"/>
                <w:sz w:val="18"/>
                <w:szCs w:val="18"/>
                <w:lang w:val="es-ES"/>
              </w:rPr>
            </w:pPr>
            <w:r w:rsidRPr="005C6760">
              <w:rPr>
                <w:b w:val="0"/>
                <w:bCs w:val="0"/>
                <w:sz w:val="18"/>
                <w:szCs w:val="18"/>
                <w:lang w:val="es-ES"/>
              </w:rPr>
              <w:t xml:space="preserve">Position table and </w:t>
            </w:r>
            <w:proofErr w:type="spellStart"/>
            <w:r w:rsidRPr="005C6760">
              <w:rPr>
                <w:b w:val="0"/>
                <w:bCs w:val="0"/>
                <w:sz w:val="18"/>
                <w:szCs w:val="18"/>
                <w:lang w:val="es-ES"/>
              </w:rPr>
              <w:t>information</w:t>
            </w:r>
            <w:proofErr w:type="spellEnd"/>
          </w:p>
        </w:tc>
        <w:tc>
          <w:tcPr>
            <w:tcW w:w="2268" w:type="dxa"/>
          </w:tcPr>
          <w:p w:rsidRPr="005C6760" w:rsidR="00A16404" w:rsidP="0087559F" w:rsidRDefault="00A16404" w14:paraId="33940FCA"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33C236A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5C217F2E" w14:textId="77777777">
            <w:pPr>
              <w:rPr>
                <w:b w:val="0"/>
                <w:bCs w:val="0"/>
                <w:sz w:val="18"/>
                <w:szCs w:val="18"/>
                <w:lang w:val="es-ES"/>
              </w:rPr>
            </w:pPr>
            <w:r w:rsidRPr="005C6760">
              <w:rPr>
                <w:b w:val="0"/>
                <w:bCs w:val="0"/>
                <w:sz w:val="18"/>
                <w:szCs w:val="18"/>
                <w:lang w:val="es-ES"/>
              </w:rPr>
              <w:t>Job data</w:t>
            </w:r>
          </w:p>
        </w:tc>
        <w:tc>
          <w:tcPr>
            <w:tcW w:w="2268" w:type="dxa"/>
          </w:tcPr>
          <w:p w:rsidRPr="005C6760" w:rsidR="00A16404" w:rsidP="0087559F" w:rsidRDefault="00A16404" w14:paraId="0C18F02A"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40083AC4"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3CB86643" w14:textId="77777777">
            <w:pPr>
              <w:rPr>
                <w:b w:val="0"/>
                <w:bCs w:val="0"/>
                <w:sz w:val="18"/>
                <w:szCs w:val="18"/>
                <w:lang w:val="es-ES"/>
              </w:rPr>
            </w:pPr>
            <w:r w:rsidRPr="005C6760">
              <w:rPr>
                <w:b w:val="0"/>
                <w:bCs w:val="0"/>
                <w:sz w:val="18"/>
                <w:szCs w:val="18"/>
                <w:lang w:val="es-ES"/>
              </w:rPr>
              <w:t xml:space="preserve">Base </w:t>
            </w:r>
            <w:proofErr w:type="spellStart"/>
            <w:r w:rsidRPr="005C6760">
              <w:rPr>
                <w:b w:val="0"/>
                <w:bCs w:val="0"/>
                <w:sz w:val="18"/>
                <w:szCs w:val="18"/>
                <w:lang w:val="es-ES"/>
              </w:rPr>
              <w:t>compensation</w:t>
            </w:r>
            <w:proofErr w:type="spellEnd"/>
          </w:p>
        </w:tc>
        <w:tc>
          <w:tcPr>
            <w:tcW w:w="2268" w:type="dxa"/>
          </w:tcPr>
          <w:p w:rsidRPr="005C6760" w:rsidR="00A16404" w:rsidP="0087559F" w:rsidRDefault="00A16404" w14:paraId="0937E2E6"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0E05E8F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16C3474C" w14:textId="77777777">
            <w:pPr>
              <w:rPr>
                <w:b w:val="0"/>
                <w:bCs w:val="0"/>
                <w:sz w:val="18"/>
                <w:szCs w:val="18"/>
                <w:lang w:val="es-ES"/>
              </w:rPr>
            </w:pPr>
            <w:r w:rsidRPr="005C6760">
              <w:rPr>
                <w:b w:val="0"/>
                <w:bCs w:val="0"/>
                <w:sz w:val="18"/>
                <w:szCs w:val="18"/>
                <w:lang w:val="es-ES"/>
              </w:rPr>
              <w:t xml:space="preserve">Hay </w:t>
            </w:r>
            <w:proofErr w:type="spellStart"/>
            <w:r w:rsidRPr="005C6760">
              <w:rPr>
                <w:b w:val="0"/>
                <w:bCs w:val="0"/>
                <w:sz w:val="18"/>
                <w:szCs w:val="18"/>
                <w:lang w:val="es-ES"/>
              </w:rPr>
              <w:t>class</w:t>
            </w:r>
            <w:proofErr w:type="spellEnd"/>
            <w:r w:rsidRPr="005C6760">
              <w:rPr>
                <w:b w:val="0"/>
                <w:bCs w:val="0"/>
                <w:sz w:val="18"/>
                <w:szCs w:val="18"/>
                <w:lang w:val="es-ES"/>
              </w:rPr>
              <w:t xml:space="preserve"> /</w:t>
            </w:r>
            <w:proofErr w:type="spellStart"/>
            <w:r w:rsidRPr="005C6760">
              <w:rPr>
                <w:b w:val="0"/>
                <w:bCs w:val="0"/>
                <w:sz w:val="18"/>
                <w:szCs w:val="18"/>
                <w:lang w:val="es-ES"/>
              </w:rPr>
              <w:t>Salary</w:t>
            </w:r>
            <w:proofErr w:type="spellEnd"/>
            <w:r w:rsidRPr="005C6760">
              <w:rPr>
                <w:b w:val="0"/>
                <w:bCs w:val="0"/>
                <w:sz w:val="18"/>
                <w:szCs w:val="18"/>
                <w:lang w:val="es-ES"/>
              </w:rPr>
              <w:t xml:space="preserve"> plan</w:t>
            </w:r>
          </w:p>
        </w:tc>
        <w:tc>
          <w:tcPr>
            <w:tcW w:w="2268" w:type="dxa"/>
          </w:tcPr>
          <w:p w:rsidRPr="005C6760" w:rsidR="00A16404" w:rsidP="0087559F" w:rsidRDefault="00A16404" w14:paraId="5C92FD22"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03C570DF" w14:textId="77777777">
        <w:trPr>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13C7A0AE" w14:textId="77777777">
            <w:pPr>
              <w:rPr>
                <w:b w:val="0"/>
                <w:bCs w:val="0"/>
                <w:sz w:val="18"/>
                <w:szCs w:val="18"/>
                <w:lang w:val="es-ES"/>
              </w:rPr>
            </w:pPr>
            <w:r w:rsidRPr="005C6760">
              <w:rPr>
                <w:b w:val="0"/>
                <w:bCs w:val="0"/>
                <w:sz w:val="18"/>
                <w:szCs w:val="18"/>
                <w:lang w:val="es-ES"/>
              </w:rPr>
              <w:t xml:space="preserve">Variable </w:t>
            </w:r>
            <w:proofErr w:type="spellStart"/>
            <w:r w:rsidRPr="005C6760">
              <w:rPr>
                <w:b w:val="0"/>
                <w:bCs w:val="0"/>
                <w:sz w:val="18"/>
                <w:szCs w:val="18"/>
                <w:lang w:val="es-ES"/>
              </w:rPr>
              <w:t>compensation</w:t>
            </w:r>
            <w:proofErr w:type="spellEnd"/>
          </w:p>
        </w:tc>
        <w:tc>
          <w:tcPr>
            <w:tcW w:w="2268" w:type="dxa"/>
          </w:tcPr>
          <w:p w:rsidRPr="005C6760" w:rsidR="00A16404" w:rsidP="0087559F" w:rsidRDefault="00A16404" w14:paraId="6C6BEF3A"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C6760">
              <w:rPr>
                <w:sz w:val="18"/>
                <w:szCs w:val="18"/>
                <w:lang w:val="es-ES"/>
              </w:rPr>
              <w:t>X</w:t>
            </w:r>
          </w:p>
        </w:tc>
      </w:tr>
      <w:tr w:rsidRPr="005C6760" w:rsidR="00A16404" w:rsidTr="0087559F" w14:paraId="2FDC5C7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2" w:type="dxa"/>
          </w:tcPr>
          <w:p w:rsidRPr="005C6760" w:rsidR="00A16404" w:rsidP="0087559F" w:rsidRDefault="00A16404" w14:paraId="4887C499" w14:textId="77777777">
            <w:pPr>
              <w:rPr>
                <w:b w:val="0"/>
                <w:bCs w:val="0"/>
                <w:sz w:val="18"/>
                <w:szCs w:val="18"/>
                <w:lang w:val="es-ES"/>
              </w:rPr>
            </w:pPr>
            <w:r w:rsidRPr="005C6760">
              <w:rPr>
                <w:b w:val="0"/>
                <w:bCs w:val="0"/>
                <w:sz w:val="18"/>
                <w:szCs w:val="18"/>
                <w:lang w:val="es-ES"/>
              </w:rPr>
              <w:t xml:space="preserve">Prior </w:t>
            </w:r>
            <w:proofErr w:type="spellStart"/>
            <w:r w:rsidRPr="005C6760">
              <w:rPr>
                <w:b w:val="0"/>
                <w:bCs w:val="0"/>
                <w:sz w:val="18"/>
                <w:szCs w:val="18"/>
                <w:lang w:val="es-ES"/>
              </w:rPr>
              <w:t>work</w:t>
            </w:r>
            <w:proofErr w:type="spellEnd"/>
            <w:r w:rsidRPr="005C6760">
              <w:rPr>
                <w:b w:val="0"/>
                <w:bCs w:val="0"/>
                <w:sz w:val="18"/>
                <w:szCs w:val="18"/>
                <w:lang w:val="es-ES"/>
              </w:rPr>
              <w:t xml:space="preserve"> </w:t>
            </w:r>
            <w:proofErr w:type="spellStart"/>
            <w:r w:rsidRPr="005C6760">
              <w:rPr>
                <w:b w:val="0"/>
                <w:bCs w:val="0"/>
                <w:sz w:val="18"/>
                <w:szCs w:val="18"/>
                <w:lang w:val="es-ES"/>
              </w:rPr>
              <w:t>experience</w:t>
            </w:r>
            <w:proofErr w:type="spellEnd"/>
          </w:p>
        </w:tc>
        <w:tc>
          <w:tcPr>
            <w:tcW w:w="2268" w:type="dxa"/>
          </w:tcPr>
          <w:p w:rsidRPr="005C6760" w:rsidR="00A16404" w:rsidP="0087559F" w:rsidRDefault="00A16404" w14:paraId="1B8DF428"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bl>
    <w:p w:rsidRPr="005C6760" w:rsidR="00A16404" w:rsidP="00A16404" w:rsidRDefault="00A16404" w14:paraId="33D39147" w14:textId="77777777">
      <w:pPr>
        <w:rPr>
          <w:lang w:val="es-ES" w:eastAsia="en-US"/>
        </w:rPr>
      </w:pPr>
    </w:p>
    <w:p w:rsidRPr="005C6760" w:rsidR="00A16404" w:rsidP="00A16404" w:rsidRDefault="00A16404" w14:paraId="5679210A" w14:textId="77777777">
      <w:pPr>
        <w:rPr>
          <w:lang w:val="es-ES" w:eastAsia="en-US"/>
        </w:rPr>
      </w:pPr>
    </w:p>
    <w:p w:rsidRPr="005C6760" w:rsidR="00A16404" w:rsidP="00A16404" w:rsidRDefault="00A16404" w14:paraId="7FF56B13" w14:textId="3C06E337">
      <w:pPr>
        <w:rPr>
          <w:lang w:val="es-ES" w:eastAsia="en-US"/>
        </w:rPr>
      </w:pPr>
      <w:r w:rsidRPr="005C6760">
        <w:rPr>
          <w:lang w:val="es-ES" w:eastAsia="en-US"/>
        </w:rPr>
        <w:t>Para cada uno de estos bloques se construirá una consulta con los campos correspondientes, de forma que cuando haya un cambio en los valores de cualquiera de estos campos se generan los registros (</w:t>
      </w:r>
      <w:r w:rsidRPr="005C6760">
        <w:rPr>
          <w:i/>
          <w:iCs/>
          <w:lang w:val="es-ES" w:eastAsia="en-US"/>
        </w:rPr>
        <w:t>N</w:t>
      </w:r>
      <w:r>
        <w:rPr>
          <w:i/>
          <w:iCs/>
          <w:lang w:val="es-ES" w:eastAsia="en-US"/>
        </w:rPr>
        <w:t>uevo</w:t>
      </w:r>
      <w:r w:rsidRPr="005C6760">
        <w:rPr>
          <w:i/>
          <w:iCs/>
          <w:lang w:val="es-ES" w:eastAsia="en-US"/>
        </w:rPr>
        <w:t xml:space="preserve">, </w:t>
      </w:r>
      <w:r>
        <w:rPr>
          <w:i/>
          <w:iCs/>
          <w:lang w:val="es-ES" w:eastAsia="en-US"/>
        </w:rPr>
        <w:t>Actual</w:t>
      </w:r>
      <w:r w:rsidRPr="005C6760">
        <w:rPr>
          <w:i/>
          <w:iCs/>
          <w:lang w:val="es-ES" w:eastAsia="en-US"/>
        </w:rPr>
        <w:t xml:space="preserve">, </w:t>
      </w:r>
      <w:r>
        <w:rPr>
          <w:i/>
          <w:iCs/>
          <w:lang w:val="es-ES" w:eastAsia="en-US"/>
        </w:rPr>
        <w:t>Anterior</w:t>
      </w:r>
      <w:r w:rsidRPr="005C6760">
        <w:rPr>
          <w:i/>
          <w:iCs/>
          <w:lang w:val="es-ES" w:eastAsia="en-US"/>
        </w:rPr>
        <w:t xml:space="preserve">, </w:t>
      </w:r>
      <w:r>
        <w:rPr>
          <w:i/>
          <w:iCs/>
          <w:lang w:val="es-ES" w:eastAsia="en-US"/>
        </w:rPr>
        <w:t>Borrado</w:t>
      </w:r>
      <w:r w:rsidRPr="005C6760">
        <w:rPr>
          <w:lang w:val="es-ES" w:eastAsia="en-US"/>
        </w:rPr>
        <w:t>) en la exportación de cambios.</w:t>
      </w:r>
      <w:ins w:author="Gabriel-Esteban Fractman Lazaro" w:date="2021-05-23T23:38:00Z" w:id="48">
        <w:r w:rsidR="002E1877">
          <w:rPr>
            <w:lang w:val="es-ES" w:eastAsia="en-US"/>
          </w:rPr>
          <w:t xml:space="preserve"> La exportación de los valores previos, aunque no se incluyan en el archivo de sal</w:t>
        </w:r>
      </w:ins>
      <w:ins w:author="Gabriel-Esteban Fractman Lazaro" w:date="2021-05-23T23:39:00Z" w:id="49">
        <w:r w:rsidR="002E1877">
          <w:rPr>
            <w:lang w:val="es-ES" w:eastAsia="en-US"/>
          </w:rPr>
          <w:t>ida, permite identificar en algunos casos el tipo de cambio producido.</w:t>
        </w:r>
      </w:ins>
    </w:p>
    <w:p w:rsidRPr="005C6760" w:rsidR="00A16404" w:rsidP="00A16404" w:rsidRDefault="00A16404" w14:paraId="0519AE11" w14:textId="77777777">
      <w:pPr>
        <w:rPr>
          <w:lang w:val="es-ES" w:eastAsia="en-US"/>
        </w:rPr>
      </w:pPr>
      <w:r w:rsidRPr="005C6760">
        <w:rPr>
          <w:lang w:val="es-ES" w:eastAsia="en-US"/>
        </w:rPr>
        <w:t xml:space="preserve">Cada una de estas consultas generará una salida independiente, esta información tendrá que ser consolidada en el </w:t>
      </w:r>
      <w:proofErr w:type="spellStart"/>
      <w:r w:rsidRPr="005C6760">
        <w:rPr>
          <w:lang w:val="es-ES" w:eastAsia="en-US"/>
        </w:rPr>
        <w:t>pos-proceso</w:t>
      </w:r>
      <w:proofErr w:type="spellEnd"/>
      <w:r w:rsidRPr="005C6760">
        <w:rPr>
          <w:lang w:val="es-ES" w:eastAsia="en-US"/>
        </w:rPr>
        <w:t xml:space="preserve"> a través de la herramienta Talend; este </w:t>
      </w:r>
      <w:proofErr w:type="spellStart"/>
      <w:r w:rsidRPr="005C6760">
        <w:rPr>
          <w:lang w:val="es-ES" w:eastAsia="en-US"/>
        </w:rPr>
        <w:t>pos-proceso</w:t>
      </w:r>
      <w:proofErr w:type="spellEnd"/>
      <w:r w:rsidRPr="005C6760">
        <w:rPr>
          <w:lang w:val="es-ES" w:eastAsia="en-US"/>
        </w:rPr>
        <w:t xml:space="preserve"> se encargará de aspectos como:</w:t>
      </w:r>
    </w:p>
    <w:p w:rsidRPr="005C6760" w:rsidR="00A16404" w:rsidP="00F722D9" w:rsidRDefault="00A16404" w14:paraId="453786E3" w14:textId="77777777">
      <w:pPr>
        <w:pStyle w:val="Prrafodelista"/>
        <w:numPr>
          <w:ilvl w:val="0"/>
          <w:numId w:val="30"/>
        </w:numPr>
        <w:rPr>
          <w:lang w:val="es-ES" w:eastAsia="en-US"/>
        </w:rPr>
      </w:pPr>
      <w:r w:rsidRPr="005C6760">
        <w:rPr>
          <w:lang w:val="es-ES" w:eastAsia="en-US"/>
        </w:rPr>
        <w:t>Reordenar los registros en base al identificador del empleado y el número de referencia del grupo.</w:t>
      </w:r>
    </w:p>
    <w:p w:rsidRPr="005C6760" w:rsidR="00A16404" w:rsidP="00F722D9" w:rsidRDefault="00A16404" w14:paraId="7E3E7B97" w14:textId="77777777">
      <w:pPr>
        <w:pStyle w:val="Prrafodelista"/>
        <w:numPr>
          <w:ilvl w:val="0"/>
          <w:numId w:val="30"/>
        </w:numPr>
        <w:rPr>
          <w:lang w:val="es-ES" w:eastAsia="en-US"/>
        </w:rPr>
      </w:pPr>
      <w:r w:rsidRPr="005C6760">
        <w:rPr>
          <w:lang w:val="es-ES" w:eastAsia="en-US"/>
        </w:rPr>
        <w:t xml:space="preserve">Filtrar los registros a ignorar (por ejemplo, todos los registros </w:t>
      </w:r>
      <w:proofErr w:type="gramStart"/>
      <w:r>
        <w:rPr>
          <w:i/>
          <w:iCs/>
          <w:lang w:val="es-ES" w:eastAsia="en-US"/>
        </w:rPr>
        <w:t>Anterior</w:t>
      </w:r>
      <w:proofErr w:type="gramEnd"/>
      <w:r w:rsidRPr="005C6760">
        <w:rPr>
          <w:lang w:val="es-ES" w:eastAsia="en-US"/>
        </w:rPr>
        <w:t xml:space="preserve"> así como todas las modificaciones que se generan en bloques individuales en el caso de una baja, etc.)</w:t>
      </w:r>
    </w:p>
    <w:p w:rsidRPr="005C6760" w:rsidR="00A16404" w:rsidP="00F722D9" w:rsidRDefault="00A16404" w14:paraId="3E185AD9" w14:textId="77777777">
      <w:pPr>
        <w:pStyle w:val="Prrafodelista"/>
        <w:numPr>
          <w:ilvl w:val="0"/>
          <w:numId w:val="30"/>
        </w:numPr>
        <w:rPr>
          <w:lang w:val="es-ES" w:eastAsia="en-US"/>
        </w:rPr>
      </w:pPr>
      <w:r w:rsidRPr="005C6760">
        <w:rPr>
          <w:lang w:val="es-ES" w:eastAsia="en-US"/>
        </w:rPr>
        <w:t xml:space="preserve">Implementar la lógica que o bien es demasiado compleja para incluirla en la consulta o bien requiere cotejar información de distintos bloques. Por </w:t>
      </w:r>
      <w:proofErr w:type="gramStart"/>
      <w:r w:rsidRPr="005C6760">
        <w:rPr>
          <w:lang w:val="es-ES" w:eastAsia="en-US"/>
        </w:rPr>
        <w:t>ejemplo</w:t>
      </w:r>
      <w:proofErr w:type="gramEnd"/>
      <w:r w:rsidRPr="005C6760">
        <w:rPr>
          <w:lang w:val="es-ES" w:eastAsia="en-US"/>
        </w:rPr>
        <w:t xml:space="preserve"> el cálculo de los campos de </w:t>
      </w:r>
      <w:r w:rsidRPr="005C6760">
        <w:rPr>
          <w:i/>
          <w:iCs/>
          <w:lang w:val="es-ES" w:eastAsia="en-US"/>
        </w:rPr>
        <w:t>Acción</w:t>
      </w:r>
      <w:r w:rsidRPr="005C6760">
        <w:rPr>
          <w:lang w:val="es-ES" w:eastAsia="en-US"/>
        </w:rPr>
        <w:t xml:space="preserve"> y </w:t>
      </w:r>
      <w:r w:rsidRPr="005C6760">
        <w:rPr>
          <w:i/>
          <w:iCs/>
          <w:lang w:val="es-ES" w:eastAsia="en-US"/>
        </w:rPr>
        <w:t>Motivo</w:t>
      </w:r>
      <w:r w:rsidRPr="005C6760">
        <w:rPr>
          <w:lang w:val="es-ES" w:eastAsia="en-US"/>
        </w:rPr>
        <w:t xml:space="preserve"> en promociones, bajas, etc.</w:t>
      </w:r>
    </w:p>
    <w:p w:rsidRPr="005C6760" w:rsidR="00A16404" w:rsidP="00A16404" w:rsidRDefault="00A16404" w14:paraId="47620E93" w14:textId="77777777">
      <w:pPr>
        <w:rPr>
          <w:lang w:val="es-ES" w:eastAsia="en-US"/>
        </w:rPr>
      </w:pPr>
      <w:r w:rsidRPr="005C6760">
        <w:rPr>
          <w:lang w:val="es-ES" w:eastAsia="en-US"/>
        </w:rPr>
        <w:t xml:space="preserve">Es posible que en algún caso sea necesario definir una consulta no directamente sobre campos a incluir en el archivo de salida sino sobre campos que deben ser consultados para implementar la lógica del </w:t>
      </w:r>
      <w:proofErr w:type="spellStart"/>
      <w:r w:rsidRPr="005C6760">
        <w:rPr>
          <w:lang w:val="es-ES" w:eastAsia="en-US"/>
        </w:rPr>
        <w:t>pos-proceso</w:t>
      </w:r>
      <w:proofErr w:type="spellEnd"/>
      <w:r w:rsidRPr="005C6760">
        <w:rPr>
          <w:lang w:val="es-ES" w:eastAsia="en-US"/>
        </w:rPr>
        <w:t xml:space="preserve">. Por ejemplo, el campo </w:t>
      </w:r>
      <w:r w:rsidRPr="005C6760">
        <w:rPr>
          <w:i/>
          <w:iCs/>
          <w:lang w:val="es-ES" w:eastAsia="en-US"/>
        </w:rPr>
        <w:t>Categoría</w:t>
      </w:r>
      <w:r w:rsidRPr="005C6760">
        <w:rPr>
          <w:lang w:val="es-ES" w:eastAsia="en-US"/>
        </w:rPr>
        <w:t xml:space="preserve"> es un campo local español, por lo </w:t>
      </w:r>
      <w:proofErr w:type="gramStart"/>
      <w:r w:rsidRPr="005C6760">
        <w:rPr>
          <w:lang w:val="es-ES" w:eastAsia="en-US"/>
        </w:rPr>
        <w:t>tanto</w:t>
      </w:r>
      <w:proofErr w:type="gramEnd"/>
      <w:r w:rsidRPr="005C6760">
        <w:rPr>
          <w:lang w:val="es-ES" w:eastAsia="en-US"/>
        </w:rPr>
        <w:t xml:space="preserve"> no se envía en la interface; sin embargo puede ser útil tener una consulta específica para así identificar los casos de promociones generados por cambio de categoría. Por la misma razón, y dado que en Meta4 HR un empleado puede ser dado de baja y recontratado manteniendo su ID y generando un nuevo período, será útil incluir en la consulta el identificador del empleado en Meta4 (Id HR) y el ordinal del </w:t>
      </w:r>
      <w:proofErr w:type="gramStart"/>
      <w:r w:rsidRPr="005C6760">
        <w:rPr>
          <w:lang w:val="es-ES" w:eastAsia="en-US"/>
        </w:rPr>
        <w:t>período</w:t>
      </w:r>
      <w:proofErr w:type="gramEnd"/>
      <w:r w:rsidRPr="005C6760">
        <w:rPr>
          <w:lang w:val="es-ES" w:eastAsia="en-US"/>
        </w:rPr>
        <w:t xml:space="preserve"> aunque estos datos no se incluyan en el archivo de salida; la finalidad es permitir identificar estas situaciones.</w:t>
      </w:r>
    </w:p>
    <w:p w:rsidRPr="005C6760" w:rsidR="00A16404" w:rsidP="00A16404" w:rsidRDefault="00A16404" w14:paraId="17D5EBC8" w14:textId="77777777">
      <w:pPr>
        <w:rPr>
          <w:lang w:val="es-ES" w:eastAsia="en-US"/>
        </w:rPr>
      </w:pPr>
      <w:r w:rsidRPr="005C6760">
        <w:rPr>
          <w:lang w:val="es-ES" w:eastAsia="en-US"/>
        </w:rPr>
        <w:t xml:space="preserve">En la sección  </w:t>
      </w:r>
      <w:r w:rsidRPr="005C6760">
        <w:rPr>
          <w:lang w:val="es-ES" w:eastAsia="en-US"/>
        </w:rPr>
        <w:fldChar w:fldCharType="begin"/>
      </w:r>
      <w:r w:rsidRPr="005C6760">
        <w:rPr>
          <w:lang w:val="es-ES" w:eastAsia="en-US"/>
        </w:rPr>
        <w:instrText xml:space="preserve"> REF _Ref71773671 \r \h </w:instrText>
      </w:r>
      <w:r w:rsidRPr="005C6760">
        <w:rPr>
          <w:lang w:val="es-ES" w:eastAsia="en-US"/>
        </w:rPr>
      </w:r>
      <w:r w:rsidRPr="005C6760">
        <w:rPr>
          <w:lang w:val="es-ES" w:eastAsia="en-US"/>
        </w:rPr>
        <w:fldChar w:fldCharType="separate"/>
      </w:r>
      <w:r w:rsidRPr="005C6760">
        <w:rPr>
          <w:lang w:val="es-ES" w:eastAsia="en-US"/>
        </w:rPr>
        <w:t>4.5</w:t>
      </w:r>
      <w:r w:rsidRPr="005C6760">
        <w:rPr>
          <w:lang w:val="es-ES" w:eastAsia="en-US"/>
        </w:rPr>
        <w:fldChar w:fldCharType="end"/>
      </w:r>
      <w:r w:rsidRPr="005C6760">
        <w:rPr>
          <w:lang w:val="es-ES" w:eastAsia="en-US"/>
        </w:rPr>
        <w:t xml:space="preserve"> se comentarán más detalles respecto a este </w:t>
      </w:r>
      <w:proofErr w:type="spellStart"/>
      <w:r w:rsidRPr="005C6760">
        <w:rPr>
          <w:lang w:val="es-ES" w:eastAsia="en-US"/>
        </w:rPr>
        <w:t>pos-proceso</w:t>
      </w:r>
      <w:proofErr w:type="spellEnd"/>
      <w:r w:rsidRPr="005C6760">
        <w:rPr>
          <w:lang w:val="es-ES" w:eastAsia="en-US"/>
        </w:rPr>
        <w:t>.</w:t>
      </w:r>
    </w:p>
    <w:p w:rsidRPr="005C6760" w:rsidR="00A16404" w:rsidP="00A16404" w:rsidRDefault="00A16404" w14:paraId="04C30AFC" w14:textId="77777777">
      <w:pPr>
        <w:rPr>
          <w:lang w:val="es-ES" w:eastAsia="en-US"/>
        </w:rPr>
      </w:pPr>
      <w:r w:rsidRPr="005C6760">
        <w:rPr>
          <w:lang w:val="es-ES" w:eastAsia="en-US"/>
        </w:rPr>
        <w:t xml:space="preserve">Otro aspecto importante a considerar es el de la fecha de efectividad; por un </w:t>
      </w:r>
      <w:proofErr w:type="gramStart"/>
      <w:r w:rsidRPr="005C6760">
        <w:rPr>
          <w:lang w:val="es-ES" w:eastAsia="en-US"/>
        </w:rPr>
        <w:t>lado</w:t>
      </w:r>
      <w:proofErr w:type="gramEnd"/>
      <w:r w:rsidRPr="005C6760">
        <w:rPr>
          <w:lang w:val="es-ES" w:eastAsia="en-US"/>
        </w:rPr>
        <w:t xml:space="preserve"> se ha comentado ya que los cambios a futuro se exportarán solamente cuando llegue dicha fecha. Pero es también relevante indicar que un empleado existente puede pasar de no ser enviado por la interface a sí ser enviado (normalmente por una </w:t>
      </w:r>
      <w:proofErr w:type="gramStart"/>
      <w:r w:rsidRPr="005C6760">
        <w:rPr>
          <w:lang w:val="es-ES" w:eastAsia="en-US"/>
        </w:rPr>
        <w:t>promoción</w:t>
      </w:r>
      <w:proofErr w:type="gramEnd"/>
      <w:r w:rsidRPr="005C6760">
        <w:rPr>
          <w:lang w:val="es-ES" w:eastAsia="en-US"/>
        </w:rPr>
        <w:t xml:space="preserve"> pero podría deberse a otras razones o a un cambio en el perímetro de empleados a enviar); en ese caso se requiere enviar dos bloques de información, uno correspondiente a la situación del empleados a su fecha de inicio, y otro con la situación actual (es decir, en la fecha en la que se envía por primera vez a </w:t>
      </w:r>
      <w:proofErr w:type="spellStart"/>
      <w:r w:rsidRPr="005C6760">
        <w:rPr>
          <w:lang w:val="es-ES" w:eastAsia="en-US"/>
        </w:rPr>
        <w:t>PeopleGroup</w:t>
      </w:r>
      <w:proofErr w:type="spellEnd"/>
      <w:r w:rsidRPr="005C6760">
        <w:rPr>
          <w:lang w:val="es-ES" w:eastAsia="en-US"/>
        </w:rPr>
        <w:t>).</w:t>
      </w:r>
    </w:p>
    <w:p w:rsidRPr="005C6760" w:rsidR="00A16404" w:rsidP="00A16404" w:rsidRDefault="00A16404" w14:paraId="49892948" w14:textId="77777777">
      <w:pPr>
        <w:rPr>
          <w:lang w:val="es-ES" w:eastAsia="en-US"/>
        </w:rPr>
      </w:pPr>
      <w:r w:rsidRPr="005C6760">
        <w:rPr>
          <w:lang w:val="es-ES" w:eastAsia="en-US"/>
        </w:rPr>
        <w:t>En las secciones que vienen a continuación se detallan las consultas asociadas a los distintos grupos y su lógica correspondiente.</w:t>
      </w:r>
    </w:p>
    <w:p w:rsidRPr="005C6760" w:rsidR="00A16404" w:rsidP="00A16404" w:rsidRDefault="00A16404" w14:paraId="2E0190CA" w14:textId="77777777">
      <w:pPr>
        <w:pStyle w:val="3TituloH3"/>
      </w:pPr>
      <w:bookmarkStart w:name="_Toc71797944" w:id="50"/>
      <w:bookmarkStart w:name="_Toc97208271" w:id="51"/>
      <w:r w:rsidRPr="005C6760">
        <w:t>Bloque “</w:t>
      </w:r>
      <w:proofErr w:type="spellStart"/>
      <w:r w:rsidRPr="005C6760">
        <w:t>Employee</w:t>
      </w:r>
      <w:proofErr w:type="spellEnd"/>
      <w:r w:rsidRPr="005C6760">
        <w:t xml:space="preserve"> </w:t>
      </w:r>
      <w:proofErr w:type="spellStart"/>
      <w:r w:rsidRPr="005C6760">
        <w:t>Hire</w:t>
      </w:r>
      <w:proofErr w:type="spellEnd"/>
      <w:r w:rsidRPr="005C6760">
        <w:t>”</w:t>
      </w:r>
      <w:bookmarkEnd w:id="50"/>
      <w:bookmarkEnd w:id="51"/>
    </w:p>
    <w:p w:rsidRPr="005C6760" w:rsidR="00A16404" w:rsidP="00A16404" w:rsidRDefault="00A16404" w14:paraId="0D1C62DD" w14:textId="77777777">
      <w:pPr>
        <w:rPr>
          <w:lang w:val="es-ES" w:eastAsia="en-US"/>
        </w:rPr>
      </w:pPr>
      <w:r w:rsidRPr="005C6760">
        <w:rPr>
          <w:lang w:val="es-ES" w:eastAsia="en-US"/>
        </w:rPr>
        <w:t xml:space="preserve">Este bloque se envía para dar de alta al empleado en </w:t>
      </w:r>
      <w:proofErr w:type="spellStart"/>
      <w:r w:rsidRPr="005C6760">
        <w:rPr>
          <w:lang w:val="es-ES" w:eastAsia="en-US"/>
        </w:rPr>
        <w:t>PeopleGroup</w:t>
      </w:r>
      <w:proofErr w:type="spellEnd"/>
      <w:r w:rsidRPr="005C6760">
        <w:rPr>
          <w:lang w:val="es-ES" w:eastAsia="en-US"/>
        </w:rPr>
        <w:t>; puede corresponderse con la fecha de alta en Meta4 HR o con la fecha en la que se ha marcado el empleado para ser enviado (la fecha de inicio del campo configurable).</w:t>
      </w:r>
    </w:p>
    <w:p w:rsidRPr="005C6760" w:rsidR="00A16404" w:rsidP="00A16404" w:rsidRDefault="00A16404" w14:paraId="150964B8"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4A31A9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469B5AC"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066B3E4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5B403B5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3D9590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6E355B53"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N°REF</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6)</w:t>
            </w:r>
          </w:p>
        </w:tc>
        <w:tc>
          <w:tcPr>
            <w:tcW w:w="2268" w:type="dxa"/>
            <w:vAlign w:val="center"/>
          </w:tcPr>
          <w:p w:rsidRPr="005C6760" w:rsidR="00A16404" w:rsidP="0087559F" w:rsidRDefault="00A16404" w14:paraId="0FFD6FC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fijo)</w:t>
            </w:r>
          </w:p>
        </w:tc>
        <w:tc>
          <w:tcPr>
            <w:tcW w:w="4961" w:type="dxa"/>
            <w:vAlign w:val="bottom"/>
          </w:tcPr>
          <w:p w:rsidRPr="005C6760" w:rsidR="00A16404" w:rsidP="0087559F" w:rsidRDefault="00A16404" w14:paraId="08B5B2B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001000</w:t>
            </w:r>
          </w:p>
        </w:tc>
      </w:tr>
      <w:tr w:rsidRPr="001E4625" w:rsidR="00A16404" w:rsidTr="0087559F" w14:paraId="28DF8AFD"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2DE61018"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Action</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1)</w:t>
            </w:r>
          </w:p>
        </w:tc>
        <w:tc>
          <w:tcPr>
            <w:tcW w:w="2268" w:type="dxa"/>
            <w:vAlign w:val="center"/>
          </w:tcPr>
          <w:p w:rsidRPr="005C6760" w:rsidR="00A16404" w:rsidP="0087559F" w:rsidRDefault="00A16404" w14:paraId="6E04387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vAlign w:val="bottom"/>
          </w:tcPr>
          <w:p w:rsidRPr="005C6760" w:rsidR="00A16404" w:rsidP="0087559F" w:rsidRDefault="00A16404" w14:paraId="32F62B1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U para el caso general, D para el caso de borrado de empleado</w:t>
            </w:r>
          </w:p>
        </w:tc>
      </w:tr>
      <w:tr w:rsidRPr="001E4625" w:rsidR="00A16404" w:rsidTr="0087559F" w14:paraId="074C3A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65074D" w:rsidRDefault="00A16404" w14:paraId="22E3D4E4" w14:textId="77777777">
            <w:pPr>
              <w:ind w:left="720" w:hanging="720"/>
              <w:rPr>
                <w:rFonts w:ascii="Arial" w:hAnsi="Arial" w:cs="Arial"/>
                <w:b w:val="0"/>
                <w:bCs w:val="0"/>
                <w:sz w:val="18"/>
                <w:szCs w:val="18"/>
                <w:lang w:val="fr-FR" w:eastAsia="es-ES"/>
              </w:rPr>
            </w:pPr>
            <w:r w:rsidRPr="0074267B">
              <w:rPr>
                <w:rFonts w:ascii="Arial" w:hAnsi="Arial" w:cs="Arial"/>
                <w:b w:val="0"/>
                <w:bCs w:val="0"/>
                <w:sz w:val="18"/>
                <w:szCs w:val="18"/>
                <w:lang w:val="fr-FR" w:eastAsia="es-ES"/>
              </w:rPr>
              <w:t>SGI Saint-Gobain Identifier / Matricule Groupe (Char 11)</w:t>
            </w:r>
          </w:p>
        </w:tc>
        <w:tc>
          <w:tcPr>
            <w:tcW w:w="2268" w:type="dxa"/>
            <w:vAlign w:val="center"/>
          </w:tcPr>
          <w:p w:rsidRPr="005C6760" w:rsidR="00A16404" w:rsidP="0087559F" w:rsidRDefault="0065074D" w14:paraId="196B0586" w14:textId="231BE3F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vAlign w:val="bottom"/>
          </w:tcPr>
          <w:p w:rsidRPr="005C6760" w:rsidR="00A16404" w:rsidP="0087559F" w:rsidRDefault="00A16404" w14:paraId="39BF9F3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Se dispone de este dato en el momento del alta del empleado</w:t>
            </w:r>
          </w:p>
        </w:tc>
      </w:tr>
      <w:tr w:rsidRPr="001E4625" w:rsidR="00A16404" w:rsidTr="0087559F" w14:paraId="31C14A75"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1275D66D"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Effective Date / Date d'effet (Date 10)</w:t>
            </w:r>
          </w:p>
        </w:tc>
        <w:tc>
          <w:tcPr>
            <w:tcW w:w="2268" w:type="dxa"/>
            <w:vAlign w:val="center"/>
          </w:tcPr>
          <w:p w:rsidRPr="005C6760" w:rsidR="00A16404" w:rsidP="0087559F" w:rsidRDefault="00A16404" w14:paraId="4DAFD9CE" w14:textId="6854580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Período RH / Fecha de </w:t>
            </w:r>
            <w:del w:author="Gabriel-Esteban Fractman Lazaro" w:date="2021-05-23T23:39:00Z" w:id="52">
              <w:r w:rsidRPr="005C6760" w:rsidDel="002E1877">
                <w:rPr>
                  <w:rFonts w:ascii="Arial" w:hAnsi="Arial" w:cs="Arial"/>
                  <w:sz w:val="18"/>
                  <w:szCs w:val="18"/>
                  <w:lang w:val="es-ES" w:eastAsia="es-ES"/>
                </w:rPr>
                <w:delText>inicio</w:delText>
              </w:r>
            </w:del>
            <w:ins w:author="Gabriel-Esteban Fractman Lazaro" w:date="2021-05-23T23:39:00Z" w:id="53">
              <w:r w:rsidR="002E1877">
                <w:rPr>
                  <w:rFonts w:ascii="Arial" w:hAnsi="Arial" w:cs="Arial"/>
                  <w:sz w:val="18"/>
                  <w:szCs w:val="18"/>
                  <w:lang w:val="es-ES" w:eastAsia="es-ES"/>
                </w:rPr>
                <w:t>antigüedad</w:t>
              </w:r>
            </w:ins>
          </w:p>
        </w:tc>
        <w:tc>
          <w:tcPr>
            <w:tcW w:w="4961" w:type="dxa"/>
            <w:vAlign w:val="bottom"/>
          </w:tcPr>
          <w:p w:rsidRPr="005C6760" w:rsidR="00A16404" w:rsidP="0087559F" w:rsidRDefault="00A16404" w14:paraId="6E43953D" w14:textId="129E8FA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Fecha </w:t>
            </w:r>
            <w:del w:author="Gabriel-Esteban Fractman Lazaro" w:date="2021-05-23T23:39:00Z" w:id="54">
              <w:r w:rsidRPr="005C6760" w:rsidDel="002E1877">
                <w:rPr>
                  <w:rFonts w:ascii="Arial" w:hAnsi="Arial" w:cs="Arial"/>
                  <w:sz w:val="18"/>
                  <w:szCs w:val="18"/>
                  <w:lang w:val="es-ES" w:eastAsia="es-ES"/>
                </w:rPr>
                <w:delText>Alta</w:delText>
              </w:r>
            </w:del>
            <w:ins w:author="Gabriel-Esteban Fractman Lazaro" w:date="2021-05-23T23:39:00Z" w:id="55">
              <w:r w:rsidR="002E1877">
                <w:rPr>
                  <w:rFonts w:ascii="Arial" w:hAnsi="Arial" w:cs="Arial"/>
                  <w:sz w:val="18"/>
                  <w:szCs w:val="18"/>
                  <w:lang w:val="es-ES" w:eastAsia="es-ES"/>
                </w:rPr>
                <w:t>de ingr</w:t>
              </w:r>
            </w:ins>
            <w:ins w:author="Gabriel-Esteban Fractman Lazaro" w:date="2021-05-23T23:40:00Z" w:id="56">
              <w:r w:rsidR="002E1877">
                <w:rPr>
                  <w:rFonts w:ascii="Arial" w:hAnsi="Arial" w:cs="Arial"/>
                  <w:sz w:val="18"/>
                  <w:szCs w:val="18"/>
                  <w:lang w:val="es-ES" w:eastAsia="es-ES"/>
                </w:rPr>
                <w:t>eso en grupo</w:t>
              </w:r>
            </w:ins>
          </w:p>
        </w:tc>
      </w:tr>
      <w:tr w:rsidRPr="005C6760" w:rsidR="00A16404" w:rsidTr="0087559F" w14:paraId="5A2BDF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5F5249BC"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Birth date / Date de naissance (Date 10)</w:t>
            </w:r>
          </w:p>
        </w:tc>
        <w:tc>
          <w:tcPr>
            <w:tcW w:w="2268" w:type="dxa"/>
            <w:vAlign w:val="center"/>
          </w:tcPr>
          <w:p w:rsidRPr="005C6760" w:rsidR="00A16404" w:rsidP="0087559F" w:rsidRDefault="00A16404" w14:paraId="72E3AC5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Fecha de Nacimiento</w:t>
            </w:r>
          </w:p>
        </w:tc>
        <w:tc>
          <w:tcPr>
            <w:tcW w:w="4961" w:type="dxa"/>
            <w:vAlign w:val="bottom"/>
          </w:tcPr>
          <w:p w:rsidRPr="005C6760" w:rsidR="00A16404" w:rsidP="0087559F" w:rsidRDefault="00A16404" w14:paraId="2356F61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Fecha nacimiento</w:t>
            </w:r>
          </w:p>
        </w:tc>
      </w:tr>
      <w:tr w:rsidRPr="001E4625" w:rsidR="00A16404" w:rsidTr="0087559F" w14:paraId="75D06A74"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603CF4FA" w14:textId="77777777">
            <w:pPr>
              <w:rPr>
                <w:rFonts w:ascii="Arial" w:hAnsi="Arial" w:cs="Arial"/>
                <w:b w:val="0"/>
                <w:bCs w:val="0"/>
                <w:sz w:val="18"/>
                <w:szCs w:val="18"/>
                <w:lang w:val="fr-FR" w:eastAsia="es-ES"/>
              </w:rPr>
            </w:pPr>
            <w:hyperlink w:history="1" w:anchor="RANGE!Impression_des_titres" r:id="rId21">
              <w:r w:rsidRPr="0074267B" w:rsidR="00A16404">
                <w:rPr>
                  <w:rFonts w:ascii="Arial" w:hAnsi="Arial" w:cs="Arial"/>
                  <w:b w:val="0"/>
                  <w:bCs w:val="0"/>
                  <w:sz w:val="18"/>
                  <w:szCs w:val="18"/>
                  <w:lang w:val="fr-FR" w:eastAsia="es-ES"/>
                </w:rPr>
                <w:t>Birth Country / Pays de naissance (Char 3)</w:t>
              </w:r>
            </w:hyperlink>
          </w:p>
        </w:tc>
        <w:tc>
          <w:tcPr>
            <w:tcW w:w="2268" w:type="dxa"/>
            <w:vAlign w:val="center"/>
          </w:tcPr>
          <w:p w:rsidRPr="005C6760" w:rsidR="00A16404" w:rsidP="0087559F" w:rsidRDefault="00A16404" w14:paraId="1D8F15A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País de Nacimiento</w:t>
            </w:r>
          </w:p>
        </w:tc>
        <w:tc>
          <w:tcPr>
            <w:tcW w:w="4961" w:type="dxa"/>
            <w:vAlign w:val="bottom"/>
          </w:tcPr>
          <w:p w:rsidRPr="005C6760" w:rsidR="00A16404" w:rsidP="0087559F" w:rsidRDefault="00A16404" w14:paraId="153D902A" w14:textId="76EECB7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Se </w:t>
            </w:r>
            <w:proofErr w:type="spellStart"/>
            <w:r w:rsidRPr="005C6760">
              <w:rPr>
                <w:rFonts w:ascii="Arial" w:hAnsi="Arial" w:cs="Arial"/>
                <w:sz w:val="18"/>
                <w:szCs w:val="18"/>
                <w:lang w:val="es-ES" w:eastAsia="es-ES"/>
              </w:rPr>
              <w:t>trascodifica</w:t>
            </w:r>
            <w:proofErr w:type="spellEnd"/>
            <w:r w:rsidRPr="005C6760">
              <w:rPr>
                <w:rFonts w:ascii="Arial" w:hAnsi="Arial" w:cs="Arial"/>
                <w:sz w:val="18"/>
                <w:szCs w:val="18"/>
                <w:lang w:val="es-ES" w:eastAsia="es-ES"/>
              </w:rPr>
              <w:t xml:space="preserve"> el código </w:t>
            </w:r>
            <w:r>
              <w:rPr>
                <w:rFonts w:ascii="Arial" w:hAnsi="Arial" w:cs="Arial"/>
                <w:sz w:val="18"/>
                <w:szCs w:val="18"/>
                <w:lang w:val="es-ES" w:eastAsia="es-ES"/>
              </w:rPr>
              <w:t>alpha-2 a alpha-3</w:t>
            </w:r>
            <w:r w:rsidRPr="005C6760">
              <w:rPr>
                <w:rFonts w:ascii="Arial" w:hAnsi="Arial" w:cs="Arial"/>
                <w:sz w:val="18"/>
                <w:szCs w:val="18"/>
                <w:lang w:val="es-ES" w:eastAsia="es-ES"/>
              </w:rPr>
              <w:t>.</w:t>
            </w:r>
          </w:p>
        </w:tc>
      </w:tr>
      <w:tr w:rsidRPr="001E4625" w:rsidR="00A16404" w:rsidTr="0087559F" w14:paraId="090980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5790E41E" w14:textId="77777777">
            <w:pPr>
              <w:rPr>
                <w:rFonts w:ascii="Arial" w:hAnsi="Arial" w:cs="Arial"/>
                <w:b w:val="0"/>
                <w:bCs w:val="0"/>
                <w:sz w:val="18"/>
                <w:szCs w:val="18"/>
                <w:lang w:val="fr-FR" w:eastAsia="es-ES"/>
              </w:rPr>
            </w:pPr>
            <w:hyperlink w:history="1" w:anchor="RANGE!Impression_des_titres" r:id="rId22">
              <w:r w:rsidRPr="0074267B" w:rsidR="00A16404">
                <w:rPr>
                  <w:rFonts w:ascii="Arial" w:hAnsi="Arial" w:cs="Arial"/>
                  <w:b w:val="0"/>
                  <w:bCs w:val="0"/>
                  <w:sz w:val="18"/>
                  <w:szCs w:val="18"/>
                  <w:lang w:val="fr-FR" w:eastAsia="es-ES"/>
                </w:rPr>
                <w:t>Birth State / Département de naissance (Char 6)</w:t>
              </w:r>
            </w:hyperlink>
          </w:p>
        </w:tc>
        <w:tc>
          <w:tcPr>
            <w:tcW w:w="2268" w:type="dxa"/>
            <w:vAlign w:val="center"/>
          </w:tcPr>
          <w:p w:rsidRPr="005C6760" w:rsidR="00A16404" w:rsidP="0087559F" w:rsidRDefault="00A16404" w14:paraId="6C8C360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Provincia de Nacimiento</w:t>
            </w:r>
          </w:p>
        </w:tc>
        <w:tc>
          <w:tcPr>
            <w:tcW w:w="4961" w:type="dxa"/>
            <w:vAlign w:val="bottom"/>
          </w:tcPr>
          <w:p w:rsidRPr="005C6760" w:rsidR="00A16404" w:rsidP="0087559F" w:rsidRDefault="00A16404" w14:paraId="5A01904B" w14:textId="6269706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Provincia Nacimiento (</w:t>
            </w:r>
            <w:r>
              <w:rPr>
                <w:rFonts w:ascii="Arial" w:hAnsi="Arial" w:cs="Arial"/>
                <w:sz w:val="18"/>
                <w:szCs w:val="18"/>
                <w:lang w:val="es-ES" w:eastAsia="es-ES"/>
              </w:rPr>
              <w:t>código</w:t>
            </w:r>
            <w:ins w:author="Gabriel-Esteban Fractman Lazaro" w:date="2021-05-23T23:40:00Z" w:id="57">
              <w:r w:rsidR="002E1877">
                <w:rPr>
                  <w:rFonts w:ascii="Arial" w:hAnsi="Arial" w:cs="Arial"/>
                  <w:sz w:val="18"/>
                  <w:szCs w:val="18"/>
                  <w:lang w:val="es-ES" w:eastAsia="es-ES"/>
                </w:rPr>
                <w:t xml:space="preserve"> de 2 dígitos, solo para España, si n</w:t>
              </w:r>
            </w:ins>
            <w:ins w:author="Gabriel-Esteban Fractman Lazaro" w:date="2021-05-23T23:41:00Z" w:id="58">
              <w:r w:rsidR="002E1877">
                <w:rPr>
                  <w:rFonts w:ascii="Arial" w:hAnsi="Arial" w:cs="Arial"/>
                  <w:sz w:val="18"/>
                  <w:szCs w:val="18"/>
                  <w:lang w:val="es-ES" w:eastAsia="es-ES"/>
                </w:rPr>
                <w:t>o va en blanco</w:t>
              </w:r>
            </w:ins>
            <w:r w:rsidRPr="005C6760">
              <w:rPr>
                <w:rFonts w:ascii="Arial" w:hAnsi="Arial" w:cs="Arial"/>
                <w:sz w:val="18"/>
                <w:szCs w:val="18"/>
                <w:lang w:val="es-ES" w:eastAsia="es-ES"/>
              </w:rPr>
              <w:t>)</w:t>
            </w:r>
          </w:p>
        </w:tc>
      </w:tr>
      <w:tr w:rsidRPr="005C6760" w:rsidR="00A16404" w:rsidTr="0087559F" w14:paraId="2F5CB898"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4CA15C2D"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Birth Location / Lieu de naissance (Char 30)</w:t>
            </w:r>
          </w:p>
        </w:tc>
        <w:tc>
          <w:tcPr>
            <w:tcW w:w="2268" w:type="dxa"/>
            <w:vAlign w:val="center"/>
          </w:tcPr>
          <w:p w:rsidRPr="005C6760" w:rsidR="00A16404" w:rsidP="0087559F" w:rsidRDefault="00A16404" w14:paraId="655A058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Lugar de Nacimiento / Nombre del lugar de nacimiento</w:t>
            </w:r>
          </w:p>
        </w:tc>
        <w:tc>
          <w:tcPr>
            <w:tcW w:w="4961" w:type="dxa"/>
            <w:vAlign w:val="bottom"/>
          </w:tcPr>
          <w:p w:rsidRPr="005C6760" w:rsidR="00A16404" w:rsidP="0087559F" w:rsidRDefault="00A16404" w14:paraId="499334C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Descripción Localidad Nacimiento</w:t>
            </w:r>
          </w:p>
        </w:tc>
      </w:tr>
      <w:tr w:rsidRPr="005C6760" w:rsidR="00A16404" w:rsidTr="0087559F" w14:paraId="4969F3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13227431" w14:textId="77777777">
            <w:pPr>
              <w:rPr>
                <w:rFonts w:ascii="Arial" w:hAnsi="Arial" w:cs="Arial"/>
                <w:b w:val="0"/>
                <w:bCs w:val="0"/>
                <w:sz w:val="18"/>
                <w:szCs w:val="18"/>
                <w:lang w:val="fr-FR" w:eastAsia="es-ES"/>
              </w:rPr>
            </w:pPr>
            <w:hyperlink w:history="1" w:anchor="'Name Type'!A1" r:id="rId23">
              <w:r w:rsidRPr="0074267B" w:rsidR="00A16404">
                <w:rPr>
                  <w:rFonts w:ascii="Arial" w:hAnsi="Arial" w:cs="Arial"/>
                  <w:b w:val="0"/>
                  <w:bCs w:val="0"/>
                  <w:sz w:val="18"/>
                  <w:szCs w:val="18"/>
                  <w:lang w:val="fr-FR" w:eastAsia="es-ES"/>
                </w:rPr>
                <w:t>Name type / Type de nom (Char 3)</w:t>
              </w:r>
            </w:hyperlink>
          </w:p>
        </w:tc>
        <w:tc>
          <w:tcPr>
            <w:tcW w:w="2268" w:type="dxa"/>
            <w:vAlign w:val="center"/>
          </w:tcPr>
          <w:p w:rsidRPr="005C6760" w:rsidR="00A16404" w:rsidP="0087559F" w:rsidRDefault="00A16404" w14:paraId="2BD02E8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por defecto)</w:t>
            </w:r>
          </w:p>
        </w:tc>
        <w:tc>
          <w:tcPr>
            <w:tcW w:w="4961" w:type="dxa"/>
            <w:vAlign w:val="bottom"/>
          </w:tcPr>
          <w:p w:rsidRPr="005C6760" w:rsidR="00A16404" w:rsidP="0087559F" w:rsidRDefault="00A16404" w14:paraId="6C95C9C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PRI</w:t>
            </w:r>
          </w:p>
        </w:tc>
      </w:tr>
      <w:tr w:rsidRPr="005C6760" w:rsidR="00A16404" w:rsidTr="0087559F" w14:paraId="71F13056"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00B77E0A" w14:textId="77777777">
            <w:pPr>
              <w:rPr>
                <w:rFonts w:ascii="Arial" w:hAnsi="Arial" w:cs="Arial"/>
                <w:b w:val="0"/>
                <w:bCs w:val="0"/>
                <w:sz w:val="18"/>
                <w:szCs w:val="18"/>
                <w:lang w:val="es-ES" w:eastAsia="es-ES"/>
              </w:rPr>
            </w:pPr>
            <w:hyperlink w:history="1" w:anchor="'Name Prefix'!A1" r:id="rId24">
              <w:proofErr w:type="spellStart"/>
              <w:r w:rsidRPr="005C6760" w:rsidR="00A16404">
                <w:rPr>
                  <w:rFonts w:ascii="Arial" w:hAnsi="Arial" w:cs="Arial"/>
                  <w:b w:val="0"/>
                  <w:bCs w:val="0"/>
                  <w:sz w:val="18"/>
                  <w:szCs w:val="18"/>
                  <w:lang w:val="es-ES" w:eastAsia="es-ES"/>
                </w:rPr>
                <w:t>Prefix</w:t>
              </w:r>
              <w:proofErr w:type="spellEnd"/>
              <w:r w:rsidRPr="005C6760" w:rsidR="00A16404">
                <w:rPr>
                  <w:rFonts w:ascii="Arial" w:hAnsi="Arial" w:cs="Arial"/>
                  <w:b w:val="0"/>
                  <w:bCs w:val="0"/>
                  <w:sz w:val="18"/>
                  <w:szCs w:val="18"/>
                  <w:lang w:val="es-ES" w:eastAsia="es-ES"/>
                </w:rPr>
                <w:t xml:space="preserve"> (</w:t>
              </w:r>
              <w:proofErr w:type="spellStart"/>
              <w:r w:rsidRPr="005C6760" w:rsidR="00A16404">
                <w:rPr>
                  <w:rFonts w:ascii="Arial" w:hAnsi="Arial" w:cs="Arial"/>
                  <w:b w:val="0"/>
                  <w:bCs w:val="0"/>
                  <w:sz w:val="18"/>
                  <w:szCs w:val="18"/>
                  <w:lang w:val="es-ES" w:eastAsia="es-ES"/>
                </w:rPr>
                <w:t>Char</w:t>
              </w:r>
              <w:proofErr w:type="spellEnd"/>
              <w:r w:rsidRPr="005C6760" w:rsidR="00A16404">
                <w:rPr>
                  <w:rFonts w:ascii="Arial" w:hAnsi="Arial" w:cs="Arial"/>
                  <w:b w:val="0"/>
                  <w:bCs w:val="0"/>
                  <w:sz w:val="18"/>
                  <w:szCs w:val="18"/>
                  <w:lang w:val="es-ES" w:eastAsia="es-ES"/>
                </w:rPr>
                <w:t xml:space="preserve"> 4)</w:t>
              </w:r>
            </w:hyperlink>
          </w:p>
        </w:tc>
        <w:tc>
          <w:tcPr>
            <w:tcW w:w="2268" w:type="dxa"/>
            <w:vAlign w:val="center"/>
          </w:tcPr>
          <w:p w:rsidRPr="005C6760" w:rsidR="00A16404" w:rsidP="0087559F" w:rsidRDefault="00A16404" w14:paraId="1A6AEED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Campo calculado en función del campo Persona / Género</w:t>
            </w:r>
          </w:p>
        </w:tc>
        <w:tc>
          <w:tcPr>
            <w:tcW w:w="4961" w:type="dxa"/>
            <w:vAlign w:val="bottom"/>
          </w:tcPr>
          <w:p w:rsidRPr="005C6760" w:rsidR="00A16404" w:rsidP="0087559F" w:rsidRDefault="00A16404" w14:paraId="1359AA9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w:t>
            </w:r>
            <w:proofErr w:type="spellStart"/>
            <w:r w:rsidRPr="005C6760">
              <w:rPr>
                <w:rFonts w:ascii="Arial" w:hAnsi="Arial" w:cs="Arial"/>
                <w:sz w:val="18"/>
                <w:szCs w:val="18"/>
                <w:lang w:val="es-ES" w:eastAsia="es-ES"/>
              </w:rPr>
              <w:t>Mr</w:t>
            </w:r>
            <w:proofErr w:type="spellEnd"/>
            <w:r w:rsidRPr="005C6760">
              <w:rPr>
                <w:rFonts w:ascii="Arial" w:hAnsi="Arial" w:cs="Arial"/>
                <w:sz w:val="18"/>
                <w:szCs w:val="18"/>
                <w:lang w:val="es-ES" w:eastAsia="es-ES"/>
              </w:rPr>
              <w:t>” o “</w:t>
            </w:r>
            <w:proofErr w:type="spellStart"/>
            <w:r w:rsidRPr="005C6760">
              <w:rPr>
                <w:rFonts w:ascii="Arial" w:hAnsi="Arial" w:cs="Arial"/>
                <w:sz w:val="18"/>
                <w:szCs w:val="18"/>
                <w:lang w:val="es-ES" w:eastAsia="es-ES"/>
              </w:rPr>
              <w:t>Mrs</w:t>
            </w:r>
            <w:proofErr w:type="spellEnd"/>
            <w:r w:rsidRPr="005C6760">
              <w:rPr>
                <w:rFonts w:ascii="Arial" w:hAnsi="Arial" w:cs="Arial"/>
                <w:sz w:val="18"/>
                <w:szCs w:val="18"/>
                <w:lang w:val="es-ES" w:eastAsia="es-ES"/>
              </w:rPr>
              <w:t>”</w:t>
            </w:r>
          </w:p>
        </w:tc>
      </w:tr>
      <w:tr w:rsidRPr="005C6760" w:rsidR="00A16404" w:rsidTr="0087559F" w14:paraId="26F808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4CD84984"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First</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Prénom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20892F5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Nombre</w:t>
            </w:r>
          </w:p>
        </w:tc>
        <w:tc>
          <w:tcPr>
            <w:tcW w:w="4961" w:type="dxa"/>
            <w:vAlign w:val="bottom"/>
          </w:tcPr>
          <w:p w:rsidRPr="005C6760" w:rsidR="00A16404" w:rsidP="0087559F" w:rsidRDefault="00A16404" w14:paraId="49E9BCA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
        </w:tc>
      </w:tr>
      <w:tr w:rsidRPr="005C6760" w:rsidR="00A16404" w:rsidTr="0087559F" w14:paraId="037153AF"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14764CAF"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Middle</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19688F7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961" w:type="dxa"/>
            <w:vAlign w:val="bottom"/>
          </w:tcPr>
          <w:p w:rsidRPr="005C6760" w:rsidR="00A16404" w:rsidP="0087559F" w:rsidRDefault="00A16404" w14:paraId="5B55BE4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proofErr w:type="spellStart"/>
            <w:r w:rsidRPr="005C6760">
              <w:rPr>
                <w:rFonts w:ascii="Arial" w:hAnsi="Arial" w:cs="Arial"/>
                <w:sz w:val="18"/>
                <w:szCs w:val="18"/>
                <w:lang w:val="es-ES" w:eastAsia="es-ES"/>
              </w:rPr>
              <w:t>Vacio</w:t>
            </w:r>
            <w:proofErr w:type="spellEnd"/>
          </w:p>
        </w:tc>
      </w:tr>
      <w:tr w:rsidRPr="001E4625" w:rsidR="00A16404" w:rsidTr="0087559F" w14:paraId="7F1C87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2DA4024B"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Last</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07F8C70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Primer apellido + Segundo apellido</w:t>
            </w:r>
          </w:p>
        </w:tc>
        <w:tc>
          <w:tcPr>
            <w:tcW w:w="4961" w:type="dxa"/>
            <w:vAlign w:val="bottom"/>
          </w:tcPr>
          <w:p w:rsidRPr="005C6760" w:rsidR="00A16404" w:rsidP="0087559F" w:rsidRDefault="00A16404" w14:paraId="6DF8DBF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Se concatenan los dos apellidos.</w:t>
            </w:r>
          </w:p>
        </w:tc>
      </w:tr>
      <w:tr w:rsidRPr="005C6760" w:rsidR="00A16404" w:rsidTr="0087559F" w14:paraId="4A2578CA"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049285F0" w14:textId="77777777">
            <w:pPr>
              <w:rPr>
                <w:rFonts w:ascii="Arial" w:hAnsi="Arial" w:cs="Arial"/>
                <w:b w:val="0"/>
                <w:bCs w:val="0"/>
                <w:sz w:val="18"/>
                <w:szCs w:val="18"/>
                <w:lang w:val="es-ES" w:eastAsia="es-ES"/>
              </w:rPr>
            </w:pPr>
            <w:hyperlink w:history="1" w:anchor="'Name Suffix'!A1" r:id="rId25">
              <w:proofErr w:type="spellStart"/>
              <w:r w:rsidRPr="005C6760" w:rsidR="00A16404">
                <w:rPr>
                  <w:rFonts w:ascii="Arial" w:hAnsi="Arial" w:cs="Arial"/>
                  <w:b w:val="0"/>
                  <w:bCs w:val="0"/>
                  <w:sz w:val="18"/>
                  <w:szCs w:val="18"/>
                  <w:lang w:val="es-ES" w:eastAsia="es-ES"/>
                </w:rPr>
                <w:t>Suffix</w:t>
              </w:r>
              <w:proofErr w:type="spellEnd"/>
              <w:r w:rsidRPr="005C6760" w:rsidR="00A16404">
                <w:rPr>
                  <w:rFonts w:ascii="Arial" w:hAnsi="Arial" w:cs="Arial"/>
                  <w:b w:val="0"/>
                  <w:bCs w:val="0"/>
                  <w:sz w:val="18"/>
                  <w:szCs w:val="18"/>
                  <w:lang w:val="es-ES" w:eastAsia="es-ES"/>
                </w:rPr>
                <w:t xml:space="preserve">  (</w:t>
              </w:r>
              <w:proofErr w:type="spellStart"/>
              <w:r w:rsidRPr="005C6760" w:rsidR="00A16404">
                <w:rPr>
                  <w:rFonts w:ascii="Arial" w:hAnsi="Arial" w:cs="Arial"/>
                  <w:b w:val="0"/>
                  <w:bCs w:val="0"/>
                  <w:sz w:val="18"/>
                  <w:szCs w:val="18"/>
                  <w:lang w:val="es-ES" w:eastAsia="es-ES"/>
                </w:rPr>
                <w:t>Char</w:t>
              </w:r>
              <w:proofErr w:type="spellEnd"/>
              <w:r w:rsidRPr="005C6760" w:rsidR="00A16404">
                <w:rPr>
                  <w:rFonts w:ascii="Arial" w:hAnsi="Arial" w:cs="Arial"/>
                  <w:b w:val="0"/>
                  <w:bCs w:val="0"/>
                  <w:sz w:val="18"/>
                  <w:szCs w:val="18"/>
                  <w:lang w:val="es-ES" w:eastAsia="es-ES"/>
                </w:rPr>
                <w:t xml:space="preserve"> 15)</w:t>
              </w:r>
            </w:hyperlink>
          </w:p>
        </w:tc>
        <w:tc>
          <w:tcPr>
            <w:tcW w:w="2268" w:type="dxa"/>
            <w:vAlign w:val="center"/>
          </w:tcPr>
          <w:p w:rsidRPr="005C6760" w:rsidR="00A16404" w:rsidP="0087559F" w:rsidRDefault="00A16404" w14:paraId="0429002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961" w:type="dxa"/>
            <w:vAlign w:val="bottom"/>
          </w:tcPr>
          <w:p w:rsidRPr="005C6760" w:rsidR="00A16404" w:rsidP="0087559F" w:rsidRDefault="00A16404" w14:paraId="33F7F2A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proofErr w:type="spellStart"/>
            <w:r w:rsidRPr="005C6760">
              <w:rPr>
                <w:rFonts w:ascii="Arial" w:hAnsi="Arial" w:cs="Arial"/>
                <w:sz w:val="18"/>
                <w:szCs w:val="18"/>
                <w:lang w:val="es-ES" w:eastAsia="es-ES"/>
              </w:rPr>
              <w:t>Vacio</w:t>
            </w:r>
            <w:proofErr w:type="spellEnd"/>
          </w:p>
        </w:tc>
      </w:tr>
      <w:tr w:rsidRPr="005C6760" w:rsidR="00A16404" w:rsidTr="0087559F" w14:paraId="707CC5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1A97C217" w14:textId="77777777">
            <w:pPr>
              <w:rPr>
                <w:rFonts w:ascii="Arial" w:hAnsi="Arial" w:cs="Arial"/>
                <w:b w:val="0"/>
                <w:bCs w:val="0"/>
                <w:sz w:val="18"/>
                <w:szCs w:val="18"/>
                <w:lang w:val="es-ES" w:eastAsia="es-ES"/>
              </w:rPr>
            </w:pPr>
            <w:hyperlink w:history="1" w:anchor="RANGE!Zone_d_impression" r:id="rId26">
              <w:r w:rsidRPr="005C6760" w:rsidR="00A16404">
                <w:rPr>
                  <w:rFonts w:ascii="Arial" w:hAnsi="Arial" w:cs="Arial"/>
                  <w:b w:val="0"/>
                  <w:bCs w:val="0"/>
                  <w:sz w:val="18"/>
                  <w:szCs w:val="18"/>
                  <w:lang w:val="es-ES" w:eastAsia="es-ES"/>
                </w:rPr>
                <w:t xml:space="preserve">Wave Data </w:t>
              </w:r>
              <w:proofErr w:type="spellStart"/>
              <w:r w:rsidRPr="005C6760" w:rsidR="00A16404">
                <w:rPr>
                  <w:rFonts w:ascii="Arial" w:hAnsi="Arial" w:cs="Arial"/>
                  <w:b w:val="0"/>
                  <w:bCs w:val="0"/>
                  <w:sz w:val="18"/>
                  <w:szCs w:val="18"/>
                  <w:lang w:val="es-ES" w:eastAsia="es-ES"/>
                </w:rPr>
                <w:t>Protection</w:t>
              </w:r>
              <w:proofErr w:type="spellEnd"/>
              <w:r w:rsidRPr="005C6760" w:rsidR="00A16404">
                <w:rPr>
                  <w:rFonts w:ascii="Arial" w:hAnsi="Arial" w:cs="Arial"/>
                  <w:b w:val="0"/>
                  <w:bCs w:val="0"/>
                  <w:sz w:val="18"/>
                  <w:szCs w:val="18"/>
                  <w:lang w:val="es-ES" w:eastAsia="es-ES"/>
                </w:rPr>
                <w:t xml:space="preserve"> (Char1)</w:t>
              </w:r>
            </w:hyperlink>
          </w:p>
        </w:tc>
        <w:tc>
          <w:tcPr>
            <w:tcW w:w="2268" w:type="dxa"/>
            <w:vAlign w:val="center"/>
          </w:tcPr>
          <w:p w:rsidRPr="005C6760" w:rsidR="00A16404" w:rsidP="0087559F" w:rsidRDefault="00A16404" w14:paraId="4AFDA4A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por defecto)</w:t>
            </w:r>
          </w:p>
        </w:tc>
        <w:tc>
          <w:tcPr>
            <w:tcW w:w="4961" w:type="dxa"/>
            <w:vAlign w:val="bottom"/>
          </w:tcPr>
          <w:p w:rsidRPr="005C6760" w:rsidR="00A16404" w:rsidP="0087559F" w:rsidRDefault="00A16404" w14:paraId="7FA177C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Y</w:t>
            </w:r>
          </w:p>
        </w:tc>
      </w:tr>
    </w:tbl>
    <w:p w:rsidRPr="005C6760" w:rsidR="00A16404" w:rsidP="00A16404" w:rsidRDefault="00A16404" w14:paraId="7DA2CFCF" w14:textId="77777777">
      <w:pPr>
        <w:rPr>
          <w:lang w:val="es-ES" w:eastAsia="en-US"/>
        </w:rPr>
      </w:pPr>
    </w:p>
    <w:p w:rsidRPr="005C6760" w:rsidR="00A16404" w:rsidP="00A16404" w:rsidRDefault="00A16404" w14:paraId="6A0B3627" w14:textId="77777777">
      <w:pPr>
        <w:pStyle w:val="3TituloH3"/>
      </w:pPr>
      <w:bookmarkStart w:name="_Toc71797945" w:id="59"/>
      <w:bookmarkStart w:name="_Toc97208272" w:id="60"/>
      <w:r w:rsidRPr="005C6760">
        <w:t>Bloque “</w:t>
      </w:r>
      <w:proofErr w:type="spellStart"/>
      <w:r w:rsidRPr="005C6760">
        <w:t>Biographical</w:t>
      </w:r>
      <w:proofErr w:type="spellEnd"/>
      <w:r w:rsidRPr="005C6760">
        <w:t xml:space="preserve"> </w:t>
      </w:r>
      <w:proofErr w:type="spellStart"/>
      <w:r w:rsidRPr="005C6760">
        <w:t>information</w:t>
      </w:r>
      <w:proofErr w:type="spellEnd"/>
      <w:r w:rsidRPr="005C6760">
        <w:t>”</w:t>
      </w:r>
      <w:bookmarkEnd w:id="59"/>
      <w:bookmarkEnd w:id="60"/>
    </w:p>
    <w:p w:rsidRPr="005C6760" w:rsidR="00A16404" w:rsidP="00A16404" w:rsidRDefault="00A16404" w14:paraId="4B295D0B" w14:textId="12138E60">
      <w:pPr>
        <w:rPr>
          <w:lang w:val="es-ES" w:eastAsia="en-US"/>
        </w:rPr>
      </w:pPr>
      <w:r w:rsidRPr="005C6760">
        <w:rPr>
          <w:lang w:val="es-ES" w:eastAsia="en-US"/>
        </w:rPr>
        <w:t xml:space="preserve">Este bloque se envía </w:t>
      </w:r>
      <w:del w:author="Gabriel-Esteban Fractman Lazaro" w:date="2021-05-23T23:44:00Z" w:id="61">
        <w:r w:rsidRPr="005C6760" w:rsidDel="002E1877">
          <w:rPr>
            <w:lang w:val="es-ES" w:eastAsia="en-US"/>
          </w:rPr>
          <w:delText>para d</w:delText>
        </w:r>
      </w:del>
      <w:ins w:author="Gabriel-Esteban Fractman Lazaro" w:date="2021-05-23T23:44:00Z" w:id="62">
        <w:r w:rsidR="002E1877">
          <w:rPr>
            <w:lang w:val="es-ES" w:eastAsia="en-US"/>
          </w:rPr>
          <w:t xml:space="preserve">en el caso de una nueva </w:t>
        </w:r>
      </w:ins>
      <w:ins w:author="Gabriel-Esteban Fractman Lazaro" w:date="2021-05-23T23:45:00Z" w:id="63">
        <w:r w:rsidR="002E1877">
          <w:rPr>
            <w:lang w:val="es-ES" w:eastAsia="en-US"/>
          </w:rPr>
          <w:t>alta.</w:t>
        </w:r>
      </w:ins>
    </w:p>
    <w:p w:rsidRPr="005C6760" w:rsidR="00A16404" w:rsidP="00A16404" w:rsidRDefault="00A16404" w14:paraId="0CE357E6"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6239F8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8AFD16C"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5C01DEE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4ED1D08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2BC690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5021351"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1BABE43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 Literal (valor fijo)</w:t>
            </w:r>
          </w:p>
        </w:tc>
        <w:tc>
          <w:tcPr>
            <w:tcW w:w="4961" w:type="dxa"/>
          </w:tcPr>
          <w:p w:rsidRPr="005C6760" w:rsidR="00A16404" w:rsidP="0087559F" w:rsidRDefault="00A16404" w14:paraId="2C5DF68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001010</w:t>
            </w:r>
          </w:p>
        </w:tc>
      </w:tr>
      <w:tr w:rsidRPr="001E4625" w:rsidR="00A16404" w:rsidTr="0087559F" w14:paraId="55589279"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B9D80B9"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vAlign w:val="center"/>
          </w:tcPr>
          <w:p w:rsidRPr="005C6760" w:rsidR="00A16404" w:rsidP="0087559F" w:rsidRDefault="00A16404" w14:paraId="64602ED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vAlign w:val="bottom"/>
          </w:tcPr>
          <w:p w:rsidRPr="005C6760" w:rsidR="00A16404" w:rsidP="0087559F" w:rsidRDefault="00A16404" w14:paraId="58F1F53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w:t>
            </w:r>
            <w:r>
              <w:rPr>
                <w:rFonts w:ascii="Arial" w:hAnsi="Arial" w:cs="Arial"/>
                <w:sz w:val="18"/>
                <w:szCs w:val="18"/>
                <w:lang w:val="es-ES" w:eastAsia="es-ES"/>
              </w:rPr>
              <w:t>un</w:t>
            </w:r>
            <w:r w:rsidRPr="005C6760">
              <w:rPr>
                <w:rFonts w:ascii="Arial" w:hAnsi="Arial" w:cs="Arial"/>
                <w:sz w:val="18"/>
                <w:szCs w:val="18"/>
                <w:lang w:val="es-ES" w:eastAsia="es-ES"/>
              </w:rPr>
              <w:t xml:space="preserve"> borrado </w:t>
            </w:r>
            <w:r>
              <w:rPr>
                <w:rFonts w:ascii="Arial" w:hAnsi="Arial" w:cs="Arial"/>
                <w:sz w:val="18"/>
                <w:szCs w:val="18"/>
                <w:lang w:val="es-ES" w:eastAsia="es-ES"/>
              </w:rPr>
              <w:t xml:space="preserve">solo </w:t>
            </w:r>
            <w:r w:rsidRPr="005C6760">
              <w:rPr>
                <w:rFonts w:ascii="Arial" w:hAnsi="Arial" w:cs="Arial"/>
                <w:sz w:val="18"/>
                <w:szCs w:val="18"/>
                <w:lang w:val="es-ES" w:eastAsia="es-ES"/>
              </w:rPr>
              <w:t xml:space="preserve">se enviaría </w:t>
            </w:r>
            <w:r>
              <w:rPr>
                <w:rFonts w:ascii="Arial" w:hAnsi="Arial" w:cs="Arial"/>
                <w:sz w:val="18"/>
                <w:szCs w:val="18"/>
                <w:lang w:val="es-ES" w:eastAsia="es-ES"/>
              </w:rPr>
              <w:t xml:space="preserve">en el caso de borrado del empleado y estaría </w:t>
            </w:r>
            <w:r w:rsidRPr="005C6760">
              <w:rPr>
                <w:rFonts w:ascii="Arial" w:hAnsi="Arial" w:cs="Arial"/>
                <w:sz w:val="18"/>
                <w:szCs w:val="18"/>
                <w:lang w:val="es-ES" w:eastAsia="es-ES"/>
              </w:rPr>
              <w:t xml:space="preserve">ya </w:t>
            </w:r>
            <w:r>
              <w:rPr>
                <w:rFonts w:ascii="Arial" w:hAnsi="Arial" w:cs="Arial"/>
                <w:sz w:val="18"/>
                <w:szCs w:val="18"/>
                <w:lang w:val="es-ES" w:eastAsia="es-ES"/>
              </w:rPr>
              <w:t xml:space="preserve">en </w:t>
            </w:r>
            <w:r w:rsidRPr="005C6760">
              <w:rPr>
                <w:rFonts w:ascii="Arial" w:hAnsi="Arial" w:cs="Arial"/>
                <w:sz w:val="18"/>
                <w:szCs w:val="18"/>
                <w:lang w:val="es-ES" w:eastAsia="es-ES"/>
              </w:rPr>
              <w:t xml:space="preserve">el bloque </w:t>
            </w:r>
            <w:proofErr w:type="spellStart"/>
            <w:r w:rsidRPr="005C6760">
              <w:rPr>
                <w:rFonts w:ascii="Arial" w:hAnsi="Arial" w:cs="Arial"/>
                <w:sz w:val="18"/>
                <w:szCs w:val="18"/>
                <w:lang w:val="es-ES" w:eastAsia="es-ES"/>
              </w:rPr>
              <w:t>Hire</w:t>
            </w:r>
            <w:proofErr w:type="spellEnd"/>
          </w:p>
        </w:tc>
      </w:tr>
      <w:tr w:rsidRPr="001E4625" w:rsidR="00A16404" w:rsidTr="0087559F" w14:paraId="6DC9A3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41F809D8"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268" w:type="dxa"/>
          </w:tcPr>
          <w:p w:rsidRPr="005C6760" w:rsidR="00A16404" w:rsidP="0087559F" w:rsidRDefault="0065074D" w14:paraId="639E6DCC" w14:textId="4C0D734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4FE70C2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
        </w:tc>
      </w:tr>
      <w:tr w:rsidRPr="005C6760" w:rsidR="00A16404" w:rsidTr="0087559F" w14:paraId="22AA5EC0"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6B938C2B"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Birth date / Date de naissance (Date 10)</w:t>
            </w:r>
          </w:p>
        </w:tc>
        <w:tc>
          <w:tcPr>
            <w:tcW w:w="2268" w:type="dxa"/>
            <w:vAlign w:val="center"/>
          </w:tcPr>
          <w:p w:rsidRPr="005C6760" w:rsidR="00A16404" w:rsidP="0087559F" w:rsidRDefault="00A16404" w14:paraId="16753FE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Fecha de Nacimiento</w:t>
            </w:r>
          </w:p>
        </w:tc>
        <w:tc>
          <w:tcPr>
            <w:tcW w:w="4961" w:type="dxa"/>
            <w:vAlign w:val="bottom"/>
          </w:tcPr>
          <w:p w:rsidRPr="005C6760" w:rsidR="00A16404" w:rsidP="0087559F" w:rsidRDefault="00A16404" w14:paraId="2B20C17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Fecha nacimiento</w:t>
            </w:r>
          </w:p>
        </w:tc>
      </w:tr>
      <w:tr w:rsidRPr="001E4625" w:rsidR="00A16404" w:rsidTr="0087559F" w14:paraId="1A7A77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7D01BCE5" w14:textId="77777777">
            <w:pPr>
              <w:rPr>
                <w:rFonts w:ascii="Arial" w:hAnsi="Arial" w:cs="Arial"/>
                <w:b w:val="0"/>
                <w:bCs w:val="0"/>
                <w:sz w:val="18"/>
                <w:szCs w:val="18"/>
                <w:lang w:val="fr-FR" w:eastAsia="es-ES"/>
              </w:rPr>
            </w:pPr>
            <w:hyperlink w:history="1" w:anchor="RANGE!Impression_des_titres" r:id="rId27">
              <w:r w:rsidRPr="0074267B" w:rsidR="00A16404">
                <w:rPr>
                  <w:rFonts w:ascii="Arial" w:hAnsi="Arial" w:cs="Arial"/>
                  <w:b w:val="0"/>
                  <w:bCs w:val="0"/>
                  <w:sz w:val="18"/>
                  <w:szCs w:val="18"/>
                  <w:lang w:val="fr-FR" w:eastAsia="es-ES"/>
                </w:rPr>
                <w:t>Birth Country / Pays de naissance (Char 3)</w:t>
              </w:r>
            </w:hyperlink>
          </w:p>
        </w:tc>
        <w:tc>
          <w:tcPr>
            <w:tcW w:w="2268" w:type="dxa"/>
            <w:vAlign w:val="center"/>
          </w:tcPr>
          <w:p w:rsidRPr="005C6760" w:rsidR="00A16404" w:rsidP="0087559F" w:rsidRDefault="00A16404" w14:paraId="46B8928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País de Nacimiento</w:t>
            </w:r>
          </w:p>
        </w:tc>
        <w:tc>
          <w:tcPr>
            <w:tcW w:w="4961" w:type="dxa"/>
            <w:vAlign w:val="bottom"/>
          </w:tcPr>
          <w:p w:rsidRPr="005C6760" w:rsidR="00A16404" w:rsidP="0087559F" w:rsidRDefault="00A16404" w14:paraId="31DA304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Se </w:t>
            </w:r>
            <w:proofErr w:type="spellStart"/>
            <w:r w:rsidRPr="005C6760">
              <w:rPr>
                <w:rFonts w:ascii="Arial" w:hAnsi="Arial" w:cs="Arial"/>
                <w:sz w:val="18"/>
                <w:szCs w:val="18"/>
                <w:lang w:val="es-ES" w:eastAsia="es-ES"/>
              </w:rPr>
              <w:t>trascodifica</w:t>
            </w:r>
            <w:proofErr w:type="spellEnd"/>
            <w:r w:rsidRPr="005C6760">
              <w:rPr>
                <w:rFonts w:ascii="Arial" w:hAnsi="Arial" w:cs="Arial"/>
                <w:sz w:val="18"/>
                <w:szCs w:val="18"/>
                <w:lang w:val="es-ES" w:eastAsia="es-ES"/>
              </w:rPr>
              <w:t xml:space="preserve"> el código </w:t>
            </w:r>
            <w:r>
              <w:rPr>
                <w:rFonts w:ascii="Arial" w:hAnsi="Arial" w:cs="Arial"/>
                <w:sz w:val="18"/>
                <w:szCs w:val="18"/>
                <w:lang w:val="es-ES" w:eastAsia="es-ES"/>
              </w:rPr>
              <w:t>alpha-2 al código alpha-3</w:t>
            </w:r>
          </w:p>
        </w:tc>
      </w:tr>
      <w:tr w:rsidRPr="001E4625" w:rsidR="00A16404" w:rsidTr="0087559F" w14:paraId="2F412687"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67519CF3" w14:textId="77777777">
            <w:pPr>
              <w:rPr>
                <w:rFonts w:ascii="Arial" w:hAnsi="Arial" w:cs="Arial"/>
                <w:b w:val="0"/>
                <w:bCs w:val="0"/>
                <w:sz w:val="18"/>
                <w:szCs w:val="18"/>
                <w:lang w:val="fr-FR" w:eastAsia="es-ES"/>
              </w:rPr>
            </w:pPr>
            <w:hyperlink w:history="1" w:anchor="RANGE!Impression_des_titres" r:id="rId28">
              <w:r w:rsidRPr="0074267B" w:rsidR="00A16404">
                <w:rPr>
                  <w:rFonts w:ascii="Arial" w:hAnsi="Arial" w:cs="Arial"/>
                  <w:b w:val="0"/>
                  <w:bCs w:val="0"/>
                  <w:sz w:val="18"/>
                  <w:szCs w:val="18"/>
                  <w:lang w:val="fr-FR" w:eastAsia="es-ES"/>
                </w:rPr>
                <w:t>Birth State / Département de naissance (Char 6)</w:t>
              </w:r>
            </w:hyperlink>
          </w:p>
        </w:tc>
        <w:tc>
          <w:tcPr>
            <w:tcW w:w="2268" w:type="dxa"/>
            <w:vAlign w:val="center"/>
          </w:tcPr>
          <w:p w:rsidRPr="005C6760" w:rsidR="00A16404" w:rsidP="0087559F" w:rsidRDefault="00A16404" w14:paraId="40FF150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Provincia de Nacimiento</w:t>
            </w:r>
          </w:p>
        </w:tc>
        <w:tc>
          <w:tcPr>
            <w:tcW w:w="4961" w:type="dxa"/>
            <w:vAlign w:val="bottom"/>
          </w:tcPr>
          <w:p w:rsidRPr="005C6760" w:rsidR="00A16404" w:rsidP="0087559F" w:rsidRDefault="00A16404" w14:paraId="14D7A0D1" w14:textId="3C6363C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Provincia Nacimiento (</w:t>
            </w:r>
            <w:r>
              <w:rPr>
                <w:rFonts w:ascii="Arial" w:hAnsi="Arial" w:cs="Arial"/>
                <w:sz w:val="18"/>
                <w:szCs w:val="18"/>
                <w:lang w:val="es-ES" w:eastAsia="es-ES"/>
              </w:rPr>
              <w:t>código</w:t>
            </w:r>
            <w:ins w:author="Gabriel-Esteban Fractman Lazaro" w:date="2021-05-23T23:50:00Z" w:id="64">
              <w:r w:rsidR="00A10519">
                <w:rPr>
                  <w:rFonts w:ascii="Arial" w:hAnsi="Arial" w:cs="Arial"/>
                  <w:sz w:val="18"/>
                  <w:szCs w:val="18"/>
                  <w:lang w:val="es-ES" w:eastAsia="es-ES"/>
                </w:rPr>
                <w:t xml:space="preserve"> de 2 dígitos, solo para España, si no va en blanco</w:t>
              </w:r>
            </w:ins>
            <w:r w:rsidRPr="005C6760">
              <w:rPr>
                <w:rFonts w:ascii="Arial" w:hAnsi="Arial" w:cs="Arial"/>
                <w:sz w:val="18"/>
                <w:szCs w:val="18"/>
                <w:lang w:val="es-ES" w:eastAsia="es-ES"/>
              </w:rPr>
              <w:t>)</w:t>
            </w:r>
          </w:p>
        </w:tc>
      </w:tr>
      <w:tr w:rsidRPr="005C6760" w:rsidR="00A16404" w:rsidTr="0087559F" w14:paraId="565CE7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716FD026"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Birth Location / Lieu de naissance (Char 30)</w:t>
            </w:r>
          </w:p>
        </w:tc>
        <w:tc>
          <w:tcPr>
            <w:tcW w:w="2268" w:type="dxa"/>
            <w:vAlign w:val="center"/>
          </w:tcPr>
          <w:p w:rsidRPr="005C6760" w:rsidR="00A16404" w:rsidP="0087559F" w:rsidRDefault="00A16404" w14:paraId="69912A1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Lugar de Nacimiento / Nombre del lugar de nacimiento</w:t>
            </w:r>
          </w:p>
        </w:tc>
        <w:tc>
          <w:tcPr>
            <w:tcW w:w="4961" w:type="dxa"/>
            <w:vAlign w:val="bottom"/>
          </w:tcPr>
          <w:p w:rsidRPr="005C6760" w:rsidR="00A16404" w:rsidP="0087559F" w:rsidRDefault="00A16404" w14:paraId="010921A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Descripción Localidad Nacimiento</w:t>
            </w:r>
          </w:p>
        </w:tc>
      </w:tr>
      <w:tr w:rsidRPr="005C6760" w:rsidR="00A16404" w:rsidTr="0087559F" w14:paraId="6CE7F270" w14:textId="77777777">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452324F5" w14:textId="77777777">
            <w:pPr>
              <w:rPr>
                <w:rFonts w:ascii="Arial" w:hAnsi="Arial" w:cs="Arial"/>
                <w:b w:val="0"/>
                <w:bCs w:val="0"/>
                <w:sz w:val="18"/>
                <w:szCs w:val="18"/>
                <w:lang w:eastAsia="es-ES"/>
                <w:rPrChange w:author="Diana-Maria Sanchez Gutierrez" w:date="2021-09-14T17:01:00Z" w:id="65">
                  <w:rPr>
                    <w:rFonts w:ascii="Arial" w:hAnsi="Arial" w:cs="Arial"/>
                    <w:b w:val="0"/>
                    <w:bCs w:val="0"/>
                    <w:sz w:val="18"/>
                    <w:szCs w:val="18"/>
                    <w:lang w:val="es-ES" w:eastAsia="es-ES"/>
                  </w:rPr>
                </w:rPrChange>
              </w:rPr>
            </w:pPr>
            <w:r w:rsidRPr="00886FA9">
              <w:rPr>
                <w:sz w:val="18"/>
                <w:szCs w:val="18"/>
                <w:rPrChange w:author="Diana-Maria Sanchez Gutierrez" w:date="2021-09-14T17:01:00Z" w:id="66">
                  <w:rPr>
                    <w:sz w:val="18"/>
                    <w:szCs w:val="18"/>
                    <w:lang w:val="es-ES"/>
                  </w:rPr>
                </w:rPrChange>
              </w:rPr>
              <w:t xml:space="preserve">Date of Death / Date de </w:t>
            </w:r>
            <w:proofErr w:type="spellStart"/>
            <w:r w:rsidRPr="00886FA9">
              <w:rPr>
                <w:sz w:val="18"/>
                <w:szCs w:val="18"/>
                <w:rPrChange w:author="Diana-Maria Sanchez Gutierrez" w:date="2021-09-14T17:01:00Z" w:id="67">
                  <w:rPr>
                    <w:sz w:val="18"/>
                    <w:szCs w:val="18"/>
                    <w:lang w:val="es-ES"/>
                  </w:rPr>
                </w:rPrChange>
              </w:rPr>
              <w:t>Décès</w:t>
            </w:r>
            <w:proofErr w:type="spellEnd"/>
            <w:r w:rsidRPr="00886FA9">
              <w:rPr>
                <w:sz w:val="18"/>
                <w:szCs w:val="18"/>
                <w:rPrChange w:author="Diana-Maria Sanchez Gutierrez" w:date="2021-09-14T17:01:00Z" w:id="68">
                  <w:rPr>
                    <w:sz w:val="18"/>
                    <w:szCs w:val="18"/>
                    <w:lang w:val="es-ES"/>
                  </w:rPr>
                </w:rPrChange>
              </w:rPr>
              <w:t xml:space="preserve"> (Date 10)</w:t>
            </w:r>
          </w:p>
        </w:tc>
        <w:tc>
          <w:tcPr>
            <w:tcW w:w="2268" w:type="dxa"/>
          </w:tcPr>
          <w:p w:rsidRPr="005C6760" w:rsidR="00A16404" w:rsidP="0087559F" w:rsidRDefault="00A16404" w14:paraId="704DAD1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No aplica (no existe el campo en Meta4) </w:t>
            </w:r>
          </w:p>
        </w:tc>
        <w:tc>
          <w:tcPr>
            <w:tcW w:w="4961" w:type="dxa"/>
          </w:tcPr>
          <w:p w:rsidRPr="005C6760" w:rsidR="00A16404" w:rsidP="0087559F" w:rsidRDefault="00A16404" w14:paraId="6EF5F5E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 Vacío</w:t>
            </w:r>
          </w:p>
        </w:tc>
      </w:tr>
      <w:tr w:rsidRPr="005C6760" w:rsidR="00A16404" w:rsidTr="0087559F" w14:paraId="520CEC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194CAA33" w14:textId="77777777">
            <w:pPr>
              <w:rPr>
                <w:rFonts w:ascii="Arial" w:hAnsi="Arial" w:cs="Arial"/>
                <w:b w:val="0"/>
                <w:bCs w:val="0"/>
                <w:sz w:val="18"/>
                <w:szCs w:val="18"/>
                <w:lang w:val="es-ES" w:eastAsia="es-ES"/>
              </w:rPr>
            </w:pPr>
            <w:hyperlink w:history="1" w:anchor="RANGE!Zone_d_impression" r:id="rId29">
              <w:r w:rsidRPr="005C6760" w:rsidR="00A16404">
                <w:rPr>
                  <w:rFonts w:ascii="Arial" w:hAnsi="Arial" w:cs="Arial"/>
                  <w:b w:val="0"/>
                  <w:bCs w:val="0"/>
                  <w:sz w:val="18"/>
                  <w:szCs w:val="18"/>
                  <w:lang w:val="es-ES" w:eastAsia="es-ES"/>
                </w:rPr>
                <w:t xml:space="preserve">Wave Data </w:t>
              </w:r>
              <w:proofErr w:type="spellStart"/>
              <w:r w:rsidRPr="005C6760" w:rsidR="00A16404">
                <w:rPr>
                  <w:rFonts w:ascii="Arial" w:hAnsi="Arial" w:cs="Arial"/>
                  <w:b w:val="0"/>
                  <w:bCs w:val="0"/>
                  <w:sz w:val="18"/>
                  <w:szCs w:val="18"/>
                  <w:lang w:val="es-ES" w:eastAsia="es-ES"/>
                </w:rPr>
                <w:t>Protection</w:t>
              </w:r>
              <w:proofErr w:type="spellEnd"/>
              <w:r w:rsidRPr="005C6760" w:rsidR="00A16404">
                <w:rPr>
                  <w:rFonts w:ascii="Arial" w:hAnsi="Arial" w:cs="Arial"/>
                  <w:b w:val="0"/>
                  <w:bCs w:val="0"/>
                  <w:sz w:val="18"/>
                  <w:szCs w:val="18"/>
                  <w:lang w:val="es-ES" w:eastAsia="es-ES"/>
                </w:rPr>
                <w:t xml:space="preserve"> (Char1)</w:t>
              </w:r>
            </w:hyperlink>
          </w:p>
        </w:tc>
        <w:tc>
          <w:tcPr>
            <w:tcW w:w="2268" w:type="dxa"/>
            <w:vAlign w:val="center"/>
          </w:tcPr>
          <w:p w:rsidRPr="005C6760" w:rsidR="00A16404" w:rsidP="0087559F" w:rsidRDefault="00A16404" w14:paraId="2D2A359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por defecto)</w:t>
            </w:r>
          </w:p>
        </w:tc>
        <w:tc>
          <w:tcPr>
            <w:tcW w:w="4961" w:type="dxa"/>
            <w:vAlign w:val="bottom"/>
          </w:tcPr>
          <w:p w:rsidRPr="005C6760" w:rsidR="00A16404" w:rsidP="0087559F" w:rsidRDefault="00A16404" w14:paraId="47563A7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Y</w:t>
            </w:r>
          </w:p>
        </w:tc>
      </w:tr>
    </w:tbl>
    <w:p w:rsidRPr="005C6760" w:rsidR="00A16404" w:rsidP="00A16404" w:rsidRDefault="00A16404" w14:paraId="54D6D03D" w14:textId="77777777">
      <w:pPr>
        <w:rPr>
          <w:lang w:val="es-ES" w:eastAsia="en-US"/>
        </w:rPr>
      </w:pPr>
    </w:p>
    <w:p w:rsidRPr="005C6760" w:rsidR="00A16404" w:rsidP="00A16404" w:rsidRDefault="00A16404" w14:paraId="4FFF884E" w14:textId="77777777">
      <w:pPr>
        <w:rPr>
          <w:lang w:val="es-ES" w:eastAsia="en-US"/>
        </w:rPr>
      </w:pPr>
    </w:p>
    <w:p w:rsidRPr="005C6760" w:rsidR="00A16404" w:rsidP="00A16404" w:rsidRDefault="00A16404" w14:paraId="191CF181" w14:textId="77777777">
      <w:pPr>
        <w:pStyle w:val="3TituloH3"/>
      </w:pPr>
      <w:bookmarkStart w:name="_Toc71797946" w:id="69"/>
      <w:bookmarkStart w:name="_Toc97208273" w:id="70"/>
      <w:r w:rsidRPr="005C6760">
        <w:t>Bloque “</w:t>
      </w:r>
      <w:proofErr w:type="spellStart"/>
      <w:r w:rsidRPr="005C6760">
        <w:t>Names</w:t>
      </w:r>
      <w:proofErr w:type="spellEnd"/>
      <w:r w:rsidRPr="005C6760">
        <w:t>”</w:t>
      </w:r>
      <w:bookmarkEnd w:id="69"/>
      <w:bookmarkEnd w:id="70"/>
    </w:p>
    <w:p w:rsidRPr="005C6760" w:rsidR="00A16404" w:rsidP="00A16404" w:rsidRDefault="00A16404" w14:paraId="06699B30" w14:textId="77777777">
      <w:pPr>
        <w:rPr>
          <w:lang w:val="es-ES" w:eastAsia="en-US"/>
        </w:rPr>
      </w:pPr>
      <w:r w:rsidRPr="005C6760">
        <w:rPr>
          <w:lang w:val="es-ES" w:eastAsia="en-US"/>
        </w:rPr>
        <w:t xml:space="preserve">Este bloque contiene información acerca del nombre y tratamiento del empleado. No debe enviarse en el caso de enviarse el bloque </w:t>
      </w:r>
      <w:proofErr w:type="spellStart"/>
      <w:r w:rsidRPr="005C6760">
        <w:rPr>
          <w:lang w:val="es-ES" w:eastAsia="en-US"/>
        </w:rPr>
        <w:t>Hire</w:t>
      </w:r>
      <w:proofErr w:type="spellEnd"/>
      <w:r w:rsidRPr="005C6760">
        <w:rPr>
          <w:lang w:val="es-ES" w:eastAsia="en-US"/>
        </w:rPr>
        <w:t xml:space="preserve">, por lo que este es otro ejemplo de los registros generados por la exportación que tendrán que ser filtrados por el </w:t>
      </w:r>
      <w:proofErr w:type="spellStart"/>
      <w:r w:rsidRPr="005C6760">
        <w:rPr>
          <w:lang w:val="es-ES" w:eastAsia="en-US"/>
        </w:rPr>
        <w:t>pos-proceso</w:t>
      </w:r>
      <w:proofErr w:type="spellEnd"/>
      <w:r w:rsidRPr="005C6760">
        <w:rPr>
          <w:lang w:val="es-ES" w:eastAsia="en-US"/>
        </w:rPr>
        <w:t>.</w:t>
      </w:r>
    </w:p>
    <w:p w:rsidRPr="005C6760" w:rsidR="00A16404" w:rsidP="00A16404" w:rsidRDefault="00A16404" w14:paraId="1C733231" w14:textId="77777777">
      <w:pPr>
        <w:rPr>
          <w:lang w:val="es-ES" w:eastAsia="en-US"/>
        </w:rPr>
      </w:pPr>
    </w:p>
    <w:p w:rsidRPr="005C6760" w:rsidR="00A16404" w:rsidP="00A16404" w:rsidRDefault="00A16404" w14:paraId="0A594CA8" w14:textId="77777777">
      <w:pPr>
        <w:rPr>
          <w:lang w:val="es-ES" w:eastAsia="en-US"/>
        </w:rPr>
      </w:pPr>
      <w:r w:rsidRPr="005C6760">
        <w:rPr>
          <w:lang w:val="es-ES" w:eastAsia="en-US"/>
        </w:rPr>
        <w:t>Los campos que contiene este bloque son los siguientes</w:t>
      </w:r>
      <w:r>
        <w:rPr>
          <w:lang w:val="es-ES" w:eastAsia="en-US"/>
        </w:rPr>
        <w:t xml:space="preserve"> (un subconjunto de los campos enviados en el bloque </w:t>
      </w:r>
      <w:proofErr w:type="spellStart"/>
      <w:r>
        <w:rPr>
          <w:lang w:val="es-ES" w:eastAsia="en-US"/>
        </w:rPr>
        <w:t>Hire</w:t>
      </w:r>
      <w:proofErr w:type="spellEnd"/>
      <w:r>
        <w:rPr>
          <w:lang w:val="es-ES" w:eastAsia="en-US"/>
        </w:rPr>
        <w:t>)</w:t>
      </w:r>
      <w:r w:rsidRPr="005C6760">
        <w:rPr>
          <w:lang w:val="es-ES" w:eastAsia="en-US"/>
        </w:rPr>
        <w:t>:</w:t>
      </w:r>
    </w:p>
    <w:p w:rsidRPr="005C6760" w:rsidR="00A16404" w:rsidP="00A16404" w:rsidRDefault="00A16404" w14:paraId="1EDE8E1E"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6EF5F69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5AFEDA81"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7E117D3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7FFED9C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6DB426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D02FC50"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26967F1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Literal (valor fijo)-</w:t>
            </w:r>
          </w:p>
        </w:tc>
        <w:tc>
          <w:tcPr>
            <w:tcW w:w="4961" w:type="dxa"/>
          </w:tcPr>
          <w:p w:rsidRPr="005C6760" w:rsidR="00A16404" w:rsidP="0087559F" w:rsidRDefault="00A16404" w14:paraId="7695D90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001020</w:t>
            </w:r>
          </w:p>
        </w:tc>
      </w:tr>
      <w:tr w:rsidRPr="001E4625" w:rsidR="00A16404" w:rsidTr="0087559F" w14:paraId="1AA0E816"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322D865"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vAlign w:val="center"/>
          </w:tcPr>
          <w:p w:rsidRPr="005C6760" w:rsidR="00A16404" w:rsidP="0087559F" w:rsidRDefault="00A16404" w14:paraId="5AD4610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209BF8B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U para el caso general, en el caso de borrado se enviaría ya</w:t>
            </w:r>
            <w:r>
              <w:rPr>
                <w:rFonts w:ascii="Arial" w:hAnsi="Arial" w:cs="Arial"/>
                <w:sz w:val="18"/>
                <w:szCs w:val="18"/>
                <w:lang w:val="es-ES" w:eastAsia="es-ES"/>
              </w:rPr>
              <w:t xml:space="preserve"> en</w:t>
            </w:r>
            <w:r w:rsidRPr="005C6760">
              <w:rPr>
                <w:rFonts w:ascii="Arial" w:hAnsi="Arial" w:cs="Arial"/>
                <w:sz w:val="18"/>
                <w:szCs w:val="18"/>
                <w:lang w:val="es-ES" w:eastAsia="es-ES"/>
              </w:rPr>
              <w:t xml:space="preserve"> el bloque </w:t>
            </w:r>
            <w:proofErr w:type="spellStart"/>
            <w:r w:rsidRPr="005C6760">
              <w:rPr>
                <w:rFonts w:ascii="Arial" w:hAnsi="Arial" w:cs="Arial"/>
                <w:sz w:val="18"/>
                <w:szCs w:val="18"/>
                <w:lang w:val="es-ES" w:eastAsia="es-ES"/>
              </w:rPr>
              <w:t>Hire</w:t>
            </w:r>
            <w:proofErr w:type="spellEnd"/>
          </w:p>
        </w:tc>
      </w:tr>
      <w:tr w:rsidRPr="001E4625" w:rsidR="00A16404" w:rsidTr="0087559F" w14:paraId="12D5C1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9F44D8A"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268" w:type="dxa"/>
          </w:tcPr>
          <w:p w:rsidRPr="005C6760" w:rsidR="00A16404" w:rsidP="0087559F" w:rsidRDefault="0065074D" w14:paraId="1C4F6DCB" w14:textId="02F10FF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2E33C33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60FDC905"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2D68148F" w14:textId="77777777">
            <w:pPr>
              <w:rPr>
                <w:rFonts w:ascii="Arial" w:hAnsi="Arial" w:cs="Arial"/>
                <w:b w:val="0"/>
                <w:bCs w:val="0"/>
                <w:sz w:val="18"/>
                <w:szCs w:val="18"/>
                <w:lang w:val="fr-FR" w:eastAsia="es-ES"/>
              </w:rPr>
            </w:pPr>
            <w:hyperlink w:history="1" w:anchor="'Name Type'!A1" r:id="rId30">
              <w:r w:rsidRPr="0074267B" w:rsidR="00A16404">
                <w:rPr>
                  <w:rFonts w:ascii="Arial" w:hAnsi="Arial" w:cs="Arial"/>
                  <w:b w:val="0"/>
                  <w:bCs w:val="0"/>
                  <w:sz w:val="18"/>
                  <w:szCs w:val="18"/>
                  <w:lang w:val="fr-FR" w:eastAsia="es-ES"/>
                </w:rPr>
                <w:t>Name type / Type de nom (Char 3)</w:t>
              </w:r>
            </w:hyperlink>
          </w:p>
        </w:tc>
        <w:tc>
          <w:tcPr>
            <w:tcW w:w="2268" w:type="dxa"/>
            <w:vAlign w:val="center"/>
          </w:tcPr>
          <w:p w:rsidRPr="005C6760" w:rsidR="00A16404" w:rsidP="0087559F" w:rsidRDefault="00A16404" w14:paraId="0CE96A8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por defecto)</w:t>
            </w:r>
          </w:p>
        </w:tc>
        <w:tc>
          <w:tcPr>
            <w:tcW w:w="4961" w:type="dxa"/>
            <w:vAlign w:val="bottom"/>
          </w:tcPr>
          <w:p w:rsidRPr="005C6760" w:rsidR="00A16404" w:rsidP="0087559F" w:rsidRDefault="00A16404" w14:paraId="71A84F7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PRI</w:t>
            </w:r>
          </w:p>
        </w:tc>
      </w:tr>
      <w:tr w:rsidRPr="005C6760" w:rsidR="00A16404" w:rsidTr="0087559F" w14:paraId="5376F1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0315AC99" w14:textId="77777777">
            <w:pPr>
              <w:rPr>
                <w:rFonts w:ascii="Arial" w:hAnsi="Arial" w:cs="Arial"/>
                <w:b w:val="0"/>
                <w:bCs w:val="0"/>
                <w:sz w:val="18"/>
                <w:szCs w:val="18"/>
                <w:lang w:val="es-ES" w:eastAsia="es-ES"/>
              </w:rPr>
            </w:pPr>
            <w:hyperlink w:history="1" w:anchor="'Name Prefix'!A1" r:id="rId31">
              <w:proofErr w:type="spellStart"/>
              <w:r w:rsidRPr="005C6760" w:rsidR="00A16404">
                <w:rPr>
                  <w:rFonts w:ascii="Arial" w:hAnsi="Arial" w:cs="Arial"/>
                  <w:b w:val="0"/>
                  <w:bCs w:val="0"/>
                  <w:sz w:val="18"/>
                  <w:szCs w:val="18"/>
                  <w:lang w:val="es-ES" w:eastAsia="es-ES"/>
                </w:rPr>
                <w:t>Prefix</w:t>
              </w:r>
              <w:proofErr w:type="spellEnd"/>
              <w:r w:rsidRPr="005C6760" w:rsidR="00A16404">
                <w:rPr>
                  <w:rFonts w:ascii="Arial" w:hAnsi="Arial" w:cs="Arial"/>
                  <w:b w:val="0"/>
                  <w:bCs w:val="0"/>
                  <w:sz w:val="18"/>
                  <w:szCs w:val="18"/>
                  <w:lang w:val="es-ES" w:eastAsia="es-ES"/>
                </w:rPr>
                <w:t xml:space="preserve"> (</w:t>
              </w:r>
              <w:proofErr w:type="spellStart"/>
              <w:r w:rsidRPr="005C6760" w:rsidR="00A16404">
                <w:rPr>
                  <w:rFonts w:ascii="Arial" w:hAnsi="Arial" w:cs="Arial"/>
                  <w:b w:val="0"/>
                  <w:bCs w:val="0"/>
                  <w:sz w:val="18"/>
                  <w:szCs w:val="18"/>
                  <w:lang w:val="es-ES" w:eastAsia="es-ES"/>
                </w:rPr>
                <w:t>Char</w:t>
              </w:r>
              <w:proofErr w:type="spellEnd"/>
              <w:r w:rsidRPr="005C6760" w:rsidR="00A16404">
                <w:rPr>
                  <w:rFonts w:ascii="Arial" w:hAnsi="Arial" w:cs="Arial"/>
                  <w:b w:val="0"/>
                  <w:bCs w:val="0"/>
                  <w:sz w:val="18"/>
                  <w:szCs w:val="18"/>
                  <w:lang w:val="es-ES" w:eastAsia="es-ES"/>
                </w:rPr>
                <w:t xml:space="preserve"> 4)</w:t>
              </w:r>
            </w:hyperlink>
          </w:p>
        </w:tc>
        <w:tc>
          <w:tcPr>
            <w:tcW w:w="2268" w:type="dxa"/>
            <w:vAlign w:val="center"/>
          </w:tcPr>
          <w:p w:rsidRPr="005C6760" w:rsidR="00A16404" w:rsidP="0087559F" w:rsidRDefault="00A16404" w14:paraId="718B0CA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Campo calculado en función del campo Persona / Género</w:t>
            </w:r>
          </w:p>
        </w:tc>
        <w:tc>
          <w:tcPr>
            <w:tcW w:w="4961" w:type="dxa"/>
            <w:vAlign w:val="bottom"/>
          </w:tcPr>
          <w:p w:rsidRPr="005C6760" w:rsidR="00A16404" w:rsidP="0087559F" w:rsidRDefault="00A16404" w14:paraId="7E71167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w:t>
            </w:r>
            <w:proofErr w:type="spellStart"/>
            <w:r w:rsidRPr="005C6760">
              <w:rPr>
                <w:rFonts w:ascii="Arial" w:hAnsi="Arial" w:cs="Arial"/>
                <w:sz w:val="18"/>
                <w:szCs w:val="18"/>
                <w:lang w:val="es-ES" w:eastAsia="es-ES"/>
              </w:rPr>
              <w:t>Mr</w:t>
            </w:r>
            <w:proofErr w:type="spellEnd"/>
            <w:r w:rsidRPr="005C6760">
              <w:rPr>
                <w:rFonts w:ascii="Arial" w:hAnsi="Arial" w:cs="Arial"/>
                <w:sz w:val="18"/>
                <w:szCs w:val="18"/>
                <w:lang w:val="es-ES" w:eastAsia="es-ES"/>
              </w:rPr>
              <w:t>” o “</w:t>
            </w:r>
            <w:proofErr w:type="spellStart"/>
            <w:r w:rsidRPr="005C6760">
              <w:rPr>
                <w:rFonts w:ascii="Arial" w:hAnsi="Arial" w:cs="Arial"/>
                <w:sz w:val="18"/>
                <w:szCs w:val="18"/>
                <w:lang w:val="es-ES" w:eastAsia="es-ES"/>
              </w:rPr>
              <w:t>Mrs</w:t>
            </w:r>
            <w:proofErr w:type="spellEnd"/>
            <w:r w:rsidRPr="005C6760">
              <w:rPr>
                <w:rFonts w:ascii="Arial" w:hAnsi="Arial" w:cs="Arial"/>
                <w:sz w:val="18"/>
                <w:szCs w:val="18"/>
                <w:lang w:val="es-ES" w:eastAsia="es-ES"/>
              </w:rPr>
              <w:t>”</w:t>
            </w:r>
          </w:p>
        </w:tc>
      </w:tr>
      <w:tr w:rsidRPr="005C6760" w:rsidR="00A16404" w:rsidTr="0087559F" w14:paraId="023E4373"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151F60DD"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First</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Prénom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6FD3AF6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Nombre</w:t>
            </w:r>
          </w:p>
        </w:tc>
        <w:tc>
          <w:tcPr>
            <w:tcW w:w="4961" w:type="dxa"/>
            <w:vAlign w:val="bottom"/>
          </w:tcPr>
          <w:p w:rsidRPr="005C6760" w:rsidR="00A16404" w:rsidP="0087559F" w:rsidRDefault="00A16404" w14:paraId="26FE3B8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Nombre</w:t>
            </w:r>
          </w:p>
        </w:tc>
      </w:tr>
      <w:tr w:rsidRPr="005C6760" w:rsidR="00A16404" w:rsidTr="0087559F" w14:paraId="78CCDF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29AE35FF"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Middle</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1B5A395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961" w:type="dxa"/>
            <w:vAlign w:val="bottom"/>
          </w:tcPr>
          <w:p w:rsidRPr="005C6760" w:rsidR="00A16404" w:rsidP="0087559F" w:rsidRDefault="00A16404" w14:paraId="6F5707A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roofErr w:type="spellStart"/>
            <w:r w:rsidRPr="005C6760">
              <w:rPr>
                <w:rFonts w:ascii="Arial" w:hAnsi="Arial" w:cs="Arial"/>
                <w:sz w:val="18"/>
                <w:szCs w:val="18"/>
                <w:lang w:val="es-ES" w:eastAsia="es-ES"/>
              </w:rPr>
              <w:t>Vacio</w:t>
            </w:r>
            <w:proofErr w:type="spellEnd"/>
          </w:p>
        </w:tc>
      </w:tr>
      <w:tr w:rsidRPr="001E4625" w:rsidR="00A16404" w:rsidTr="0087559F" w14:paraId="3DA1B200"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669A3E46" w14:textId="77777777">
            <w:pPr>
              <w:rPr>
                <w:rFonts w:ascii="Arial" w:hAnsi="Arial" w:cs="Arial"/>
                <w:b w:val="0"/>
                <w:bCs w:val="0"/>
                <w:sz w:val="18"/>
                <w:szCs w:val="18"/>
                <w:lang w:val="es-ES" w:eastAsia="es-ES"/>
              </w:rPr>
            </w:pPr>
            <w:proofErr w:type="spellStart"/>
            <w:r w:rsidRPr="005C6760">
              <w:rPr>
                <w:rFonts w:ascii="Arial" w:hAnsi="Arial" w:cs="Arial"/>
                <w:b w:val="0"/>
                <w:bCs w:val="0"/>
                <w:sz w:val="18"/>
                <w:szCs w:val="18"/>
                <w:lang w:val="es-ES" w:eastAsia="es-ES"/>
              </w:rPr>
              <w:t>Last</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Name</w:t>
            </w:r>
            <w:proofErr w:type="spellEnd"/>
            <w:r w:rsidRPr="005C6760">
              <w:rPr>
                <w:rFonts w:ascii="Arial" w:hAnsi="Arial" w:cs="Arial"/>
                <w:b w:val="0"/>
                <w:bCs w:val="0"/>
                <w:sz w:val="18"/>
                <w:szCs w:val="18"/>
                <w:lang w:val="es-ES" w:eastAsia="es-ES"/>
              </w:rPr>
              <w:t xml:space="preserve"> / </w:t>
            </w:r>
            <w:proofErr w:type="spellStart"/>
            <w:r w:rsidRPr="005C6760">
              <w:rPr>
                <w:rFonts w:ascii="Arial" w:hAnsi="Arial" w:cs="Arial"/>
                <w:b w:val="0"/>
                <w:bCs w:val="0"/>
                <w:sz w:val="18"/>
                <w:szCs w:val="18"/>
                <w:lang w:val="es-ES" w:eastAsia="es-ES"/>
              </w:rPr>
              <w:t>Nom</w:t>
            </w:r>
            <w:proofErr w:type="spellEnd"/>
            <w:r w:rsidRPr="005C6760">
              <w:rPr>
                <w:rFonts w:ascii="Arial" w:hAnsi="Arial" w:cs="Arial"/>
                <w:b w:val="0"/>
                <w:bCs w:val="0"/>
                <w:sz w:val="18"/>
                <w:szCs w:val="18"/>
                <w:lang w:val="es-ES" w:eastAsia="es-ES"/>
              </w:rPr>
              <w:t xml:space="preserve"> (</w:t>
            </w:r>
            <w:proofErr w:type="spellStart"/>
            <w:r w:rsidRPr="005C6760">
              <w:rPr>
                <w:rFonts w:ascii="Arial" w:hAnsi="Arial" w:cs="Arial"/>
                <w:b w:val="0"/>
                <w:bCs w:val="0"/>
                <w:sz w:val="18"/>
                <w:szCs w:val="18"/>
                <w:lang w:val="es-ES" w:eastAsia="es-ES"/>
              </w:rPr>
              <w:t>Char</w:t>
            </w:r>
            <w:proofErr w:type="spellEnd"/>
            <w:r w:rsidRPr="005C6760">
              <w:rPr>
                <w:rFonts w:ascii="Arial" w:hAnsi="Arial" w:cs="Arial"/>
                <w:b w:val="0"/>
                <w:bCs w:val="0"/>
                <w:sz w:val="18"/>
                <w:szCs w:val="18"/>
                <w:lang w:val="es-ES" w:eastAsia="es-ES"/>
              </w:rPr>
              <w:t xml:space="preserve"> 30)</w:t>
            </w:r>
          </w:p>
        </w:tc>
        <w:tc>
          <w:tcPr>
            <w:tcW w:w="2268" w:type="dxa"/>
            <w:vAlign w:val="center"/>
          </w:tcPr>
          <w:p w:rsidRPr="005C6760" w:rsidR="00A16404" w:rsidP="0087559F" w:rsidRDefault="00A16404" w14:paraId="4653F28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Primer apellido + Segundo apellido</w:t>
            </w:r>
          </w:p>
        </w:tc>
        <w:tc>
          <w:tcPr>
            <w:tcW w:w="4961" w:type="dxa"/>
            <w:vAlign w:val="bottom"/>
          </w:tcPr>
          <w:p w:rsidRPr="005C6760" w:rsidR="00A16404" w:rsidP="0087559F" w:rsidRDefault="00A16404" w14:paraId="1D8CCD0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Se concatenan los dos apellidos.</w:t>
            </w:r>
          </w:p>
        </w:tc>
      </w:tr>
      <w:tr w:rsidRPr="005C6760" w:rsidR="00A16404" w:rsidTr="0087559F" w14:paraId="29ACBF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7F366F88" w14:textId="77777777">
            <w:pPr>
              <w:rPr>
                <w:rFonts w:ascii="Arial" w:hAnsi="Arial" w:cs="Arial"/>
                <w:b w:val="0"/>
                <w:bCs w:val="0"/>
                <w:sz w:val="18"/>
                <w:szCs w:val="18"/>
                <w:lang w:val="es-ES" w:eastAsia="es-ES"/>
              </w:rPr>
            </w:pPr>
            <w:hyperlink w:history="1" w:anchor="'Name Suffix'!A1" r:id="rId32">
              <w:proofErr w:type="spellStart"/>
              <w:r w:rsidRPr="005C6760" w:rsidR="00A16404">
                <w:rPr>
                  <w:rFonts w:ascii="Arial" w:hAnsi="Arial" w:cs="Arial"/>
                  <w:b w:val="0"/>
                  <w:bCs w:val="0"/>
                  <w:sz w:val="18"/>
                  <w:szCs w:val="18"/>
                  <w:lang w:val="es-ES" w:eastAsia="es-ES"/>
                </w:rPr>
                <w:t>Suffix</w:t>
              </w:r>
              <w:proofErr w:type="spellEnd"/>
              <w:r w:rsidRPr="005C6760" w:rsidR="00A16404">
                <w:rPr>
                  <w:rFonts w:ascii="Arial" w:hAnsi="Arial" w:cs="Arial"/>
                  <w:b w:val="0"/>
                  <w:bCs w:val="0"/>
                  <w:sz w:val="18"/>
                  <w:szCs w:val="18"/>
                  <w:lang w:val="es-ES" w:eastAsia="es-ES"/>
                </w:rPr>
                <w:t xml:space="preserve">  (</w:t>
              </w:r>
              <w:proofErr w:type="spellStart"/>
              <w:r w:rsidRPr="005C6760" w:rsidR="00A16404">
                <w:rPr>
                  <w:rFonts w:ascii="Arial" w:hAnsi="Arial" w:cs="Arial"/>
                  <w:b w:val="0"/>
                  <w:bCs w:val="0"/>
                  <w:sz w:val="18"/>
                  <w:szCs w:val="18"/>
                  <w:lang w:val="es-ES" w:eastAsia="es-ES"/>
                </w:rPr>
                <w:t>Char</w:t>
              </w:r>
              <w:proofErr w:type="spellEnd"/>
              <w:r w:rsidRPr="005C6760" w:rsidR="00A16404">
                <w:rPr>
                  <w:rFonts w:ascii="Arial" w:hAnsi="Arial" w:cs="Arial"/>
                  <w:b w:val="0"/>
                  <w:bCs w:val="0"/>
                  <w:sz w:val="18"/>
                  <w:szCs w:val="18"/>
                  <w:lang w:val="es-ES" w:eastAsia="es-ES"/>
                </w:rPr>
                <w:t xml:space="preserve"> 15)</w:t>
              </w:r>
            </w:hyperlink>
          </w:p>
        </w:tc>
        <w:tc>
          <w:tcPr>
            <w:tcW w:w="2268" w:type="dxa"/>
            <w:vAlign w:val="center"/>
          </w:tcPr>
          <w:p w:rsidRPr="005C6760" w:rsidR="00A16404" w:rsidP="0087559F" w:rsidRDefault="00A16404" w14:paraId="6661A3D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961" w:type="dxa"/>
            <w:vAlign w:val="bottom"/>
          </w:tcPr>
          <w:p w:rsidRPr="005C6760" w:rsidR="00A16404" w:rsidP="0087559F" w:rsidRDefault="00A16404" w14:paraId="4AD6B36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roofErr w:type="spellStart"/>
            <w:r w:rsidRPr="005C6760">
              <w:rPr>
                <w:rFonts w:ascii="Arial" w:hAnsi="Arial" w:cs="Arial"/>
                <w:sz w:val="18"/>
                <w:szCs w:val="18"/>
                <w:lang w:val="es-ES" w:eastAsia="es-ES"/>
              </w:rPr>
              <w:t>Vacio</w:t>
            </w:r>
            <w:proofErr w:type="spellEnd"/>
          </w:p>
        </w:tc>
      </w:tr>
    </w:tbl>
    <w:p w:rsidRPr="005C6760" w:rsidR="00A16404" w:rsidP="00A16404" w:rsidRDefault="00A16404" w14:paraId="6343DF1E" w14:textId="77777777">
      <w:pPr>
        <w:rPr>
          <w:lang w:val="es-ES" w:eastAsia="en-US"/>
        </w:rPr>
      </w:pPr>
    </w:p>
    <w:p w:rsidRPr="005C6760" w:rsidR="00A16404" w:rsidP="00A16404" w:rsidRDefault="00A16404" w14:paraId="3DD3639B" w14:textId="77777777">
      <w:pPr>
        <w:rPr>
          <w:lang w:val="es-ES" w:eastAsia="en-US"/>
        </w:rPr>
      </w:pPr>
    </w:p>
    <w:p w:rsidRPr="005C6760" w:rsidR="00A16404" w:rsidP="00A16404" w:rsidRDefault="00A16404" w14:paraId="71A105C0" w14:textId="77777777">
      <w:pPr>
        <w:pStyle w:val="3TituloH3"/>
      </w:pPr>
      <w:bookmarkStart w:name="_Toc71797947" w:id="71"/>
      <w:bookmarkStart w:name="_Toc97208274" w:id="72"/>
      <w:r w:rsidRPr="005C6760">
        <w:t>Bloque “</w:t>
      </w:r>
      <w:proofErr w:type="spellStart"/>
      <w:r w:rsidRPr="005C6760">
        <w:t>Biographical</w:t>
      </w:r>
      <w:proofErr w:type="spellEnd"/>
      <w:r w:rsidRPr="005C6760">
        <w:t xml:space="preserve"> </w:t>
      </w:r>
      <w:proofErr w:type="spellStart"/>
      <w:r w:rsidRPr="005C6760">
        <w:t>History</w:t>
      </w:r>
      <w:proofErr w:type="spellEnd"/>
      <w:r w:rsidRPr="005C6760">
        <w:t>”</w:t>
      </w:r>
      <w:bookmarkEnd w:id="71"/>
      <w:bookmarkEnd w:id="72"/>
    </w:p>
    <w:p w:rsidRPr="005C6760" w:rsidR="00A16404" w:rsidP="00A16404" w:rsidRDefault="00A16404" w14:paraId="49668BCA" w14:textId="77777777">
      <w:pPr>
        <w:rPr>
          <w:lang w:val="es-ES" w:eastAsia="en-US"/>
        </w:rPr>
      </w:pPr>
      <w:r w:rsidRPr="005C6760">
        <w:rPr>
          <w:lang w:val="es-ES" w:eastAsia="en-US"/>
        </w:rPr>
        <w:t>Este bloque debe ser enviado junto al bloque “</w:t>
      </w:r>
      <w:proofErr w:type="spellStart"/>
      <w:r w:rsidRPr="005C6760">
        <w:rPr>
          <w:lang w:val="es-ES" w:eastAsia="en-US"/>
        </w:rPr>
        <w:t>Hire</w:t>
      </w:r>
      <w:proofErr w:type="spellEnd"/>
      <w:r w:rsidRPr="005C6760">
        <w:rPr>
          <w:lang w:val="es-ES" w:eastAsia="en-US"/>
        </w:rPr>
        <w:t>, o en caso de modificación de alguno de los valores. Los campos que contiene este bloque son los siguientes:</w:t>
      </w:r>
    </w:p>
    <w:p w:rsidRPr="005C6760" w:rsidR="00A16404" w:rsidP="00A16404" w:rsidRDefault="00A16404" w14:paraId="7E0D93BA"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7C5276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9E9547B"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375AF416"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3752BE1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3E4849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2935548"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693B64E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269BB3A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001030</w:t>
            </w:r>
          </w:p>
        </w:tc>
      </w:tr>
      <w:tr w:rsidRPr="001E4625" w:rsidR="00A16404" w:rsidTr="0087559F" w14:paraId="4763F91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6476E17"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vAlign w:val="center"/>
          </w:tcPr>
          <w:p w:rsidRPr="005C6760" w:rsidR="00A16404" w:rsidP="0087559F" w:rsidRDefault="00A16404" w14:paraId="2D57666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0CFFAB8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040E2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6156BC4B"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268" w:type="dxa"/>
          </w:tcPr>
          <w:p w:rsidRPr="005C6760" w:rsidR="00A16404" w:rsidP="0087559F" w:rsidRDefault="0065074D" w14:paraId="57826F26" w14:textId="38A532F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41EEDFD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128B6E44"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F42CBAD" w14:textId="77777777">
            <w:pPr>
              <w:rPr>
                <w:rFonts w:ascii="Arial" w:hAnsi="Arial" w:cs="Arial"/>
                <w:b w:val="0"/>
                <w:bCs w:val="0"/>
                <w:sz w:val="18"/>
                <w:szCs w:val="18"/>
                <w:lang w:val="fr-FR" w:eastAsia="es-ES"/>
              </w:rPr>
            </w:pPr>
            <w:r w:rsidRPr="0074267B">
              <w:rPr>
                <w:b w:val="0"/>
                <w:bCs w:val="0"/>
                <w:sz w:val="18"/>
                <w:szCs w:val="18"/>
                <w:lang w:val="fr-FR"/>
              </w:rPr>
              <w:t>Effective Date / Date d'effet (Date 10)</w:t>
            </w:r>
          </w:p>
        </w:tc>
        <w:tc>
          <w:tcPr>
            <w:tcW w:w="2268" w:type="dxa"/>
          </w:tcPr>
          <w:p w:rsidRPr="00E54A17" w:rsidR="00A16404" w:rsidP="0087559F" w:rsidRDefault="00A16404" w14:paraId="308C801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lang w:val="es-ES"/>
              </w:rPr>
              <w:t>Fecha de efectividad</w:t>
            </w:r>
          </w:p>
        </w:tc>
        <w:tc>
          <w:tcPr>
            <w:tcW w:w="4961" w:type="dxa"/>
          </w:tcPr>
          <w:p w:rsidRPr="00E54A17" w:rsidR="00A16404" w:rsidP="0087559F" w:rsidRDefault="00A10519" w14:paraId="1919EC50" w14:textId="7AC9B3A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ins w:author="Gabriel-Esteban Fractman Lazaro" w:date="2021-05-23T23:51:00Z" w:id="73">
              <w:r>
                <w:rPr>
                  <w:rFonts w:ascii="Arial" w:hAnsi="Arial" w:cs="Arial"/>
                  <w:sz w:val="18"/>
                  <w:szCs w:val="18"/>
                  <w:lang w:val="es-ES" w:eastAsia="es-ES"/>
                </w:rPr>
                <w:t>Fecha mayor entre: FEC_ING_GRUPO, FEC_INI_MATRIMONIO, FEC_FIN_MATRIMONIO</w:t>
              </w:r>
            </w:ins>
          </w:p>
        </w:tc>
      </w:tr>
      <w:tr w:rsidRPr="005C6760" w:rsidR="00A16404" w:rsidTr="0087559F" w14:paraId="3B86CA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A11D8D5" w14:textId="77777777">
            <w:pPr>
              <w:rPr>
                <w:rFonts w:ascii="Arial" w:hAnsi="Arial" w:cs="Arial"/>
                <w:b w:val="0"/>
                <w:bCs w:val="0"/>
                <w:sz w:val="18"/>
                <w:szCs w:val="18"/>
                <w:lang w:val="es-ES" w:eastAsia="es-ES"/>
              </w:rPr>
            </w:pPr>
            <w:proofErr w:type="spellStart"/>
            <w:r w:rsidRPr="005C6760">
              <w:rPr>
                <w:b w:val="0"/>
                <w:bCs w:val="0"/>
                <w:sz w:val="18"/>
                <w:szCs w:val="18"/>
                <w:lang w:val="es-ES"/>
              </w:rPr>
              <w:t>Gender</w:t>
            </w:r>
            <w:proofErr w:type="spellEnd"/>
            <w:r w:rsidRPr="005C6760">
              <w:rPr>
                <w:b w:val="0"/>
                <w:bCs w:val="0"/>
                <w:sz w:val="18"/>
                <w:szCs w:val="18"/>
                <w:lang w:val="es-ES"/>
              </w:rPr>
              <w:t xml:space="preserve"> / Sexe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69B82AB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Persona \ Sexo</w:t>
            </w:r>
          </w:p>
        </w:tc>
        <w:tc>
          <w:tcPr>
            <w:tcW w:w="4961" w:type="dxa"/>
          </w:tcPr>
          <w:p w:rsidRPr="005C6760" w:rsidR="00A16404" w:rsidP="0087559F" w:rsidRDefault="00A16404" w14:paraId="594B5EF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Aplica la transcodificación.</w:t>
            </w:r>
          </w:p>
        </w:tc>
      </w:tr>
      <w:tr w:rsidRPr="001E4625" w:rsidR="00A16404" w:rsidTr="0087559F" w14:paraId="5DA11C90" w14:textId="77777777">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3D20CB9C" w14:textId="77777777">
            <w:pPr>
              <w:rPr>
                <w:rFonts w:ascii="Arial" w:hAnsi="Arial" w:cs="Arial"/>
                <w:b w:val="0"/>
                <w:bCs w:val="0"/>
                <w:sz w:val="18"/>
                <w:szCs w:val="18"/>
                <w:lang w:eastAsia="es-ES"/>
                <w:rPrChange w:author="Diana-Maria Sanchez Gutierrez" w:date="2021-09-14T17:01:00Z" w:id="74">
                  <w:rPr>
                    <w:rFonts w:ascii="Arial" w:hAnsi="Arial" w:cs="Arial"/>
                    <w:b w:val="0"/>
                    <w:bCs w:val="0"/>
                    <w:sz w:val="18"/>
                    <w:szCs w:val="18"/>
                    <w:lang w:val="es-ES" w:eastAsia="es-ES"/>
                  </w:rPr>
                </w:rPrChange>
              </w:rPr>
            </w:pPr>
            <w:r w:rsidRPr="00886FA9">
              <w:rPr>
                <w:sz w:val="18"/>
                <w:szCs w:val="18"/>
                <w:rPrChange w:author="Diana-Maria Sanchez Gutierrez" w:date="2021-09-14T17:01:00Z" w:id="75">
                  <w:rPr>
                    <w:sz w:val="18"/>
                    <w:szCs w:val="18"/>
                    <w:lang w:val="es-ES"/>
                  </w:rPr>
                </w:rPrChange>
              </w:rPr>
              <w:t xml:space="preserve">Highest education level / </w:t>
            </w:r>
            <w:proofErr w:type="spellStart"/>
            <w:r w:rsidRPr="00886FA9">
              <w:rPr>
                <w:sz w:val="18"/>
                <w:szCs w:val="18"/>
                <w:rPrChange w:author="Diana-Maria Sanchez Gutierrez" w:date="2021-09-14T17:01:00Z" w:id="76">
                  <w:rPr>
                    <w:sz w:val="18"/>
                    <w:szCs w:val="18"/>
                    <w:lang w:val="es-ES"/>
                  </w:rPr>
                </w:rPrChange>
              </w:rPr>
              <w:t>Niveau</w:t>
            </w:r>
            <w:proofErr w:type="spellEnd"/>
            <w:r w:rsidRPr="00886FA9">
              <w:rPr>
                <w:sz w:val="18"/>
                <w:szCs w:val="18"/>
                <w:rPrChange w:author="Diana-Maria Sanchez Gutierrez" w:date="2021-09-14T17:01:00Z" w:id="77">
                  <w:rPr>
                    <w:sz w:val="18"/>
                    <w:szCs w:val="18"/>
                    <w:lang w:val="es-ES"/>
                  </w:rPr>
                </w:rPrChange>
              </w:rPr>
              <w:t xml:space="preserve"> </w:t>
            </w:r>
            <w:proofErr w:type="spellStart"/>
            <w:r w:rsidRPr="00886FA9">
              <w:rPr>
                <w:sz w:val="18"/>
                <w:szCs w:val="18"/>
                <w:rPrChange w:author="Diana-Maria Sanchez Gutierrez" w:date="2021-09-14T17:01:00Z" w:id="78">
                  <w:rPr>
                    <w:sz w:val="18"/>
                    <w:szCs w:val="18"/>
                    <w:lang w:val="es-ES"/>
                  </w:rPr>
                </w:rPrChange>
              </w:rPr>
              <w:t>d’études</w:t>
            </w:r>
            <w:proofErr w:type="spellEnd"/>
            <w:r w:rsidRPr="00886FA9">
              <w:rPr>
                <w:sz w:val="18"/>
                <w:szCs w:val="18"/>
                <w:rPrChange w:author="Diana-Maria Sanchez Gutierrez" w:date="2021-09-14T17:01:00Z" w:id="79">
                  <w:rPr>
                    <w:sz w:val="18"/>
                    <w:szCs w:val="18"/>
                    <w:lang w:val="es-ES"/>
                  </w:rPr>
                </w:rPrChange>
              </w:rPr>
              <w:t xml:space="preserve"> (Char 1)</w:t>
            </w:r>
          </w:p>
        </w:tc>
        <w:tc>
          <w:tcPr>
            <w:tcW w:w="2268" w:type="dxa"/>
          </w:tcPr>
          <w:p w:rsidRPr="005C6760" w:rsidR="00A16404" w:rsidP="0087559F" w:rsidRDefault="00A16404" w14:paraId="2E30054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Tipo de diploma</w:t>
            </w:r>
          </w:p>
        </w:tc>
        <w:tc>
          <w:tcPr>
            <w:tcW w:w="4961" w:type="dxa"/>
          </w:tcPr>
          <w:p w:rsidRPr="005C6760" w:rsidR="00A16404" w:rsidP="0087559F" w:rsidRDefault="00A16404" w14:paraId="034733F6" w14:textId="59C5234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En Meta4 HR se pueden informar distintos registros de Historial académico; a través del campo orden del nivel de titulación se obtiene el “mayor nivel de educación”</w:t>
            </w:r>
            <w:ins w:author="Gabriel-Esteban Fractman Lazaro" w:date="2021-05-23T23:52:00Z" w:id="80">
              <w:r w:rsidR="00A10519">
                <w:rPr>
                  <w:rFonts w:ascii="Arial" w:hAnsi="Arial" w:cs="Arial"/>
                  <w:sz w:val="18"/>
                  <w:szCs w:val="18"/>
                  <w:lang w:val="es-ES" w:eastAsia="es-ES"/>
                </w:rPr>
                <w:t xml:space="preserve"> (de estudios terminados)</w:t>
              </w:r>
            </w:ins>
            <w:r w:rsidRPr="005C6760">
              <w:rPr>
                <w:rFonts w:ascii="Arial" w:hAnsi="Arial" w:cs="Arial"/>
                <w:sz w:val="18"/>
                <w:szCs w:val="18"/>
                <w:lang w:val="es-ES" w:eastAsia="es-ES"/>
              </w:rPr>
              <w:t xml:space="preserve">. Este valor debe </w:t>
            </w:r>
            <w:proofErr w:type="spellStart"/>
            <w:r w:rsidRPr="005C6760">
              <w:rPr>
                <w:rFonts w:ascii="Arial" w:hAnsi="Arial" w:cs="Arial"/>
                <w:sz w:val="18"/>
                <w:szCs w:val="18"/>
                <w:lang w:val="es-ES" w:eastAsia="es-ES"/>
              </w:rPr>
              <w:t>transcodificarse</w:t>
            </w:r>
            <w:proofErr w:type="spellEnd"/>
            <w:r w:rsidRPr="005C6760">
              <w:rPr>
                <w:rFonts w:ascii="Arial" w:hAnsi="Arial" w:cs="Arial"/>
                <w:sz w:val="18"/>
                <w:szCs w:val="18"/>
                <w:lang w:val="es-ES" w:eastAsia="es-ES"/>
              </w:rPr>
              <w:t xml:space="preserve"> a la </w:t>
            </w:r>
            <w:r>
              <w:rPr>
                <w:rFonts w:ascii="Arial" w:hAnsi="Arial" w:cs="Arial"/>
                <w:sz w:val="18"/>
                <w:szCs w:val="18"/>
                <w:lang w:val="es-ES" w:eastAsia="es-ES"/>
              </w:rPr>
              <w:t xml:space="preserve">lista de valores utilizado en </w:t>
            </w:r>
            <w:proofErr w:type="spellStart"/>
            <w:r>
              <w:rPr>
                <w:rFonts w:ascii="Arial" w:hAnsi="Arial" w:cs="Arial"/>
                <w:sz w:val="18"/>
                <w:szCs w:val="18"/>
                <w:lang w:val="es-ES" w:eastAsia="es-ES"/>
              </w:rPr>
              <w:t>PeopleGroup</w:t>
            </w:r>
            <w:proofErr w:type="spellEnd"/>
            <w:r>
              <w:rPr>
                <w:rFonts w:ascii="Arial" w:hAnsi="Arial" w:cs="Arial"/>
                <w:sz w:val="18"/>
                <w:szCs w:val="18"/>
                <w:lang w:val="es-ES" w:eastAsia="es-ES"/>
              </w:rPr>
              <w:t>.</w:t>
            </w:r>
          </w:p>
        </w:tc>
      </w:tr>
      <w:tr w:rsidRPr="005C6760" w:rsidR="00A16404" w:rsidTr="0087559F" w14:paraId="6876AA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08D1A300" w14:textId="77777777">
            <w:pPr>
              <w:rPr>
                <w:rFonts w:ascii="Arial" w:hAnsi="Arial" w:cs="Arial"/>
                <w:b w:val="0"/>
                <w:bCs w:val="0"/>
                <w:sz w:val="18"/>
                <w:szCs w:val="18"/>
                <w:lang w:val="fr-FR" w:eastAsia="es-ES"/>
              </w:rPr>
            </w:pPr>
            <w:r w:rsidRPr="0068581C">
              <w:rPr>
                <w:b w:val="0"/>
                <w:bCs w:val="0"/>
                <w:sz w:val="18"/>
                <w:szCs w:val="18"/>
                <w:lang w:val="fr-FR"/>
              </w:rPr>
              <w:t xml:space="preserve">Marital </w:t>
            </w:r>
            <w:proofErr w:type="spellStart"/>
            <w:r w:rsidRPr="0068581C">
              <w:rPr>
                <w:b w:val="0"/>
                <w:bCs w:val="0"/>
                <w:sz w:val="18"/>
                <w:szCs w:val="18"/>
                <w:lang w:val="fr-FR"/>
              </w:rPr>
              <w:t>Status</w:t>
            </w:r>
            <w:proofErr w:type="spellEnd"/>
            <w:r w:rsidRPr="0068581C">
              <w:rPr>
                <w:b w:val="0"/>
                <w:bCs w:val="0"/>
                <w:sz w:val="18"/>
                <w:szCs w:val="18"/>
                <w:lang w:val="fr-FR"/>
              </w:rPr>
              <w:t xml:space="preserve"> / Situation Familiale (Char 1)</w:t>
            </w:r>
          </w:p>
        </w:tc>
        <w:tc>
          <w:tcPr>
            <w:tcW w:w="2268" w:type="dxa"/>
          </w:tcPr>
          <w:p w:rsidRPr="005C6760" w:rsidR="00A16404" w:rsidP="0087559F" w:rsidRDefault="00A16404" w14:paraId="6D66E39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Estado civil</w:t>
            </w:r>
          </w:p>
        </w:tc>
        <w:tc>
          <w:tcPr>
            <w:tcW w:w="4961" w:type="dxa"/>
          </w:tcPr>
          <w:p w:rsidRPr="005C6760" w:rsidR="00A16404" w:rsidP="0087559F" w:rsidRDefault="00A16404" w14:paraId="1F35A7E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Aplica la transcodificación</w:t>
            </w:r>
          </w:p>
        </w:tc>
      </w:tr>
      <w:tr w:rsidRPr="001E4625" w:rsidR="00A16404" w:rsidTr="0087559F" w14:paraId="5491AEB0" w14:textId="77777777">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2B860D12" w14:textId="77777777">
            <w:pPr>
              <w:rPr>
                <w:rFonts w:ascii="Arial" w:hAnsi="Arial" w:cs="Arial"/>
                <w:b w:val="0"/>
                <w:bCs w:val="0"/>
                <w:sz w:val="18"/>
                <w:szCs w:val="18"/>
                <w:lang w:eastAsia="es-ES"/>
              </w:rPr>
            </w:pPr>
            <w:r w:rsidRPr="0068581C">
              <w:rPr>
                <w:b w:val="0"/>
                <w:bCs w:val="0"/>
                <w:sz w:val="18"/>
                <w:szCs w:val="18"/>
              </w:rPr>
              <w:t>(Marital Status) As of / Date (Date 10)</w:t>
            </w:r>
          </w:p>
        </w:tc>
        <w:tc>
          <w:tcPr>
            <w:tcW w:w="2268" w:type="dxa"/>
          </w:tcPr>
          <w:p w:rsidRPr="005C6760" w:rsidR="00A16404" w:rsidP="0087559F" w:rsidRDefault="00A16404" w14:paraId="50B0402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Estado civil \ Fecha de inicio</w:t>
            </w:r>
          </w:p>
        </w:tc>
        <w:tc>
          <w:tcPr>
            <w:tcW w:w="4961" w:type="dxa"/>
          </w:tcPr>
          <w:p w:rsidRPr="005C6760" w:rsidR="00A16404" w:rsidP="0087559F" w:rsidRDefault="00A16404" w14:paraId="149934F7" w14:textId="0DE6EED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del w:author="Gabriel-Esteban Fractman Lazaro" w:date="2021-05-23T23:52:00Z" w:id="81">
              <w:r w:rsidRPr="005C6760" w:rsidDel="00A10519">
                <w:rPr>
                  <w:sz w:val="18"/>
                  <w:szCs w:val="18"/>
                  <w:lang w:val="es-ES"/>
                </w:rPr>
                <w:delText>20031001</w:delText>
              </w:r>
            </w:del>
          </w:p>
        </w:tc>
      </w:tr>
      <w:tr w:rsidRPr="001E4625" w:rsidR="00A16404" w:rsidTr="0087559F" w14:paraId="7523F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3E7704C" w14:textId="77777777">
            <w:pPr>
              <w:rPr>
                <w:sz w:val="18"/>
                <w:szCs w:val="18"/>
                <w:lang w:val="fr-FR"/>
              </w:rPr>
            </w:pPr>
            <w:proofErr w:type="spellStart"/>
            <w:r w:rsidRPr="0074267B">
              <w:rPr>
                <w:b w:val="0"/>
                <w:bCs w:val="0"/>
                <w:sz w:val="18"/>
                <w:szCs w:val="18"/>
                <w:lang w:val="fr-FR"/>
              </w:rPr>
              <w:t>Language</w:t>
            </w:r>
            <w:proofErr w:type="spellEnd"/>
            <w:r w:rsidRPr="0074267B">
              <w:rPr>
                <w:b w:val="0"/>
                <w:bCs w:val="0"/>
                <w:sz w:val="18"/>
                <w:szCs w:val="18"/>
                <w:lang w:val="fr-FR"/>
              </w:rPr>
              <w:t xml:space="preserve"> Code (communication </w:t>
            </w:r>
            <w:proofErr w:type="spellStart"/>
            <w:r w:rsidRPr="0074267B">
              <w:rPr>
                <w:b w:val="0"/>
                <w:bCs w:val="0"/>
                <w:sz w:val="18"/>
                <w:szCs w:val="18"/>
                <w:lang w:val="fr-FR"/>
              </w:rPr>
              <w:t>language</w:t>
            </w:r>
            <w:proofErr w:type="spellEnd"/>
            <w:r w:rsidRPr="0074267B">
              <w:rPr>
                <w:b w:val="0"/>
                <w:bCs w:val="0"/>
                <w:sz w:val="18"/>
                <w:szCs w:val="18"/>
                <w:lang w:val="fr-FR"/>
              </w:rPr>
              <w:t>) / Code Langue (Langue de communication) (Char 3</w:t>
            </w:r>
            <w:r w:rsidRPr="0074267B">
              <w:rPr>
                <w:sz w:val="18"/>
                <w:szCs w:val="18"/>
                <w:lang w:val="fr-FR"/>
              </w:rPr>
              <w:t>)</w:t>
            </w:r>
          </w:p>
        </w:tc>
        <w:tc>
          <w:tcPr>
            <w:tcW w:w="2268" w:type="dxa"/>
          </w:tcPr>
          <w:p w:rsidRPr="005C6760" w:rsidR="00A16404" w:rsidP="0087559F" w:rsidRDefault="00A16404" w14:paraId="10CC161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Empresa \ Dirección \País</w:t>
            </w:r>
          </w:p>
        </w:tc>
        <w:tc>
          <w:tcPr>
            <w:tcW w:w="4961" w:type="dxa"/>
          </w:tcPr>
          <w:p w:rsidRPr="005C6760" w:rsidR="00A16404" w:rsidP="0087559F" w:rsidRDefault="00A16404" w14:paraId="0077206F" w14:textId="2776A6BA">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 xml:space="preserve">Se asignará por defecto el </w:t>
            </w:r>
            <w:del w:author="Gabriel-Esteban Fractman Lazaro" w:date="2021-05-23T23:52:00Z" w:id="82">
              <w:r w:rsidDel="00A10519">
                <w:rPr>
                  <w:sz w:val="18"/>
                  <w:szCs w:val="18"/>
                  <w:lang w:val="es-ES"/>
                </w:rPr>
                <w:delText>idioma del país</w:delText>
              </w:r>
            </w:del>
            <w:ins w:author="Gabriel-Esteban Fractman Lazaro" w:date="2021-05-23T23:52:00Z" w:id="83">
              <w:r w:rsidR="00A10519">
                <w:rPr>
                  <w:sz w:val="18"/>
                  <w:szCs w:val="18"/>
                  <w:lang w:val="es-ES"/>
                </w:rPr>
                <w:t>código del país de nacimiento (el de tres dígitos)</w:t>
              </w:r>
            </w:ins>
            <w:r>
              <w:rPr>
                <w:sz w:val="18"/>
                <w:szCs w:val="18"/>
                <w:lang w:val="es-ES"/>
              </w:rPr>
              <w:t>.</w:t>
            </w:r>
          </w:p>
        </w:tc>
      </w:tr>
      <w:tr w:rsidRPr="001E4625" w:rsidR="00A16404" w:rsidTr="0087559F" w14:paraId="2463BC06"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F4BEEA2" w14:textId="77777777">
            <w:pPr>
              <w:rPr>
                <w:b w:val="0"/>
                <w:bCs w:val="0"/>
                <w:sz w:val="18"/>
                <w:szCs w:val="18"/>
                <w:lang w:val="fr-FR"/>
              </w:rPr>
            </w:pPr>
            <w:proofErr w:type="spellStart"/>
            <w:r w:rsidRPr="0074267B">
              <w:rPr>
                <w:b w:val="0"/>
                <w:bCs w:val="0"/>
                <w:sz w:val="18"/>
                <w:szCs w:val="18"/>
                <w:lang w:val="fr-FR"/>
              </w:rPr>
              <w:t>Alternate</w:t>
            </w:r>
            <w:proofErr w:type="spellEnd"/>
            <w:r w:rsidRPr="0074267B">
              <w:rPr>
                <w:b w:val="0"/>
                <w:bCs w:val="0"/>
                <w:sz w:val="18"/>
                <w:szCs w:val="18"/>
                <w:lang w:val="fr-FR"/>
              </w:rPr>
              <w:t xml:space="preserve"> ID / Autre matricule (Char 11)</w:t>
            </w:r>
          </w:p>
        </w:tc>
        <w:tc>
          <w:tcPr>
            <w:tcW w:w="2268" w:type="dxa"/>
          </w:tcPr>
          <w:p w:rsidRPr="005C6760" w:rsidR="00A16404" w:rsidP="0087559F" w:rsidRDefault="00A16404" w14:paraId="1F0EC46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Persona \ Número identificativo</w:t>
            </w:r>
          </w:p>
        </w:tc>
        <w:tc>
          <w:tcPr>
            <w:tcW w:w="4961" w:type="dxa"/>
          </w:tcPr>
          <w:p w:rsidRPr="005C6760" w:rsidR="00A16404" w:rsidP="0087559F" w:rsidRDefault="00A16404" w14:paraId="1491472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Documento principal del empleado (NIF/NIE)</w:t>
            </w:r>
          </w:p>
        </w:tc>
      </w:tr>
    </w:tbl>
    <w:p w:rsidRPr="005C6760" w:rsidR="00A16404" w:rsidP="00A16404" w:rsidRDefault="00A16404" w14:paraId="2130FAA3" w14:textId="77777777">
      <w:pPr>
        <w:rPr>
          <w:lang w:val="es-ES" w:eastAsia="en-US"/>
        </w:rPr>
      </w:pPr>
    </w:p>
    <w:p w:rsidRPr="005C6760" w:rsidR="00A16404" w:rsidP="00A16404" w:rsidRDefault="00A16404" w14:paraId="6F0C0B7D" w14:textId="77777777">
      <w:pPr>
        <w:rPr>
          <w:lang w:val="es-ES" w:eastAsia="en-US"/>
        </w:rPr>
      </w:pPr>
    </w:p>
    <w:p w:rsidRPr="005C6760" w:rsidR="00A16404" w:rsidP="00A16404" w:rsidRDefault="00A16404" w14:paraId="3C21B72B" w14:textId="77777777">
      <w:pPr>
        <w:pStyle w:val="3TituloH3"/>
      </w:pPr>
      <w:bookmarkStart w:name="_Toc71797948" w:id="84"/>
      <w:bookmarkStart w:name="_Toc97208275" w:id="85"/>
      <w:r w:rsidRPr="005C6760">
        <w:t>Bloque “</w:t>
      </w:r>
      <w:proofErr w:type="spellStart"/>
      <w:r w:rsidRPr="005C6760">
        <w:t>Address</w:t>
      </w:r>
      <w:proofErr w:type="spellEnd"/>
      <w:r w:rsidRPr="005C6760">
        <w:t>”</w:t>
      </w:r>
      <w:bookmarkEnd w:id="84"/>
      <w:bookmarkEnd w:id="85"/>
    </w:p>
    <w:p w:rsidRPr="005C6760" w:rsidR="00A16404" w:rsidP="00A16404" w:rsidRDefault="00A16404" w14:paraId="747CB0BA" w14:textId="77777777">
      <w:pPr>
        <w:rPr>
          <w:lang w:val="es-ES" w:eastAsia="en-US"/>
        </w:rPr>
      </w:pPr>
      <w:r w:rsidRPr="005C6760">
        <w:rPr>
          <w:lang w:val="es-ES" w:eastAsia="en-US"/>
        </w:rPr>
        <w:t xml:space="preserve">Este bloque debe será enviado tanto al dar de alta el empleado como en el caso de modificaciones. </w:t>
      </w:r>
    </w:p>
    <w:p w:rsidRPr="005C6760" w:rsidR="00A16404" w:rsidP="00A16404" w:rsidRDefault="00A16404" w14:paraId="6E94D40A" w14:textId="77777777">
      <w:pPr>
        <w:rPr>
          <w:lang w:val="es-ES" w:eastAsia="en-US"/>
        </w:rPr>
      </w:pPr>
      <w:r w:rsidRPr="005C6760">
        <w:rPr>
          <w:u w:val="single"/>
          <w:lang w:val="es-ES" w:eastAsia="en-US"/>
        </w:rPr>
        <w:t>Condición de filtro</w:t>
      </w:r>
      <w:r w:rsidRPr="005C6760">
        <w:rPr>
          <w:lang w:val="es-ES" w:eastAsia="en-US"/>
        </w:rPr>
        <w:t xml:space="preserve">: dirección de tipo domicilio; en Meta4 HR el campo dirección es obligatorio (y obliga a que exista siempre un registro de este tipo), y se controla además que no existan dos direcciones del mismo tipo en un momento dado del tiempo. </w:t>
      </w:r>
    </w:p>
    <w:p w:rsidRPr="005C6760" w:rsidR="00A16404" w:rsidP="00A16404" w:rsidRDefault="00A16404" w14:paraId="5E97893A" w14:textId="77777777">
      <w:pPr>
        <w:rPr>
          <w:lang w:val="es-ES" w:eastAsia="en-US"/>
        </w:rPr>
      </w:pPr>
      <w:r w:rsidRPr="005C6760">
        <w:rPr>
          <w:lang w:val="es-ES" w:eastAsia="en-US"/>
        </w:rPr>
        <w:t>Los campos que compondrán la consulta de esta exportación son los siguientes:</w:t>
      </w:r>
    </w:p>
    <w:p w:rsidRPr="005C6760" w:rsidR="00A16404" w:rsidP="00A16404" w:rsidRDefault="00A16404" w14:paraId="7678712D"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65D6A6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59AB5E6"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1B40F76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2660ACE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296D8C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6BFB693"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33CC195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fijo)</w:t>
            </w:r>
          </w:p>
        </w:tc>
        <w:tc>
          <w:tcPr>
            <w:tcW w:w="4961" w:type="dxa"/>
          </w:tcPr>
          <w:p w:rsidRPr="005C6760" w:rsidR="00A16404" w:rsidP="0087559F" w:rsidRDefault="00A16404" w14:paraId="37F4124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001040</w:t>
            </w:r>
          </w:p>
        </w:tc>
      </w:tr>
      <w:tr w:rsidRPr="005C6760" w:rsidR="00A16404" w:rsidTr="0087559F" w14:paraId="15F2CDF6"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AAF1843"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5A42B6E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 xml:space="preserve">Campo calculado en </w:t>
            </w:r>
            <w:proofErr w:type="spellStart"/>
            <w:r>
              <w:rPr>
                <w:rFonts w:cs="Arial"/>
                <w:sz w:val="18"/>
                <w:szCs w:val="18"/>
                <w:lang w:val="es-ES"/>
              </w:rPr>
              <w:t>pos-proceso</w:t>
            </w:r>
            <w:proofErr w:type="spellEnd"/>
            <w:r>
              <w:rPr>
                <w:rFonts w:cs="Arial"/>
                <w:sz w:val="18"/>
                <w:szCs w:val="18"/>
                <w:lang w:val="es-ES"/>
              </w:rPr>
              <w:t xml:space="preserve"> </w:t>
            </w:r>
            <w:r w:rsidRPr="005C6760">
              <w:rPr>
                <w:rFonts w:cs="Arial"/>
                <w:sz w:val="18"/>
                <w:szCs w:val="18"/>
                <w:lang w:val="es-ES"/>
              </w:rPr>
              <w:t>Talend</w:t>
            </w:r>
          </w:p>
        </w:tc>
        <w:tc>
          <w:tcPr>
            <w:tcW w:w="4961" w:type="dxa"/>
          </w:tcPr>
          <w:p w:rsidRPr="005C6760" w:rsidR="00A16404" w:rsidP="0087559F" w:rsidRDefault="00A16404" w14:paraId="4C70943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U para alta y modificaciones. D para borrado</w:t>
            </w:r>
          </w:p>
        </w:tc>
      </w:tr>
      <w:tr w:rsidRPr="001E4625" w:rsidR="00A16404" w:rsidTr="0087559F" w14:paraId="0B0F9F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1ED410E3"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268" w:type="dxa"/>
          </w:tcPr>
          <w:p w:rsidRPr="005C6760" w:rsidR="00A16404" w:rsidP="0087559F" w:rsidRDefault="0065074D" w14:paraId="4898A8FC" w14:textId="3241B33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2397A13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642022E5"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17554B9" w14:textId="77777777">
            <w:pPr>
              <w:rPr>
                <w:rFonts w:ascii="Arial" w:hAnsi="Arial" w:cs="Arial"/>
                <w:b w:val="0"/>
                <w:bCs w:val="0"/>
                <w:sz w:val="18"/>
                <w:szCs w:val="18"/>
                <w:highlight w:val="yellow"/>
                <w:lang w:val="fr-FR" w:eastAsia="es-ES"/>
              </w:rPr>
            </w:pPr>
            <w:r w:rsidRPr="0074267B">
              <w:rPr>
                <w:b w:val="0"/>
                <w:bCs w:val="0"/>
                <w:sz w:val="18"/>
                <w:szCs w:val="18"/>
                <w:lang w:val="fr-FR"/>
              </w:rPr>
              <w:t>Effective Date / Date d'effet (Date 10)</w:t>
            </w:r>
          </w:p>
        </w:tc>
        <w:tc>
          <w:tcPr>
            <w:tcW w:w="2268" w:type="dxa"/>
          </w:tcPr>
          <w:p w:rsidRPr="005C6760" w:rsidR="00A16404" w:rsidP="0087559F" w:rsidRDefault="00A16404" w14:paraId="3D40432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Dirección \ Fecha de inicio</w:t>
            </w:r>
          </w:p>
        </w:tc>
        <w:tc>
          <w:tcPr>
            <w:tcW w:w="4961" w:type="dxa"/>
          </w:tcPr>
          <w:p w:rsidRPr="005C6760" w:rsidR="00A16404" w:rsidP="0087559F" w:rsidRDefault="00A16404" w14:paraId="655E0CD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Fecha de inicio de</w:t>
            </w:r>
            <w:r>
              <w:rPr>
                <w:sz w:val="18"/>
                <w:szCs w:val="18"/>
                <w:lang w:val="es-ES"/>
              </w:rPr>
              <w:t xml:space="preserve"> la dirección</w:t>
            </w:r>
          </w:p>
        </w:tc>
      </w:tr>
      <w:tr w:rsidRPr="001E4625" w:rsidR="00A16404" w:rsidTr="0087559F" w14:paraId="71C923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FE79644" w14:textId="77777777">
            <w:pPr>
              <w:rPr>
                <w:rFonts w:ascii="Arial" w:hAnsi="Arial" w:cs="Arial"/>
                <w:b w:val="0"/>
                <w:bCs w:val="0"/>
                <w:sz w:val="18"/>
                <w:szCs w:val="18"/>
                <w:lang w:val="es-ES" w:eastAsia="es-ES"/>
              </w:rPr>
            </w:pPr>
            <w:r w:rsidRPr="005C6760">
              <w:rPr>
                <w:b w:val="0"/>
                <w:bCs w:val="0"/>
                <w:sz w:val="18"/>
                <w:szCs w:val="18"/>
                <w:lang w:val="es-ES"/>
              </w:rPr>
              <w:t xml:space="preserve">Status / </w:t>
            </w:r>
            <w:proofErr w:type="spellStart"/>
            <w:r w:rsidRPr="005C6760">
              <w:rPr>
                <w:b w:val="0"/>
                <w:bCs w:val="0"/>
                <w:sz w:val="18"/>
                <w:szCs w:val="18"/>
                <w:lang w:val="es-ES"/>
              </w:rPr>
              <w:t>Statut</w:t>
            </w:r>
            <w:proofErr w:type="spellEnd"/>
            <w:r w:rsidRPr="005C6760">
              <w:rPr>
                <w:b w:val="0"/>
                <w:bCs w:val="0"/>
                <w:sz w:val="18"/>
                <w:szCs w:val="18"/>
                <w:lang w:val="es-ES"/>
              </w:rPr>
              <w:t xml:space="preserve"> </w:t>
            </w:r>
            <w:proofErr w:type="spellStart"/>
            <w:r w:rsidRPr="005C6760">
              <w:rPr>
                <w:b w:val="0"/>
                <w:bCs w:val="0"/>
                <w:sz w:val="18"/>
                <w:szCs w:val="18"/>
                <w:lang w:val="es-ES"/>
              </w:rPr>
              <w:t>Adresse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tcPr>
          <w:p w:rsidRPr="005C6760" w:rsidR="00A16404" w:rsidP="0087559F" w:rsidRDefault="00A16404" w14:paraId="327C77D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Valor por defecto</w:t>
            </w:r>
          </w:p>
        </w:tc>
        <w:tc>
          <w:tcPr>
            <w:tcW w:w="4961" w:type="dxa"/>
          </w:tcPr>
          <w:p w:rsidRPr="005C6760" w:rsidR="00A16404" w:rsidP="0087559F" w:rsidRDefault="00A16404" w14:paraId="6C0E0B0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A (la consulta dev</w:t>
            </w:r>
            <w:r>
              <w:rPr>
                <w:rFonts w:ascii="Arial" w:hAnsi="Arial" w:cs="Arial"/>
                <w:sz w:val="18"/>
                <w:szCs w:val="18"/>
                <w:lang w:val="es-ES" w:eastAsia="es-ES"/>
              </w:rPr>
              <w:t>olverá solamente las direcciones activas)</w:t>
            </w:r>
          </w:p>
        </w:tc>
      </w:tr>
      <w:tr w:rsidRPr="005C6760" w:rsidR="00A16404" w:rsidTr="0087559F" w14:paraId="3AEFF5AC" w14:textId="77777777">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4C5FA13F" w14:textId="77777777">
            <w:pPr>
              <w:rPr>
                <w:rFonts w:ascii="Arial" w:hAnsi="Arial" w:cs="Arial"/>
                <w:b w:val="0"/>
                <w:bCs w:val="0"/>
                <w:sz w:val="18"/>
                <w:szCs w:val="18"/>
                <w:lang w:eastAsia="es-ES"/>
                <w:rPrChange w:author="Diana-Maria Sanchez Gutierrez" w:date="2021-09-14T17:01:00Z" w:id="86">
                  <w:rPr>
                    <w:rFonts w:ascii="Arial" w:hAnsi="Arial" w:cs="Arial"/>
                    <w:b w:val="0"/>
                    <w:bCs w:val="0"/>
                    <w:sz w:val="18"/>
                    <w:szCs w:val="18"/>
                    <w:lang w:val="es-ES" w:eastAsia="es-ES"/>
                  </w:rPr>
                </w:rPrChange>
              </w:rPr>
            </w:pPr>
            <w:r w:rsidRPr="00886FA9">
              <w:rPr>
                <w:sz w:val="18"/>
                <w:szCs w:val="18"/>
                <w:rPrChange w:author="Diana-Maria Sanchez Gutierrez" w:date="2021-09-14T17:01:00Z" w:id="87">
                  <w:rPr>
                    <w:sz w:val="18"/>
                    <w:szCs w:val="18"/>
                    <w:lang w:val="es-ES"/>
                  </w:rPr>
                </w:rPrChange>
              </w:rPr>
              <w:t xml:space="preserve">Address type / Type </w:t>
            </w:r>
            <w:proofErr w:type="spellStart"/>
            <w:r w:rsidRPr="00886FA9">
              <w:rPr>
                <w:sz w:val="18"/>
                <w:szCs w:val="18"/>
                <w:rPrChange w:author="Diana-Maria Sanchez Gutierrez" w:date="2021-09-14T17:01:00Z" w:id="88">
                  <w:rPr>
                    <w:sz w:val="18"/>
                    <w:szCs w:val="18"/>
                    <w:lang w:val="es-ES"/>
                  </w:rPr>
                </w:rPrChange>
              </w:rPr>
              <w:t>d’adresse</w:t>
            </w:r>
            <w:proofErr w:type="spellEnd"/>
            <w:r w:rsidRPr="00886FA9">
              <w:rPr>
                <w:sz w:val="18"/>
                <w:szCs w:val="18"/>
                <w:rPrChange w:author="Diana-Maria Sanchez Gutierrez" w:date="2021-09-14T17:01:00Z" w:id="89">
                  <w:rPr>
                    <w:sz w:val="18"/>
                    <w:szCs w:val="18"/>
                    <w:lang w:val="es-ES"/>
                  </w:rPr>
                </w:rPrChange>
              </w:rPr>
              <w:t xml:space="preserve"> (Char 4)</w:t>
            </w:r>
          </w:p>
        </w:tc>
        <w:tc>
          <w:tcPr>
            <w:tcW w:w="2268" w:type="dxa"/>
          </w:tcPr>
          <w:p w:rsidRPr="005C6760" w:rsidR="00A16404" w:rsidP="0087559F" w:rsidRDefault="00A16404" w14:paraId="0BB9D9B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Literal (valor por defecto)</w:t>
            </w:r>
          </w:p>
        </w:tc>
        <w:tc>
          <w:tcPr>
            <w:tcW w:w="4961" w:type="dxa"/>
          </w:tcPr>
          <w:p w:rsidRPr="005C6760" w:rsidR="00A16404" w:rsidP="0087559F" w:rsidRDefault="00A16404" w14:paraId="73E1DD3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HOME</w:t>
            </w:r>
          </w:p>
        </w:tc>
      </w:tr>
      <w:tr w:rsidRPr="005C6760" w:rsidR="00A16404" w:rsidTr="0087559F" w14:paraId="25A11E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22B0A2F9" w14:textId="77777777">
            <w:pPr>
              <w:rPr>
                <w:rFonts w:ascii="Arial" w:hAnsi="Arial" w:cs="Arial"/>
                <w:b w:val="0"/>
                <w:bCs w:val="0"/>
                <w:sz w:val="18"/>
                <w:szCs w:val="18"/>
                <w:lang w:eastAsia="es-ES"/>
                <w:rPrChange w:author="Diana-Maria Sanchez Gutierrez" w:date="2021-09-14T17:01:00Z" w:id="90">
                  <w:rPr>
                    <w:rFonts w:ascii="Arial" w:hAnsi="Arial" w:cs="Arial"/>
                    <w:b w:val="0"/>
                    <w:bCs w:val="0"/>
                    <w:sz w:val="18"/>
                    <w:szCs w:val="18"/>
                    <w:lang w:val="es-ES" w:eastAsia="es-ES"/>
                  </w:rPr>
                </w:rPrChange>
              </w:rPr>
            </w:pPr>
            <w:r w:rsidRPr="00886FA9">
              <w:rPr>
                <w:sz w:val="18"/>
                <w:szCs w:val="18"/>
                <w:rPrChange w:author="Diana-Maria Sanchez Gutierrez" w:date="2021-09-14T17:01:00Z" w:id="91">
                  <w:rPr>
                    <w:sz w:val="18"/>
                    <w:szCs w:val="18"/>
                    <w:lang w:val="es-ES"/>
                  </w:rPr>
                </w:rPrChange>
              </w:rPr>
              <w:t xml:space="preserve">Country of residence / Pays de </w:t>
            </w:r>
            <w:proofErr w:type="spellStart"/>
            <w:r w:rsidRPr="00886FA9">
              <w:rPr>
                <w:sz w:val="18"/>
                <w:szCs w:val="18"/>
                <w:rPrChange w:author="Diana-Maria Sanchez Gutierrez" w:date="2021-09-14T17:01:00Z" w:id="92">
                  <w:rPr>
                    <w:sz w:val="18"/>
                    <w:szCs w:val="18"/>
                    <w:lang w:val="es-ES"/>
                  </w:rPr>
                </w:rPrChange>
              </w:rPr>
              <w:t>résidence</w:t>
            </w:r>
            <w:proofErr w:type="spellEnd"/>
            <w:r w:rsidRPr="00886FA9">
              <w:rPr>
                <w:sz w:val="18"/>
                <w:szCs w:val="18"/>
                <w:rPrChange w:author="Diana-Maria Sanchez Gutierrez" w:date="2021-09-14T17:01:00Z" w:id="93">
                  <w:rPr>
                    <w:sz w:val="18"/>
                    <w:szCs w:val="18"/>
                    <w:lang w:val="es-ES"/>
                  </w:rPr>
                </w:rPrChange>
              </w:rPr>
              <w:t xml:space="preserve"> (Char 4)</w:t>
            </w:r>
          </w:p>
        </w:tc>
        <w:tc>
          <w:tcPr>
            <w:tcW w:w="2268" w:type="dxa"/>
          </w:tcPr>
          <w:p w:rsidRPr="005C6760" w:rsidR="00A16404" w:rsidP="0087559F" w:rsidRDefault="00A16404" w14:paraId="6D68FBF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Dirección \ ID País</w:t>
            </w:r>
          </w:p>
        </w:tc>
        <w:tc>
          <w:tcPr>
            <w:tcW w:w="4961" w:type="dxa"/>
          </w:tcPr>
          <w:p w:rsidRPr="005C6760" w:rsidR="00A16404" w:rsidP="0087559F" w:rsidRDefault="00A16404" w14:paraId="6F9797A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roofErr w:type="spellStart"/>
            <w:r w:rsidRPr="005C6760">
              <w:rPr>
                <w:rFonts w:ascii="Arial" w:hAnsi="Arial" w:cs="Arial"/>
                <w:sz w:val="18"/>
                <w:szCs w:val="18"/>
                <w:lang w:val="es-ES" w:eastAsia="es-ES"/>
              </w:rPr>
              <w:t>Transcodificado</w:t>
            </w:r>
            <w:proofErr w:type="spellEnd"/>
            <w:r w:rsidRPr="005C6760">
              <w:rPr>
                <w:rFonts w:ascii="Arial" w:hAnsi="Arial" w:cs="Arial"/>
                <w:sz w:val="18"/>
                <w:szCs w:val="18"/>
                <w:lang w:val="es-ES" w:eastAsia="es-ES"/>
              </w:rPr>
              <w:t xml:space="preserve"> a ISO 3166-1 alfa-3.</w:t>
            </w:r>
          </w:p>
        </w:tc>
      </w:tr>
      <w:tr w:rsidRPr="001E4625" w:rsidR="00A16404" w:rsidTr="0087559F" w14:paraId="25FC0A19"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125CA86" w14:textId="77777777">
            <w:pPr>
              <w:rPr>
                <w:b w:val="0"/>
                <w:bCs w:val="0"/>
                <w:sz w:val="18"/>
                <w:szCs w:val="18"/>
                <w:lang w:val="es-ES"/>
              </w:rPr>
            </w:pPr>
            <w:proofErr w:type="spellStart"/>
            <w:r w:rsidRPr="005C6760">
              <w:rPr>
                <w:b w:val="0"/>
                <w:bCs w:val="0"/>
                <w:sz w:val="18"/>
                <w:szCs w:val="18"/>
                <w:lang w:val="es-ES"/>
              </w:rPr>
              <w:t>Address</w:t>
            </w:r>
            <w:proofErr w:type="spellEnd"/>
            <w:r w:rsidRPr="005C6760">
              <w:rPr>
                <w:b w:val="0"/>
                <w:bCs w:val="0"/>
                <w:sz w:val="18"/>
                <w:szCs w:val="18"/>
                <w:lang w:val="es-ES"/>
              </w:rPr>
              <w:t xml:space="preserve"> 1 / </w:t>
            </w:r>
            <w:proofErr w:type="spellStart"/>
            <w:r w:rsidRPr="005C6760">
              <w:rPr>
                <w:b w:val="0"/>
                <w:bCs w:val="0"/>
                <w:sz w:val="18"/>
                <w:szCs w:val="18"/>
                <w:lang w:val="es-ES"/>
              </w:rPr>
              <w:t>Adresse</w:t>
            </w:r>
            <w:proofErr w:type="spellEnd"/>
            <w:r w:rsidRPr="005C6760">
              <w:rPr>
                <w:b w:val="0"/>
                <w:bCs w:val="0"/>
                <w:sz w:val="18"/>
                <w:szCs w:val="18"/>
                <w:lang w:val="es-ES"/>
              </w:rPr>
              <w:t xml:space="preserve"> 1  (</w:t>
            </w:r>
            <w:proofErr w:type="spellStart"/>
            <w:r w:rsidRPr="005C6760">
              <w:rPr>
                <w:b w:val="0"/>
                <w:bCs w:val="0"/>
                <w:sz w:val="18"/>
                <w:szCs w:val="18"/>
                <w:lang w:val="es-ES"/>
              </w:rPr>
              <w:t>Char</w:t>
            </w:r>
            <w:proofErr w:type="spellEnd"/>
            <w:r w:rsidRPr="005C6760">
              <w:rPr>
                <w:b w:val="0"/>
                <w:bCs w:val="0"/>
                <w:sz w:val="18"/>
                <w:szCs w:val="18"/>
                <w:lang w:val="es-ES"/>
              </w:rPr>
              <w:t xml:space="preserve"> 55)</w:t>
            </w:r>
          </w:p>
        </w:tc>
        <w:tc>
          <w:tcPr>
            <w:tcW w:w="2268" w:type="dxa"/>
          </w:tcPr>
          <w:p w:rsidRPr="005C6760" w:rsidR="00A16404" w:rsidP="0087559F" w:rsidRDefault="00A16404" w14:paraId="11D74C8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Dirección \ ID Tipo Vía, Línea dirección 1, Número vía, Bloque, Escalera, Piso, Puerta</w:t>
            </w:r>
          </w:p>
        </w:tc>
        <w:tc>
          <w:tcPr>
            <w:tcW w:w="4961" w:type="dxa"/>
          </w:tcPr>
          <w:p w:rsidRPr="005C6760" w:rsidR="00A16404" w:rsidP="0087559F" w:rsidRDefault="00A16404" w14:paraId="0BA076D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Se concatenarán los campos de la dirección correspondientes a calle, número, etc. </w:t>
            </w:r>
          </w:p>
        </w:tc>
      </w:tr>
      <w:tr w:rsidRPr="005C6760" w:rsidR="00A16404" w:rsidTr="0087559F" w14:paraId="31132D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511C1B73" w14:textId="77777777">
            <w:pPr>
              <w:rPr>
                <w:b w:val="0"/>
                <w:bCs w:val="0"/>
                <w:sz w:val="18"/>
                <w:szCs w:val="18"/>
                <w:lang w:val="es-ES"/>
              </w:rPr>
            </w:pPr>
            <w:proofErr w:type="spellStart"/>
            <w:r w:rsidRPr="005C6760">
              <w:rPr>
                <w:b w:val="0"/>
                <w:bCs w:val="0"/>
                <w:sz w:val="18"/>
                <w:szCs w:val="18"/>
                <w:lang w:val="es-ES"/>
              </w:rPr>
              <w:t>Address</w:t>
            </w:r>
            <w:proofErr w:type="spellEnd"/>
            <w:r w:rsidRPr="005C6760">
              <w:rPr>
                <w:b w:val="0"/>
                <w:bCs w:val="0"/>
                <w:sz w:val="18"/>
                <w:szCs w:val="18"/>
                <w:lang w:val="es-ES"/>
              </w:rPr>
              <w:t xml:space="preserve"> 2 / </w:t>
            </w:r>
            <w:proofErr w:type="spellStart"/>
            <w:r w:rsidRPr="005C6760">
              <w:rPr>
                <w:b w:val="0"/>
                <w:bCs w:val="0"/>
                <w:sz w:val="18"/>
                <w:szCs w:val="18"/>
                <w:lang w:val="es-ES"/>
              </w:rPr>
              <w:t>Adresse</w:t>
            </w:r>
            <w:proofErr w:type="spellEnd"/>
            <w:r w:rsidRPr="005C6760">
              <w:rPr>
                <w:b w:val="0"/>
                <w:bCs w:val="0"/>
                <w:sz w:val="18"/>
                <w:szCs w:val="18"/>
                <w:lang w:val="es-ES"/>
              </w:rPr>
              <w:t xml:space="preserve"> 2 (</w:t>
            </w:r>
            <w:proofErr w:type="spellStart"/>
            <w:r w:rsidRPr="005C6760">
              <w:rPr>
                <w:b w:val="0"/>
                <w:bCs w:val="0"/>
                <w:sz w:val="18"/>
                <w:szCs w:val="18"/>
                <w:lang w:val="es-ES"/>
              </w:rPr>
              <w:t>Char</w:t>
            </w:r>
            <w:proofErr w:type="spellEnd"/>
            <w:r w:rsidRPr="005C6760">
              <w:rPr>
                <w:b w:val="0"/>
                <w:bCs w:val="0"/>
                <w:sz w:val="18"/>
                <w:szCs w:val="18"/>
                <w:lang w:val="es-ES"/>
              </w:rPr>
              <w:t xml:space="preserve"> 55)</w:t>
            </w:r>
          </w:p>
        </w:tc>
        <w:tc>
          <w:tcPr>
            <w:tcW w:w="2268" w:type="dxa"/>
          </w:tcPr>
          <w:p w:rsidRPr="005C6760" w:rsidR="00A16404" w:rsidP="0087559F" w:rsidRDefault="00A16404" w14:paraId="3E55F7B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No aplica</w:t>
            </w:r>
          </w:p>
        </w:tc>
        <w:tc>
          <w:tcPr>
            <w:tcW w:w="4961" w:type="dxa"/>
          </w:tcPr>
          <w:p w:rsidRPr="005C6760" w:rsidR="00A16404" w:rsidP="0087559F" w:rsidRDefault="00A16404" w14:paraId="030D521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 </w:t>
            </w:r>
            <w:proofErr w:type="spellStart"/>
            <w:r w:rsidRPr="005C6760">
              <w:rPr>
                <w:sz w:val="18"/>
                <w:szCs w:val="18"/>
                <w:lang w:val="es-ES"/>
              </w:rPr>
              <w:t>Vacio</w:t>
            </w:r>
            <w:proofErr w:type="spellEnd"/>
          </w:p>
        </w:tc>
      </w:tr>
      <w:tr w:rsidRPr="005C6760" w:rsidR="00A16404" w:rsidTr="0087559F" w14:paraId="12291F8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7B40665" w14:textId="77777777">
            <w:pPr>
              <w:rPr>
                <w:b w:val="0"/>
                <w:bCs w:val="0"/>
                <w:sz w:val="18"/>
                <w:szCs w:val="18"/>
                <w:lang w:val="es-ES"/>
              </w:rPr>
            </w:pPr>
            <w:proofErr w:type="spellStart"/>
            <w:r w:rsidRPr="005C6760">
              <w:rPr>
                <w:b w:val="0"/>
                <w:bCs w:val="0"/>
                <w:sz w:val="18"/>
                <w:szCs w:val="18"/>
                <w:lang w:val="es-ES"/>
              </w:rPr>
              <w:t>Address</w:t>
            </w:r>
            <w:proofErr w:type="spellEnd"/>
            <w:r w:rsidRPr="005C6760">
              <w:rPr>
                <w:b w:val="0"/>
                <w:bCs w:val="0"/>
                <w:sz w:val="18"/>
                <w:szCs w:val="18"/>
                <w:lang w:val="es-ES"/>
              </w:rPr>
              <w:t xml:space="preserve"> 3 / </w:t>
            </w:r>
            <w:proofErr w:type="spellStart"/>
            <w:r w:rsidRPr="005C6760">
              <w:rPr>
                <w:b w:val="0"/>
                <w:bCs w:val="0"/>
                <w:sz w:val="18"/>
                <w:szCs w:val="18"/>
                <w:lang w:val="es-ES"/>
              </w:rPr>
              <w:t>Adresse</w:t>
            </w:r>
            <w:proofErr w:type="spellEnd"/>
            <w:r w:rsidRPr="005C6760">
              <w:rPr>
                <w:b w:val="0"/>
                <w:bCs w:val="0"/>
                <w:sz w:val="18"/>
                <w:szCs w:val="18"/>
                <w:lang w:val="es-ES"/>
              </w:rPr>
              <w:t xml:space="preserve"> 3 (</w:t>
            </w:r>
            <w:proofErr w:type="spellStart"/>
            <w:r w:rsidRPr="005C6760">
              <w:rPr>
                <w:b w:val="0"/>
                <w:bCs w:val="0"/>
                <w:sz w:val="18"/>
                <w:szCs w:val="18"/>
                <w:lang w:val="es-ES"/>
              </w:rPr>
              <w:t>Char</w:t>
            </w:r>
            <w:proofErr w:type="spellEnd"/>
            <w:r w:rsidRPr="005C6760">
              <w:rPr>
                <w:b w:val="0"/>
                <w:bCs w:val="0"/>
                <w:sz w:val="18"/>
                <w:szCs w:val="18"/>
                <w:lang w:val="es-ES"/>
              </w:rPr>
              <w:t xml:space="preserve"> 55)</w:t>
            </w:r>
          </w:p>
        </w:tc>
        <w:tc>
          <w:tcPr>
            <w:tcW w:w="2268" w:type="dxa"/>
          </w:tcPr>
          <w:p w:rsidRPr="005C6760" w:rsidR="00A16404" w:rsidP="0087559F" w:rsidRDefault="00A16404" w14:paraId="606623C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No aplica</w:t>
            </w:r>
          </w:p>
        </w:tc>
        <w:tc>
          <w:tcPr>
            <w:tcW w:w="4961" w:type="dxa"/>
          </w:tcPr>
          <w:p w:rsidRPr="005C6760" w:rsidR="00A16404" w:rsidP="0087559F" w:rsidRDefault="00A16404" w14:paraId="4977C0B8"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 xml:space="preserve"> </w:t>
            </w:r>
            <w:proofErr w:type="spellStart"/>
            <w:r w:rsidRPr="005C6760">
              <w:rPr>
                <w:sz w:val="18"/>
                <w:szCs w:val="18"/>
                <w:lang w:val="es-ES"/>
              </w:rPr>
              <w:t>Vacio</w:t>
            </w:r>
            <w:proofErr w:type="spellEnd"/>
          </w:p>
        </w:tc>
      </w:tr>
      <w:tr w:rsidRPr="005C6760" w:rsidR="00A16404" w:rsidTr="0087559F" w14:paraId="4BB821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EAA1E02" w14:textId="77777777">
            <w:pPr>
              <w:rPr>
                <w:b w:val="0"/>
                <w:bCs w:val="0"/>
                <w:sz w:val="18"/>
                <w:szCs w:val="18"/>
                <w:lang w:val="es-ES"/>
              </w:rPr>
            </w:pPr>
            <w:proofErr w:type="spellStart"/>
            <w:r w:rsidRPr="005C6760">
              <w:rPr>
                <w:b w:val="0"/>
                <w:bCs w:val="0"/>
                <w:sz w:val="18"/>
                <w:szCs w:val="18"/>
                <w:lang w:val="es-ES"/>
              </w:rPr>
              <w:t>Address</w:t>
            </w:r>
            <w:proofErr w:type="spellEnd"/>
            <w:r w:rsidRPr="005C6760">
              <w:rPr>
                <w:b w:val="0"/>
                <w:bCs w:val="0"/>
                <w:sz w:val="18"/>
                <w:szCs w:val="18"/>
                <w:lang w:val="es-ES"/>
              </w:rPr>
              <w:t xml:space="preserve"> 4 / </w:t>
            </w:r>
            <w:proofErr w:type="spellStart"/>
            <w:r w:rsidRPr="005C6760">
              <w:rPr>
                <w:b w:val="0"/>
                <w:bCs w:val="0"/>
                <w:sz w:val="18"/>
                <w:szCs w:val="18"/>
                <w:lang w:val="es-ES"/>
              </w:rPr>
              <w:t>Adresse</w:t>
            </w:r>
            <w:proofErr w:type="spellEnd"/>
            <w:r w:rsidRPr="005C6760">
              <w:rPr>
                <w:b w:val="0"/>
                <w:bCs w:val="0"/>
                <w:sz w:val="18"/>
                <w:szCs w:val="18"/>
                <w:lang w:val="es-ES"/>
              </w:rPr>
              <w:t xml:space="preserve"> 4 (</w:t>
            </w:r>
            <w:proofErr w:type="spellStart"/>
            <w:r w:rsidRPr="005C6760">
              <w:rPr>
                <w:b w:val="0"/>
                <w:bCs w:val="0"/>
                <w:sz w:val="18"/>
                <w:szCs w:val="18"/>
                <w:lang w:val="es-ES"/>
              </w:rPr>
              <w:t>Char</w:t>
            </w:r>
            <w:proofErr w:type="spellEnd"/>
            <w:r w:rsidRPr="005C6760">
              <w:rPr>
                <w:b w:val="0"/>
                <w:bCs w:val="0"/>
                <w:sz w:val="18"/>
                <w:szCs w:val="18"/>
                <w:lang w:val="es-ES"/>
              </w:rPr>
              <w:t xml:space="preserve"> 55)</w:t>
            </w:r>
          </w:p>
        </w:tc>
        <w:tc>
          <w:tcPr>
            <w:tcW w:w="2268" w:type="dxa"/>
          </w:tcPr>
          <w:p w:rsidRPr="005C6760" w:rsidR="00A16404" w:rsidP="0087559F" w:rsidRDefault="00A16404" w14:paraId="6F4E088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No aplica</w:t>
            </w:r>
          </w:p>
        </w:tc>
        <w:tc>
          <w:tcPr>
            <w:tcW w:w="4961" w:type="dxa"/>
          </w:tcPr>
          <w:p w:rsidRPr="005C6760" w:rsidR="00A16404" w:rsidP="0087559F" w:rsidRDefault="00A16404" w14:paraId="1FA9AF55"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 xml:space="preserve"> </w:t>
            </w:r>
            <w:proofErr w:type="spellStart"/>
            <w:r w:rsidRPr="005C6760">
              <w:rPr>
                <w:sz w:val="18"/>
                <w:szCs w:val="18"/>
                <w:lang w:val="es-ES"/>
              </w:rPr>
              <w:t>Vacio</w:t>
            </w:r>
            <w:proofErr w:type="spellEnd"/>
          </w:p>
        </w:tc>
      </w:tr>
      <w:tr w:rsidRPr="005C6760" w:rsidR="00A16404" w:rsidTr="0087559F" w14:paraId="119F6A04"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1EED77B" w14:textId="77777777">
            <w:pPr>
              <w:rPr>
                <w:b w:val="0"/>
                <w:bCs w:val="0"/>
                <w:sz w:val="18"/>
                <w:szCs w:val="18"/>
                <w:lang w:val="es-ES"/>
              </w:rPr>
            </w:pPr>
            <w:r w:rsidRPr="005C6760">
              <w:rPr>
                <w:b w:val="0"/>
                <w:bCs w:val="0"/>
                <w:sz w:val="18"/>
                <w:szCs w:val="18"/>
                <w:lang w:val="es-ES"/>
              </w:rPr>
              <w:t xml:space="preserve">Postal / </w:t>
            </w:r>
            <w:proofErr w:type="spellStart"/>
            <w:r w:rsidRPr="005C6760">
              <w:rPr>
                <w:b w:val="0"/>
                <w:bCs w:val="0"/>
                <w:sz w:val="18"/>
                <w:szCs w:val="18"/>
                <w:lang w:val="es-ES"/>
              </w:rPr>
              <w:t>Code</w:t>
            </w:r>
            <w:proofErr w:type="spellEnd"/>
            <w:r w:rsidRPr="005C6760">
              <w:rPr>
                <w:b w:val="0"/>
                <w:bCs w:val="0"/>
                <w:sz w:val="18"/>
                <w:szCs w:val="18"/>
                <w:lang w:val="es-ES"/>
              </w:rPr>
              <w:t xml:space="preserve"> Postal (</w:t>
            </w:r>
            <w:proofErr w:type="spellStart"/>
            <w:r w:rsidRPr="005C6760">
              <w:rPr>
                <w:b w:val="0"/>
                <w:bCs w:val="0"/>
                <w:sz w:val="18"/>
                <w:szCs w:val="18"/>
                <w:lang w:val="es-ES"/>
              </w:rPr>
              <w:t>Char</w:t>
            </w:r>
            <w:proofErr w:type="spellEnd"/>
            <w:r w:rsidRPr="005C6760">
              <w:rPr>
                <w:b w:val="0"/>
                <w:bCs w:val="0"/>
                <w:sz w:val="18"/>
                <w:szCs w:val="18"/>
                <w:lang w:val="es-ES"/>
              </w:rPr>
              <w:t xml:space="preserve"> 12)</w:t>
            </w:r>
          </w:p>
        </w:tc>
        <w:tc>
          <w:tcPr>
            <w:tcW w:w="2268" w:type="dxa"/>
          </w:tcPr>
          <w:p w:rsidRPr="005C6760" w:rsidR="00A16404" w:rsidP="0087559F" w:rsidRDefault="00A16404" w14:paraId="72CD7A2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Dirección \ Código Postal</w:t>
            </w:r>
          </w:p>
        </w:tc>
        <w:tc>
          <w:tcPr>
            <w:tcW w:w="4961" w:type="dxa"/>
          </w:tcPr>
          <w:p w:rsidRPr="005C6760" w:rsidR="00A16404" w:rsidP="0087559F" w:rsidRDefault="00A16404" w14:paraId="4FD3F65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p>
        </w:tc>
      </w:tr>
      <w:tr w:rsidRPr="005C6760" w:rsidR="00A16404" w:rsidTr="0087559F" w14:paraId="40DE69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BB2C437" w14:textId="77777777">
            <w:pPr>
              <w:rPr>
                <w:b w:val="0"/>
                <w:bCs w:val="0"/>
                <w:sz w:val="18"/>
                <w:szCs w:val="18"/>
                <w:lang w:val="es-ES"/>
              </w:rPr>
            </w:pPr>
            <w:r w:rsidRPr="005C6760">
              <w:rPr>
                <w:b w:val="0"/>
                <w:bCs w:val="0"/>
                <w:sz w:val="18"/>
                <w:szCs w:val="18"/>
                <w:lang w:val="es-ES"/>
              </w:rPr>
              <w:t xml:space="preserve">City / </w:t>
            </w:r>
            <w:proofErr w:type="spellStart"/>
            <w:r w:rsidRPr="005C6760">
              <w:rPr>
                <w:b w:val="0"/>
                <w:bCs w:val="0"/>
                <w:sz w:val="18"/>
                <w:szCs w:val="18"/>
                <w:lang w:val="es-ES"/>
              </w:rPr>
              <w:t>Ville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268" w:type="dxa"/>
          </w:tcPr>
          <w:p w:rsidRPr="005C6760" w:rsidR="00A16404" w:rsidP="0087559F" w:rsidRDefault="00A16404" w14:paraId="041E44A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Dirección \ Subdivisión geográfica \ Nombre </w:t>
            </w:r>
            <w:proofErr w:type="spellStart"/>
            <w:r w:rsidRPr="005C6760">
              <w:rPr>
                <w:sz w:val="18"/>
                <w:szCs w:val="18"/>
                <w:lang w:val="es-ES"/>
              </w:rPr>
              <w:t>subdivision</w:t>
            </w:r>
            <w:proofErr w:type="spellEnd"/>
            <w:r w:rsidRPr="005C6760">
              <w:rPr>
                <w:sz w:val="18"/>
                <w:szCs w:val="18"/>
                <w:lang w:val="es-ES"/>
              </w:rPr>
              <w:t xml:space="preserve"> geográfica</w:t>
            </w:r>
          </w:p>
        </w:tc>
        <w:tc>
          <w:tcPr>
            <w:tcW w:w="4961" w:type="dxa"/>
          </w:tcPr>
          <w:p w:rsidRPr="005C6760" w:rsidR="00A16404" w:rsidP="0087559F" w:rsidRDefault="00A16404" w14:paraId="183B956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Nombre de la Localidad</w:t>
            </w:r>
          </w:p>
        </w:tc>
      </w:tr>
      <w:tr w:rsidRPr="001E4625" w:rsidR="00A16404" w:rsidTr="0087559F" w14:paraId="44B500ED"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F78B33D" w14:textId="77777777">
            <w:pPr>
              <w:rPr>
                <w:b w:val="0"/>
                <w:bCs w:val="0"/>
                <w:sz w:val="18"/>
                <w:szCs w:val="18"/>
                <w:lang w:val="es-ES"/>
              </w:rPr>
            </w:pPr>
            <w:proofErr w:type="spellStart"/>
            <w:r w:rsidRPr="005C6760">
              <w:rPr>
                <w:b w:val="0"/>
                <w:bCs w:val="0"/>
                <w:sz w:val="18"/>
                <w:szCs w:val="18"/>
                <w:lang w:val="es-ES"/>
              </w:rPr>
              <w:t>State</w:t>
            </w:r>
            <w:proofErr w:type="spellEnd"/>
            <w:r w:rsidRPr="005C6760">
              <w:rPr>
                <w:b w:val="0"/>
                <w:bCs w:val="0"/>
                <w:sz w:val="18"/>
                <w:szCs w:val="18"/>
                <w:lang w:val="es-ES"/>
              </w:rPr>
              <w:t xml:space="preserve"> / </w:t>
            </w:r>
            <w:proofErr w:type="spellStart"/>
            <w:r w:rsidRPr="005C6760">
              <w:rPr>
                <w:b w:val="0"/>
                <w:bCs w:val="0"/>
                <w:sz w:val="18"/>
                <w:szCs w:val="18"/>
                <w:lang w:val="es-ES"/>
              </w:rPr>
              <w:t>Département</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4480EFB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Dirección \ Id División geográfica</w:t>
            </w:r>
          </w:p>
        </w:tc>
        <w:tc>
          <w:tcPr>
            <w:tcW w:w="4961" w:type="dxa"/>
          </w:tcPr>
          <w:p w:rsidRPr="005C6760" w:rsidR="00A16404" w:rsidP="0087559F" w:rsidRDefault="00A16404" w14:paraId="21794767" w14:textId="2690D57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Código de la provincia</w:t>
            </w:r>
            <w:ins w:author="Gabriel-Esteban Fractman Lazaro" w:date="2021-05-23T23:53:00Z" w:id="94">
              <w:r w:rsidR="00037AA4">
                <w:rPr>
                  <w:rFonts w:ascii="Arial" w:hAnsi="Arial" w:cs="Arial"/>
                  <w:sz w:val="18"/>
                  <w:szCs w:val="18"/>
                  <w:lang w:val="es-ES" w:eastAsia="es-ES"/>
                </w:rPr>
                <w:t xml:space="preserve"> (de dos dígitos, para España, si no en blanco).</w:t>
              </w:r>
            </w:ins>
          </w:p>
        </w:tc>
      </w:tr>
    </w:tbl>
    <w:p w:rsidRPr="005C6760" w:rsidR="00A16404" w:rsidP="00A16404" w:rsidRDefault="00A16404" w14:paraId="6EF15B03" w14:textId="77777777">
      <w:pPr>
        <w:rPr>
          <w:lang w:val="es-ES" w:eastAsia="en-US"/>
        </w:rPr>
      </w:pPr>
    </w:p>
    <w:p w:rsidRPr="005C6760" w:rsidR="00A16404" w:rsidP="00A16404" w:rsidRDefault="00A16404" w14:paraId="3C3D76E7" w14:textId="77777777">
      <w:pPr>
        <w:pStyle w:val="3TituloH3"/>
      </w:pPr>
      <w:bookmarkStart w:name="_Toc71797949" w:id="95"/>
      <w:bookmarkStart w:name="_Toc97208276" w:id="96"/>
      <w:r w:rsidRPr="005C6760">
        <w:t>Bloque “</w:t>
      </w:r>
      <w:proofErr w:type="spellStart"/>
      <w:r w:rsidRPr="005C6760">
        <w:t>Phone</w:t>
      </w:r>
      <w:proofErr w:type="spellEnd"/>
      <w:r w:rsidRPr="005C6760">
        <w:t>”</w:t>
      </w:r>
      <w:bookmarkEnd w:id="95"/>
      <w:bookmarkEnd w:id="96"/>
    </w:p>
    <w:p w:rsidRPr="005C6760" w:rsidR="00A16404" w:rsidP="00A16404" w:rsidRDefault="00A16404" w14:paraId="1D075CA7" w14:textId="45B8AC2F">
      <w:pPr>
        <w:rPr>
          <w:lang w:val="es-ES" w:eastAsia="en-US"/>
        </w:rPr>
      </w:pPr>
      <w:r w:rsidRPr="005C6760">
        <w:rPr>
          <w:lang w:val="es-ES" w:eastAsia="en-US"/>
        </w:rPr>
        <w:t>Este bloque debe ser enviado junto al bloque “</w:t>
      </w:r>
      <w:proofErr w:type="spellStart"/>
      <w:r w:rsidRPr="005C6760">
        <w:rPr>
          <w:lang w:val="es-ES" w:eastAsia="en-US"/>
        </w:rPr>
        <w:t>Hire</w:t>
      </w:r>
      <w:proofErr w:type="spellEnd"/>
      <w:r w:rsidRPr="005C6760">
        <w:rPr>
          <w:lang w:val="es-ES" w:eastAsia="en-US"/>
        </w:rPr>
        <w:t>, o en caso de modificación de alguno de los valores. Se enviarán todos los teléfonos activos del empleado</w:t>
      </w:r>
      <w:ins w:author="Gabriel-Esteban Fractman Lazaro" w:date="2021-05-23T23:53:00Z" w:id="97">
        <w:r w:rsidR="00037AA4">
          <w:rPr>
            <w:lang w:val="es-ES" w:eastAsia="en-US"/>
          </w:rPr>
          <w:t xml:space="preserve"> (no es obligatorio, viaja si lo tiene)</w:t>
        </w:r>
      </w:ins>
      <w:r w:rsidRPr="005C6760">
        <w:rPr>
          <w:lang w:val="es-ES" w:eastAsia="en-US"/>
        </w:rPr>
        <w:t>.</w:t>
      </w:r>
    </w:p>
    <w:p w:rsidRPr="005C6760" w:rsidR="00A16404" w:rsidP="00A16404" w:rsidRDefault="00A16404" w14:paraId="3E7A3940" w14:textId="77777777">
      <w:pPr>
        <w:rPr>
          <w:lang w:val="es-ES" w:eastAsia="en-US"/>
        </w:rPr>
      </w:pPr>
      <w:r w:rsidRPr="005C6760">
        <w:rPr>
          <w:lang w:val="es-ES" w:eastAsia="en-US"/>
        </w:rPr>
        <w:t>Los campos que contiene este bloque son los siguientes:</w:t>
      </w:r>
    </w:p>
    <w:p w:rsidRPr="005C6760" w:rsidR="00A16404" w:rsidP="00A16404" w:rsidRDefault="00A16404" w14:paraId="71F32A22"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Pr="005C6760" w:rsidR="00A16404" w:rsidTr="0087559F" w14:paraId="587716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8A44B0C"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268" w:type="dxa"/>
          </w:tcPr>
          <w:p w:rsidRPr="005C6760" w:rsidR="00A16404" w:rsidP="0087559F" w:rsidRDefault="00A16404" w14:paraId="71DFC607"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30BCDD00"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77F528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BA8F8FC"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268" w:type="dxa"/>
          </w:tcPr>
          <w:p w:rsidRPr="005C6760" w:rsidR="00A16404" w:rsidP="0087559F" w:rsidRDefault="00A16404" w14:paraId="4C64CC9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520A809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001050</w:t>
            </w:r>
          </w:p>
        </w:tc>
      </w:tr>
      <w:tr w:rsidRPr="001E4625" w:rsidR="00A16404" w:rsidTr="0087559F" w14:paraId="57458B97"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322A749"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268" w:type="dxa"/>
            <w:vAlign w:val="center"/>
          </w:tcPr>
          <w:p w:rsidRPr="005C6760" w:rsidR="00A16404" w:rsidP="0087559F" w:rsidRDefault="00A16404" w14:paraId="3378563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2A8F51E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5904FD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209120C"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268" w:type="dxa"/>
          </w:tcPr>
          <w:p w:rsidRPr="005C6760" w:rsidR="00A16404" w:rsidP="0087559F" w:rsidRDefault="0065074D" w14:paraId="5106294E" w14:textId="6D650EF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746B721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12ED6F39"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F903205" w14:textId="77777777">
            <w:pPr>
              <w:rPr>
                <w:rFonts w:ascii="Arial" w:hAnsi="Arial" w:cs="Arial"/>
                <w:b w:val="0"/>
                <w:bCs w:val="0"/>
                <w:sz w:val="18"/>
                <w:szCs w:val="18"/>
                <w:highlight w:val="yellow"/>
                <w:lang w:val="fr-FR" w:eastAsia="es-ES"/>
              </w:rPr>
            </w:pPr>
            <w:r w:rsidRPr="0074267B">
              <w:rPr>
                <w:b w:val="0"/>
                <w:bCs w:val="0"/>
                <w:sz w:val="18"/>
                <w:szCs w:val="18"/>
                <w:lang w:val="fr-FR"/>
              </w:rPr>
              <w:t>Phone Type / Type de Téléphone (Char 4)</w:t>
            </w:r>
          </w:p>
        </w:tc>
        <w:tc>
          <w:tcPr>
            <w:tcW w:w="2268" w:type="dxa"/>
          </w:tcPr>
          <w:p w:rsidRPr="005C6760" w:rsidR="00A16404" w:rsidP="0087559F" w:rsidRDefault="00A16404" w14:paraId="49DBA74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Teléfonos\ Tipo de lugar</w:t>
            </w:r>
          </w:p>
        </w:tc>
        <w:tc>
          <w:tcPr>
            <w:tcW w:w="4961" w:type="dxa"/>
          </w:tcPr>
          <w:p w:rsidRPr="005C6760" w:rsidR="00A16404" w:rsidP="0087559F" w:rsidRDefault="00A16404" w14:paraId="0AAC66B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 xml:space="preserve">Tipo de Lugar del teléfono (con transcodificación) </w:t>
            </w:r>
          </w:p>
        </w:tc>
      </w:tr>
      <w:tr w:rsidRPr="001E4625" w:rsidR="00A16404" w:rsidTr="0087559F" w14:paraId="3FD129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39D09109" w14:textId="77777777">
            <w:pPr>
              <w:rPr>
                <w:rFonts w:ascii="Arial" w:hAnsi="Arial" w:cs="Arial"/>
                <w:b w:val="0"/>
                <w:bCs w:val="0"/>
                <w:sz w:val="18"/>
                <w:szCs w:val="18"/>
                <w:lang w:val="fr-FR" w:eastAsia="es-ES"/>
              </w:rPr>
            </w:pPr>
            <w:r w:rsidRPr="0074267B">
              <w:rPr>
                <w:b w:val="0"/>
                <w:bCs w:val="0"/>
                <w:sz w:val="18"/>
                <w:szCs w:val="18"/>
                <w:lang w:val="fr-FR"/>
              </w:rPr>
              <w:t xml:space="preserve">Phone </w:t>
            </w:r>
            <w:proofErr w:type="spellStart"/>
            <w:r w:rsidRPr="0074267B">
              <w:rPr>
                <w:b w:val="0"/>
                <w:bCs w:val="0"/>
                <w:sz w:val="18"/>
                <w:szCs w:val="18"/>
                <w:lang w:val="fr-FR"/>
              </w:rPr>
              <w:t>Number</w:t>
            </w:r>
            <w:proofErr w:type="spellEnd"/>
            <w:r w:rsidRPr="0074267B">
              <w:rPr>
                <w:b w:val="0"/>
                <w:bCs w:val="0"/>
                <w:sz w:val="18"/>
                <w:szCs w:val="18"/>
                <w:lang w:val="fr-FR"/>
              </w:rPr>
              <w:t xml:space="preserve"> / Numéro de Téléphone (Char 24)</w:t>
            </w:r>
          </w:p>
        </w:tc>
        <w:tc>
          <w:tcPr>
            <w:tcW w:w="2268" w:type="dxa"/>
          </w:tcPr>
          <w:p w:rsidRPr="005C6760" w:rsidR="00A16404" w:rsidP="0087559F" w:rsidRDefault="00A16404" w14:paraId="1158CA0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Teléfonos \Teléfono</w:t>
            </w:r>
          </w:p>
        </w:tc>
        <w:tc>
          <w:tcPr>
            <w:tcW w:w="4961" w:type="dxa"/>
          </w:tcPr>
          <w:p w:rsidRPr="005C6760" w:rsidR="00A16404" w:rsidP="0087559F" w:rsidRDefault="00A16404" w14:paraId="164A69F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Número de teléfono (incluyendo el prefijo internacional si estuviese informado)</w:t>
            </w:r>
          </w:p>
        </w:tc>
      </w:tr>
      <w:tr w:rsidRPr="001E4625" w:rsidR="002E7F0F" w:rsidTr="0087559F" w14:paraId="3B8DC6A5" w14:textId="77777777">
        <w:tc>
          <w:tcPr>
            <w:cnfStyle w:val="001000000000" w:firstRow="0" w:lastRow="0" w:firstColumn="1" w:lastColumn="0" w:oddVBand="0" w:evenVBand="0" w:oddHBand="0" w:evenHBand="0" w:firstRowFirstColumn="0" w:firstRowLastColumn="0" w:lastRowFirstColumn="0" w:lastRowLastColumn="0"/>
            <w:tcW w:w="2007" w:type="dxa"/>
          </w:tcPr>
          <w:p w:rsidRPr="002E7F0F" w:rsidR="002E7F0F" w:rsidP="0087559F" w:rsidRDefault="002E7F0F" w14:paraId="4799E299" w14:textId="6F3A1CDB">
            <w:pPr>
              <w:rPr>
                <w:b w:val="0"/>
                <w:bCs w:val="0"/>
                <w:sz w:val="18"/>
                <w:szCs w:val="18"/>
                <w:lang w:val="fr-FR"/>
              </w:rPr>
            </w:pPr>
            <w:proofErr w:type="spellStart"/>
            <w:r w:rsidRPr="002E7F0F">
              <w:rPr>
                <w:b w:val="0"/>
                <w:bCs w:val="0"/>
                <w:sz w:val="18"/>
                <w:szCs w:val="18"/>
                <w:lang w:val="fr-FR"/>
              </w:rPr>
              <w:t>Preferred</w:t>
            </w:r>
            <w:proofErr w:type="spellEnd"/>
          </w:p>
        </w:tc>
        <w:tc>
          <w:tcPr>
            <w:tcW w:w="2268" w:type="dxa"/>
          </w:tcPr>
          <w:p w:rsidRPr="005C6760" w:rsidR="002E7F0F" w:rsidP="0087559F" w:rsidRDefault="002E7F0F" w14:paraId="7596E9A9" w14:textId="77777777">
            <w:pPr>
              <w:cnfStyle w:val="000000000000" w:firstRow="0" w:lastRow="0" w:firstColumn="0" w:lastColumn="0" w:oddVBand="0" w:evenVBand="0" w:oddHBand="0" w:evenHBand="0" w:firstRowFirstColumn="0" w:firstRowLastColumn="0" w:lastRowFirstColumn="0" w:lastRowLastColumn="0"/>
              <w:rPr>
                <w:rFonts w:cs="Arial"/>
                <w:sz w:val="18"/>
                <w:szCs w:val="18"/>
                <w:lang w:val="es-ES"/>
              </w:rPr>
            </w:pPr>
          </w:p>
        </w:tc>
        <w:tc>
          <w:tcPr>
            <w:tcW w:w="4961" w:type="dxa"/>
          </w:tcPr>
          <w:p w:rsidRPr="002E7F0F" w:rsidR="002E7F0F" w:rsidP="0087559F" w:rsidRDefault="002E7F0F" w14:paraId="398EEFAE" w14:textId="414A58BD">
            <w:pPr>
              <w:cnfStyle w:val="000000000000" w:firstRow="0" w:lastRow="0" w:firstColumn="0" w:lastColumn="0" w:oddVBand="0" w:evenVBand="0" w:oddHBand="0" w:evenHBand="0" w:firstRowFirstColumn="0" w:firstRowLastColumn="0" w:lastRowFirstColumn="0" w:lastRowLastColumn="0"/>
              <w:rPr>
                <w:sz w:val="18"/>
                <w:szCs w:val="18"/>
                <w:lang w:val="es-ES"/>
              </w:rPr>
            </w:pPr>
            <w:r w:rsidRPr="002E7F0F">
              <w:rPr>
                <w:sz w:val="18"/>
                <w:szCs w:val="18"/>
                <w:lang w:val="es-ES"/>
              </w:rPr>
              <w:t>Valor por defecto Y, si tipo</w:t>
            </w:r>
            <w:r>
              <w:rPr>
                <w:sz w:val="18"/>
                <w:szCs w:val="18"/>
                <w:lang w:val="es-ES"/>
              </w:rPr>
              <w:t xml:space="preserve"> de </w:t>
            </w:r>
            <w:proofErr w:type="spellStart"/>
            <w:r>
              <w:rPr>
                <w:sz w:val="18"/>
                <w:szCs w:val="18"/>
                <w:lang w:val="es-ES"/>
              </w:rPr>
              <w:t>telefono</w:t>
            </w:r>
            <w:proofErr w:type="spellEnd"/>
            <w:r>
              <w:rPr>
                <w:sz w:val="18"/>
                <w:szCs w:val="18"/>
                <w:lang w:val="es-ES"/>
              </w:rPr>
              <w:t xml:space="preserve"> ‘</w:t>
            </w:r>
            <w:r w:rsidRPr="002E7F0F">
              <w:rPr>
                <w:sz w:val="18"/>
                <w:szCs w:val="18"/>
                <w:lang w:val="es-ES"/>
              </w:rPr>
              <w:t>BUSN</w:t>
            </w:r>
            <w:r>
              <w:rPr>
                <w:sz w:val="18"/>
                <w:szCs w:val="18"/>
                <w:lang w:val="es-ES"/>
              </w:rPr>
              <w:t>’</w:t>
            </w:r>
            <w:r w:rsidRPr="002E7F0F">
              <w:rPr>
                <w:sz w:val="18"/>
                <w:szCs w:val="18"/>
                <w:lang w:val="es-ES"/>
              </w:rPr>
              <w:t xml:space="preserve"> </w:t>
            </w:r>
            <w:r>
              <w:rPr>
                <w:sz w:val="18"/>
                <w:szCs w:val="18"/>
                <w:lang w:val="es-ES"/>
              </w:rPr>
              <w:t>Entonces toma valor ‘Y’.</w:t>
            </w:r>
          </w:p>
        </w:tc>
      </w:tr>
    </w:tbl>
    <w:p w:rsidRPr="002E7F0F" w:rsidR="00A16404" w:rsidP="00A16404" w:rsidRDefault="00A16404" w14:paraId="56231054" w14:textId="77777777">
      <w:pPr>
        <w:rPr>
          <w:lang w:val="es-ES" w:eastAsia="en-US"/>
        </w:rPr>
      </w:pPr>
    </w:p>
    <w:p w:rsidRPr="002E7F0F" w:rsidR="00A16404" w:rsidP="00A16404" w:rsidRDefault="00A16404" w14:paraId="1A365BB5" w14:textId="77777777">
      <w:pPr>
        <w:rPr>
          <w:lang w:val="es-ES" w:eastAsia="en-US"/>
        </w:rPr>
      </w:pPr>
    </w:p>
    <w:p w:rsidRPr="005C6760" w:rsidR="00A16404" w:rsidP="00A16404" w:rsidRDefault="00A16404" w14:paraId="3268E587" w14:textId="77777777">
      <w:pPr>
        <w:pStyle w:val="3TituloH3"/>
      </w:pPr>
      <w:bookmarkStart w:name="_Toc71797950" w:id="98"/>
      <w:bookmarkStart w:name="_Toc97208277" w:id="99"/>
      <w:r w:rsidRPr="005C6760">
        <w:t>Bloque “Email”</w:t>
      </w:r>
      <w:bookmarkEnd w:id="98"/>
      <w:bookmarkEnd w:id="99"/>
    </w:p>
    <w:p w:rsidRPr="005C6760" w:rsidR="00A16404" w:rsidP="00A16404" w:rsidRDefault="00A16404" w14:paraId="7D3A3D69" w14:textId="77777777">
      <w:pPr>
        <w:rPr>
          <w:lang w:val="es-ES" w:eastAsia="en-US"/>
        </w:rPr>
      </w:pPr>
      <w:r w:rsidRPr="005C6760">
        <w:rPr>
          <w:lang w:val="es-ES" w:eastAsia="en-US"/>
        </w:rPr>
        <w:t xml:space="preserve">Este bloque </w:t>
      </w:r>
      <w:r>
        <w:rPr>
          <w:lang w:val="es-ES" w:eastAsia="en-US"/>
        </w:rPr>
        <w:t>puede</w:t>
      </w:r>
      <w:r w:rsidRPr="005C6760">
        <w:rPr>
          <w:lang w:val="es-ES" w:eastAsia="en-US"/>
        </w:rPr>
        <w:t xml:space="preserve"> ser enviado junto al bloque “</w:t>
      </w:r>
      <w:proofErr w:type="spellStart"/>
      <w:r w:rsidRPr="005C6760">
        <w:rPr>
          <w:lang w:val="es-ES" w:eastAsia="en-US"/>
        </w:rPr>
        <w:t>Hire</w:t>
      </w:r>
      <w:proofErr w:type="spellEnd"/>
      <w:r>
        <w:rPr>
          <w:lang w:val="es-ES" w:eastAsia="en-US"/>
        </w:rPr>
        <w:t>”</w:t>
      </w:r>
      <w:r w:rsidRPr="005C6760">
        <w:rPr>
          <w:lang w:val="es-ES" w:eastAsia="en-US"/>
        </w:rPr>
        <w:t>, o en caso de modificación de alguno de los valores. Se enviarán todos los correos activos del empleado.</w:t>
      </w:r>
    </w:p>
    <w:p w:rsidRPr="005C6760" w:rsidR="00A16404" w:rsidP="00A16404" w:rsidRDefault="00A16404" w14:paraId="3E52EF63" w14:textId="77777777">
      <w:pPr>
        <w:rPr>
          <w:lang w:val="es-ES" w:eastAsia="en-US"/>
        </w:rPr>
      </w:pPr>
      <w:r w:rsidRPr="005C6760">
        <w:rPr>
          <w:lang w:val="es-ES" w:eastAsia="en-US"/>
        </w:rPr>
        <w:t>Los campos que contiene este bloque son los siguientes:</w:t>
      </w:r>
    </w:p>
    <w:p w:rsidRPr="005C6760" w:rsidR="00A16404" w:rsidP="00A16404" w:rsidRDefault="00A16404" w14:paraId="0EB687C1"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582D81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B82A1FA"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2D8CA367"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0765670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60C216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4C3958A"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3E4CB88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20510F3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001060</w:t>
            </w:r>
          </w:p>
        </w:tc>
      </w:tr>
      <w:tr w:rsidRPr="001E4625" w:rsidR="00A16404" w:rsidTr="0087559F" w14:paraId="40D2F8B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0EB3AA4"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2B356DB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3BBF9C1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5B0C25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89B60D5"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7BDED6F8" w14:textId="70C876B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2EE9D13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2DC30B7F"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BFB8617" w14:textId="77777777">
            <w:pPr>
              <w:rPr>
                <w:rFonts w:ascii="Arial" w:hAnsi="Arial" w:cs="Arial"/>
                <w:b w:val="0"/>
                <w:bCs w:val="0"/>
                <w:sz w:val="18"/>
                <w:szCs w:val="18"/>
                <w:highlight w:val="yellow"/>
                <w:lang w:val="fr-FR" w:eastAsia="es-ES"/>
              </w:rPr>
            </w:pPr>
            <w:proofErr w:type="gramStart"/>
            <w:r w:rsidRPr="0074267B">
              <w:rPr>
                <w:b w:val="0"/>
                <w:bCs w:val="0"/>
                <w:sz w:val="18"/>
                <w:szCs w:val="18"/>
                <w:lang w:val="fr-FR"/>
              </w:rPr>
              <w:t>e-mail</w:t>
            </w:r>
            <w:proofErr w:type="gramEnd"/>
            <w:r w:rsidRPr="0074267B">
              <w:rPr>
                <w:b w:val="0"/>
                <w:bCs w:val="0"/>
                <w:sz w:val="18"/>
                <w:szCs w:val="18"/>
                <w:lang w:val="fr-FR"/>
              </w:rPr>
              <w:t xml:space="preserve"> Type / Type d’E-mail (Char 4)</w:t>
            </w:r>
          </w:p>
        </w:tc>
        <w:tc>
          <w:tcPr>
            <w:tcW w:w="2330" w:type="dxa"/>
          </w:tcPr>
          <w:p w:rsidRPr="005C6760" w:rsidR="00A16404" w:rsidP="0087559F" w:rsidRDefault="00A16404" w14:paraId="7B54108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rFonts w:cs="Arial"/>
                <w:sz w:val="18"/>
                <w:szCs w:val="18"/>
                <w:lang w:val="es-ES"/>
              </w:rPr>
              <w:t xml:space="preserve">Correo </w:t>
            </w:r>
            <w:proofErr w:type="spellStart"/>
            <w:r w:rsidRPr="005C6760">
              <w:rPr>
                <w:rFonts w:cs="Arial"/>
                <w:sz w:val="18"/>
                <w:szCs w:val="18"/>
                <w:lang w:val="es-ES"/>
              </w:rPr>
              <w:t>electónico</w:t>
            </w:r>
            <w:proofErr w:type="spellEnd"/>
            <w:r w:rsidRPr="005C6760">
              <w:rPr>
                <w:rFonts w:cs="Arial"/>
                <w:sz w:val="18"/>
                <w:szCs w:val="18"/>
                <w:lang w:val="es-ES"/>
              </w:rPr>
              <w:t>\ tipo de lugar</w:t>
            </w:r>
          </w:p>
        </w:tc>
        <w:tc>
          <w:tcPr>
            <w:tcW w:w="4961" w:type="dxa"/>
          </w:tcPr>
          <w:p w:rsidRPr="005C6760" w:rsidR="00A16404" w:rsidP="0087559F" w:rsidRDefault="00A16404" w14:paraId="630ABB5F" w14:textId="51ABB8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Aplica</w:t>
            </w:r>
            <w:r w:rsidR="00826471">
              <w:rPr>
                <w:sz w:val="18"/>
                <w:szCs w:val="18"/>
                <w:lang w:val="es-ES"/>
              </w:rPr>
              <w:t xml:space="preserve"> la</w:t>
            </w:r>
            <w:r w:rsidRPr="005C6760">
              <w:rPr>
                <w:sz w:val="18"/>
                <w:szCs w:val="18"/>
                <w:lang w:val="es-ES"/>
              </w:rPr>
              <w:t xml:space="preserve"> </w:t>
            </w:r>
            <w:proofErr w:type="spellStart"/>
            <w:r w:rsidRPr="005C6760">
              <w:rPr>
                <w:sz w:val="18"/>
                <w:szCs w:val="18"/>
                <w:lang w:val="es-ES"/>
              </w:rPr>
              <w:t>trascodificación</w:t>
            </w:r>
            <w:proofErr w:type="spellEnd"/>
          </w:p>
        </w:tc>
      </w:tr>
      <w:tr w:rsidRPr="005C6760" w:rsidR="00A16404" w:rsidTr="0087559F" w14:paraId="5B77DF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2E9CD4C4" w14:textId="77777777">
            <w:pPr>
              <w:rPr>
                <w:rFonts w:ascii="Arial" w:hAnsi="Arial" w:cs="Arial"/>
                <w:b w:val="0"/>
                <w:bCs w:val="0"/>
                <w:sz w:val="18"/>
                <w:szCs w:val="18"/>
                <w:lang w:eastAsia="es-ES"/>
                <w:rPrChange w:author="Diana-Maria Sanchez Gutierrez" w:date="2021-09-14T17:01:00Z" w:id="100">
                  <w:rPr>
                    <w:rFonts w:ascii="Arial" w:hAnsi="Arial" w:cs="Arial"/>
                    <w:b w:val="0"/>
                    <w:bCs w:val="0"/>
                    <w:sz w:val="18"/>
                    <w:szCs w:val="18"/>
                    <w:lang w:val="es-ES" w:eastAsia="es-ES"/>
                  </w:rPr>
                </w:rPrChange>
              </w:rPr>
            </w:pPr>
            <w:r w:rsidRPr="00886FA9">
              <w:rPr>
                <w:sz w:val="18"/>
                <w:szCs w:val="18"/>
                <w:rPrChange w:author="Diana-Maria Sanchez Gutierrez" w:date="2021-09-14T17:01:00Z" w:id="101">
                  <w:rPr>
                    <w:sz w:val="18"/>
                    <w:szCs w:val="18"/>
                    <w:lang w:val="es-ES"/>
                  </w:rPr>
                </w:rPrChange>
              </w:rPr>
              <w:t xml:space="preserve">e-mail Address / </w:t>
            </w:r>
            <w:proofErr w:type="spellStart"/>
            <w:r w:rsidRPr="00886FA9">
              <w:rPr>
                <w:sz w:val="18"/>
                <w:szCs w:val="18"/>
                <w:rPrChange w:author="Diana-Maria Sanchez Gutierrez" w:date="2021-09-14T17:01:00Z" w:id="102">
                  <w:rPr>
                    <w:sz w:val="18"/>
                    <w:szCs w:val="18"/>
                    <w:lang w:val="es-ES"/>
                  </w:rPr>
                </w:rPrChange>
              </w:rPr>
              <w:t>Adresse</w:t>
            </w:r>
            <w:proofErr w:type="spellEnd"/>
            <w:r w:rsidRPr="00886FA9">
              <w:rPr>
                <w:sz w:val="18"/>
                <w:szCs w:val="18"/>
                <w:rPrChange w:author="Diana-Maria Sanchez Gutierrez" w:date="2021-09-14T17:01:00Z" w:id="103">
                  <w:rPr>
                    <w:sz w:val="18"/>
                    <w:szCs w:val="18"/>
                    <w:lang w:val="es-ES"/>
                  </w:rPr>
                </w:rPrChange>
              </w:rPr>
              <w:t xml:space="preserve"> E-mail (Char 70)</w:t>
            </w:r>
          </w:p>
        </w:tc>
        <w:tc>
          <w:tcPr>
            <w:tcW w:w="2330" w:type="dxa"/>
          </w:tcPr>
          <w:p w:rsidRPr="005C6760" w:rsidR="00A16404" w:rsidP="0087559F" w:rsidRDefault="00A16404" w14:paraId="519B1D9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 xml:space="preserve">Correo </w:t>
            </w:r>
            <w:proofErr w:type="spellStart"/>
            <w:r w:rsidRPr="005C6760">
              <w:rPr>
                <w:rFonts w:cs="Arial"/>
                <w:sz w:val="18"/>
                <w:szCs w:val="18"/>
                <w:lang w:val="es-ES"/>
              </w:rPr>
              <w:t>electónico</w:t>
            </w:r>
            <w:proofErr w:type="spellEnd"/>
            <w:r w:rsidRPr="005C6760">
              <w:rPr>
                <w:rFonts w:cs="Arial"/>
                <w:sz w:val="18"/>
                <w:szCs w:val="18"/>
                <w:lang w:val="es-ES"/>
              </w:rPr>
              <w:t>\ correo electrónico</w:t>
            </w:r>
          </w:p>
        </w:tc>
        <w:tc>
          <w:tcPr>
            <w:tcW w:w="4961" w:type="dxa"/>
          </w:tcPr>
          <w:p w:rsidRPr="005C6760" w:rsidR="00A16404" w:rsidP="0087559F" w:rsidRDefault="00A16404" w14:paraId="46CA56F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
        </w:tc>
      </w:tr>
      <w:tr w:rsidRPr="001E4625" w:rsidR="00A16404" w:rsidTr="0087559F" w14:paraId="5240AD72" w14:textId="77777777">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20C36FA8" w14:textId="77777777">
            <w:pPr>
              <w:rPr>
                <w:rFonts w:ascii="Arial" w:hAnsi="Arial" w:cs="Arial"/>
                <w:b w:val="0"/>
                <w:bCs w:val="0"/>
                <w:sz w:val="18"/>
                <w:szCs w:val="18"/>
                <w:lang w:val="pt-PT" w:eastAsia="es-ES"/>
              </w:rPr>
            </w:pPr>
            <w:r w:rsidRPr="0068581C">
              <w:rPr>
                <w:b w:val="0"/>
                <w:bCs w:val="0"/>
                <w:sz w:val="18"/>
                <w:szCs w:val="18"/>
                <w:lang w:val="pt-PT"/>
              </w:rPr>
              <w:t>Preferred (e-mail)  / E-mail Usuel (Char 1)</w:t>
            </w:r>
          </w:p>
        </w:tc>
        <w:tc>
          <w:tcPr>
            <w:tcW w:w="2330" w:type="dxa"/>
          </w:tcPr>
          <w:p w:rsidRPr="005C6760" w:rsidR="00A16404" w:rsidP="0087559F" w:rsidRDefault="00A16404" w14:paraId="049F3AB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Campo calculado</w:t>
            </w:r>
          </w:p>
        </w:tc>
        <w:tc>
          <w:tcPr>
            <w:tcW w:w="4961" w:type="dxa"/>
          </w:tcPr>
          <w:p w:rsidRPr="005C6760" w:rsidR="00A16404" w:rsidP="0087559F" w:rsidRDefault="00A16404" w14:paraId="6B9BC77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Se indicará con Y el correo preferido para el correo de oficina ya que no existe el campo en Meta4 HR.</w:t>
            </w:r>
          </w:p>
        </w:tc>
      </w:tr>
    </w:tbl>
    <w:p w:rsidRPr="005C6760" w:rsidR="00A16404" w:rsidP="00A16404" w:rsidRDefault="00A16404" w14:paraId="164AE0AF" w14:textId="77777777">
      <w:pPr>
        <w:rPr>
          <w:lang w:val="es-ES" w:eastAsia="en-US"/>
        </w:rPr>
      </w:pPr>
    </w:p>
    <w:p w:rsidRPr="005C6760" w:rsidR="00A16404" w:rsidP="00A16404" w:rsidRDefault="00A16404" w14:paraId="519A4D20" w14:textId="77777777">
      <w:pPr>
        <w:pStyle w:val="3TituloH3"/>
      </w:pPr>
      <w:bookmarkStart w:name="_Toc71797951" w:id="104"/>
      <w:bookmarkStart w:name="_Toc97208278" w:id="105"/>
      <w:r w:rsidRPr="005C6760">
        <w:t>Bloque “</w:t>
      </w:r>
      <w:proofErr w:type="spellStart"/>
      <w:r w:rsidRPr="005C6760">
        <w:t>Citizenship</w:t>
      </w:r>
      <w:proofErr w:type="spellEnd"/>
      <w:r w:rsidRPr="005C6760">
        <w:t>”</w:t>
      </w:r>
      <w:bookmarkEnd w:id="104"/>
      <w:bookmarkEnd w:id="105"/>
    </w:p>
    <w:p w:rsidRPr="005C6760" w:rsidR="00A16404" w:rsidP="00A16404" w:rsidRDefault="00A16404" w14:paraId="278D9D44" w14:textId="77777777">
      <w:pPr>
        <w:rPr>
          <w:lang w:val="es-ES" w:eastAsia="en-US"/>
        </w:rPr>
      </w:pPr>
      <w:r w:rsidRPr="005C6760">
        <w:rPr>
          <w:lang w:val="es-ES" w:eastAsia="en-US"/>
        </w:rPr>
        <w:t>Este bloque debe ser enviado junto al bloque “</w:t>
      </w:r>
      <w:proofErr w:type="spellStart"/>
      <w:r w:rsidRPr="005C6760">
        <w:rPr>
          <w:lang w:val="es-ES" w:eastAsia="en-US"/>
        </w:rPr>
        <w:t>Hire</w:t>
      </w:r>
      <w:proofErr w:type="spellEnd"/>
      <w:r>
        <w:rPr>
          <w:lang w:val="es-ES" w:eastAsia="en-US"/>
        </w:rPr>
        <w:t>” (es un campo obligatorio en Meta4 HR)</w:t>
      </w:r>
      <w:r w:rsidRPr="005C6760">
        <w:rPr>
          <w:lang w:val="es-ES" w:eastAsia="en-US"/>
        </w:rPr>
        <w:t xml:space="preserve">, o </w:t>
      </w:r>
      <w:r>
        <w:rPr>
          <w:lang w:val="es-ES" w:eastAsia="en-US"/>
        </w:rPr>
        <w:t xml:space="preserve">puede ser enviado </w:t>
      </w:r>
      <w:r w:rsidRPr="005C6760">
        <w:rPr>
          <w:lang w:val="es-ES" w:eastAsia="en-US"/>
        </w:rPr>
        <w:t>en caso de modificación de alguno de los valores. Se enviarán todas las nacionalidades activas del empleado.</w:t>
      </w:r>
    </w:p>
    <w:p w:rsidRPr="005C6760" w:rsidR="00A16404" w:rsidP="00A16404" w:rsidRDefault="00A16404" w14:paraId="7ED70EF8" w14:textId="77777777">
      <w:pPr>
        <w:rPr>
          <w:lang w:val="es-ES" w:eastAsia="en-US"/>
        </w:rPr>
      </w:pPr>
      <w:r w:rsidRPr="005C6760">
        <w:rPr>
          <w:lang w:val="es-ES" w:eastAsia="en-US"/>
        </w:rPr>
        <w:t>Los campos que contiene este bloque son los siguientes:</w:t>
      </w:r>
    </w:p>
    <w:p w:rsidRPr="005C6760" w:rsidR="00A16404" w:rsidP="00A16404" w:rsidRDefault="00A16404" w14:paraId="1B66350F"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133B7F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B0E48C1"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2E09F8D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4F9B488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02A65B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C9AEEC4"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0EC6BB6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7910555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002000</w:t>
            </w:r>
          </w:p>
        </w:tc>
      </w:tr>
      <w:tr w:rsidRPr="001E4625" w:rsidR="00A16404" w:rsidTr="0087559F" w14:paraId="1E950283"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30FF06C"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5587334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3EC8208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7CAA7B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558E0DCA"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45B3F30C" w14:textId="1FA611D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237FE61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574000E3"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350254E" w14:textId="77777777">
            <w:pPr>
              <w:rPr>
                <w:rFonts w:ascii="Arial" w:hAnsi="Arial" w:cs="Arial"/>
                <w:b w:val="0"/>
                <w:bCs w:val="0"/>
                <w:sz w:val="18"/>
                <w:szCs w:val="18"/>
                <w:highlight w:val="yellow"/>
                <w:lang w:val="es-ES" w:eastAsia="es-ES"/>
              </w:rPr>
            </w:pPr>
            <w:proofErr w:type="spellStart"/>
            <w:r w:rsidRPr="005C6760">
              <w:rPr>
                <w:b w:val="0"/>
                <w:bCs w:val="0"/>
                <w:sz w:val="18"/>
                <w:szCs w:val="18"/>
                <w:lang w:val="es-ES"/>
              </w:rPr>
              <w:t>Pays</w:t>
            </w:r>
            <w:proofErr w:type="spellEnd"/>
            <w:r w:rsidRPr="005C6760">
              <w:rPr>
                <w:b w:val="0"/>
                <w:bCs w:val="0"/>
                <w:sz w:val="18"/>
                <w:szCs w:val="18"/>
                <w:lang w:val="es-ES"/>
              </w:rPr>
              <w:t xml:space="preserve"> Country / </w:t>
            </w:r>
            <w:proofErr w:type="spellStart"/>
            <w:r w:rsidRPr="005C6760">
              <w:rPr>
                <w:b w:val="0"/>
                <w:bCs w:val="0"/>
                <w:sz w:val="18"/>
                <w:szCs w:val="18"/>
                <w:lang w:val="es-ES"/>
              </w:rPr>
              <w:t>Pays</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4)</w:t>
            </w:r>
          </w:p>
        </w:tc>
        <w:tc>
          <w:tcPr>
            <w:tcW w:w="2330" w:type="dxa"/>
          </w:tcPr>
          <w:p w:rsidRPr="005C6760" w:rsidR="00A16404" w:rsidP="0087559F" w:rsidRDefault="00A16404" w14:paraId="24B3F27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rFonts w:ascii="Arial" w:hAnsi="Arial" w:cs="Arial"/>
                <w:sz w:val="18"/>
                <w:szCs w:val="18"/>
                <w:lang w:val="es-ES" w:eastAsia="es-ES"/>
              </w:rPr>
              <w:t>Nacionalidad \ País</w:t>
            </w:r>
          </w:p>
        </w:tc>
        <w:tc>
          <w:tcPr>
            <w:tcW w:w="4961" w:type="dxa"/>
          </w:tcPr>
          <w:p w:rsidRPr="005C6760" w:rsidR="00A16404" w:rsidP="0087559F" w:rsidRDefault="00A16404" w14:paraId="266A4E0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 xml:space="preserve">Se aplicará transcodificación al </w:t>
            </w:r>
            <w:proofErr w:type="spellStart"/>
            <w:r w:rsidRPr="005C6760">
              <w:rPr>
                <w:sz w:val="18"/>
                <w:szCs w:val="18"/>
                <w:lang w:val="es-ES"/>
              </w:rPr>
              <w:t>códifo</w:t>
            </w:r>
            <w:proofErr w:type="spellEnd"/>
            <w:r w:rsidRPr="005C6760">
              <w:rPr>
                <w:sz w:val="18"/>
                <w:szCs w:val="18"/>
                <w:lang w:val="es-ES"/>
              </w:rPr>
              <w:t xml:space="preserve"> alpha-3</w:t>
            </w:r>
          </w:p>
        </w:tc>
      </w:tr>
    </w:tbl>
    <w:p w:rsidRPr="005C6760" w:rsidR="00A16404" w:rsidP="00A16404" w:rsidRDefault="00A16404" w14:paraId="4D6EF3F5" w14:textId="77777777">
      <w:pPr>
        <w:rPr>
          <w:lang w:val="es-ES" w:eastAsia="en-US"/>
        </w:rPr>
      </w:pPr>
    </w:p>
    <w:p w:rsidRPr="005C6760" w:rsidR="00A16404" w:rsidP="00A16404" w:rsidRDefault="00A16404" w14:paraId="3491E2A2" w14:textId="77777777">
      <w:pPr>
        <w:pStyle w:val="3TituloH3"/>
      </w:pPr>
      <w:bookmarkStart w:name="_Toc71797952" w:id="106"/>
      <w:bookmarkStart w:name="_Toc97208279" w:id="107"/>
      <w:r w:rsidRPr="005C6760">
        <w:t>Bloque “</w:t>
      </w:r>
      <w:proofErr w:type="spellStart"/>
      <w:r w:rsidRPr="005C6760">
        <w:t>Emergency</w:t>
      </w:r>
      <w:proofErr w:type="spellEnd"/>
      <w:r w:rsidRPr="005C6760">
        <w:t xml:space="preserve"> </w:t>
      </w:r>
      <w:proofErr w:type="spellStart"/>
      <w:r w:rsidRPr="005C6760">
        <w:t>Contact</w:t>
      </w:r>
      <w:proofErr w:type="spellEnd"/>
      <w:r w:rsidRPr="005C6760">
        <w:t>”</w:t>
      </w:r>
      <w:bookmarkEnd w:id="106"/>
      <w:bookmarkEnd w:id="107"/>
    </w:p>
    <w:p w:rsidRPr="005C6760" w:rsidR="00A16404" w:rsidP="00A16404" w:rsidRDefault="00A16404" w14:paraId="5BB03884" w14:textId="77777777">
      <w:pPr>
        <w:rPr>
          <w:lang w:val="es-ES" w:eastAsia="en-US"/>
        </w:rPr>
      </w:pPr>
      <w:r w:rsidRPr="005C6760">
        <w:rPr>
          <w:lang w:val="es-ES" w:eastAsia="en-US"/>
        </w:rPr>
        <w:t xml:space="preserve">Este bloque </w:t>
      </w:r>
      <w:r>
        <w:rPr>
          <w:lang w:val="es-ES" w:eastAsia="en-US"/>
        </w:rPr>
        <w:t>puede</w:t>
      </w:r>
      <w:r w:rsidRPr="005C6760">
        <w:rPr>
          <w:lang w:val="es-ES" w:eastAsia="en-US"/>
        </w:rPr>
        <w:t xml:space="preserve"> ser enviado junto al bloque “</w:t>
      </w:r>
      <w:proofErr w:type="spellStart"/>
      <w:r w:rsidRPr="005C6760">
        <w:rPr>
          <w:lang w:val="es-ES" w:eastAsia="en-US"/>
        </w:rPr>
        <w:t>Hire</w:t>
      </w:r>
      <w:proofErr w:type="spellEnd"/>
      <w:r>
        <w:rPr>
          <w:lang w:val="es-ES" w:eastAsia="en-US"/>
        </w:rPr>
        <w:t xml:space="preserve">” (no es obligatorio en Meta4 HR, de </w:t>
      </w:r>
      <w:proofErr w:type="gramStart"/>
      <w:r>
        <w:rPr>
          <w:lang w:val="es-ES" w:eastAsia="en-US"/>
        </w:rPr>
        <w:t>hecho</w:t>
      </w:r>
      <w:proofErr w:type="gramEnd"/>
      <w:r>
        <w:rPr>
          <w:lang w:val="es-ES" w:eastAsia="en-US"/>
        </w:rPr>
        <w:t xml:space="preserve"> no está presente en la pantalla del alta)</w:t>
      </w:r>
      <w:r w:rsidRPr="005C6760">
        <w:rPr>
          <w:lang w:val="es-ES" w:eastAsia="en-US"/>
        </w:rPr>
        <w:t xml:space="preserve">, o en caso de modificación de alguno de los valores. En Meta4 HR es posible definir más de un contacto de emergencia para el empleado; </w:t>
      </w:r>
      <w:r>
        <w:rPr>
          <w:lang w:val="es-ES" w:eastAsia="en-US"/>
        </w:rPr>
        <w:t xml:space="preserve">de cara a </w:t>
      </w:r>
      <w:proofErr w:type="spellStart"/>
      <w:r>
        <w:rPr>
          <w:lang w:val="es-ES" w:eastAsia="en-US"/>
        </w:rPr>
        <w:t>PeopleGroup</w:t>
      </w:r>
      <w:proofErr w:type="spellEnd"/>
      <w:r>
        <w:rPr>
          <w:lang w:val="es-ES" w:eastAsia="en-US"/>
        </w:rPr>
        <w:t xml:space="preserve"> </w:t>
      </w:r>
      <w:r w:rsidRPr="005C6760">
        <w:rPr>
          <w:lang w:val="es-ES" w:eastAsia="en-US"/>
        </w:rPr>
        <w:t>se enviará el contacto de emergencia marcado como principal (de entre los que estén activos). De los teléfonos que se pueden informar, se enviará el primero de ellos.</w:t>
      </w:r>
    </w:p>
    <w:p w:rsidRPr="005C6760" w:rsidR="00A16404" w:rsidP="00A16404" w:rsidRDefault="00A16404" w14:paraId="12750DBA" w14:textId="77777777">
      <w:pPr>
        <w:rPr>
          <w:lang w:val="es-ES" w:eastAsia="en-US"/>
        </w:rPr>
      </w:pPr>
      <w:r w:rsidRPr="005C6760">
        <w:rPr>
          <w:lang w:val="es-ES" w:eastAsia="en-US"/>
        </w:rPr>
        <w:t>Los campos que contiene este bloque son los siguientes:</w:t>
      </w:r>
    </w:p>
    <w:p w:rsidRPr="005C6760" w:rsidR="00A16404" w:rsidP="00A16404" w:rsidRDefault="00A16404" w14:paraId="2F9C5005" w14:textId="77777777">
      <w:pPr>
        <w:rPr>
          <w:lang w:val="es-ES" w:eastAsia="en-US"/>
        </w:rPr>
      </w:pPr>
    </w:p>
    <w:tbl>
      <w:tblPr>
        <w:tblW w:w="10620" w:type="dxa"/>
        <w:tblCellMar>
          <w:left w:w="70" w:type="dxa"/>
          <w:right w:w="70" w:type="dxa"/>
        </w:tblCellMar>
        <w:tblLook w:val="04A0" w:firstRow="1" w:lastRow="0" w:firstColumn="1" w:lastColumn="0" w:noHBand="0" w:noVBand="1"/>
      </w:tblPr>
      <w:tblGrid>
        <w:gridCol w:w="1700"/>
        <w:gridCol w:w="3740"/>
        <w:gridCol w:w="5180"/>
      </w:tblGrid>
      <w:tr w:rsidRPr="00E0116A" w:rsidR="00E0116A" w:rsidTr="00E0116A" w14:paraId="37A43D8E" w14:textId="77777777">
        <w:trPr>
          <w:trHeight w:val="612"/>
        </w:trPr>
        <w:tc>
          <w:tcPr>
            <w:tcW w:w="1700" w:type="dxa"/>
            <w:tcBorders>
              <w:top w:val="single" w:color="FF5C35" w:sz="8" w:space="0"/>
              <w:left w:val="single" w:color="FF5C35" w:sz="8" w:space="0"/>
              <w:bottom w:val="single" w:color="FF5C35" w:sz="8" w:space="0"/>
              <w:right w:val="nil"/>
            </w:tcBorders>
            <w:shd w:val="clear" w:color="000000" w:fill="FF5C35"/>
            <w:vAlign w:val="center"/>
            <w:hideMark/>
          </w:tcPr>
          <w:p w:rsidRPr="00E0116A" w:rsidR="00E0116A" w:rsidP="00E0116A" w:rsidRDefault="00E0116A" w14:paraId="41A6C0F3" w14:textId="77777777">
            <w:pPr>
              <w:suppressAutoHyphens w:val="0"/>
              <w:spacing w:after="0"/>
              <w:jc w:val="center"/>
              <w:rPr>
                <w:rFonts w:cs="Segoe UI"/>
                <w:b/>
                <w:bCs/>
                <w:color w:val="FFFFFF"/>
                <w:sz w:val="20"/>
                <w:szCs w:val="20"/>
                <w:lang w:val="es-ES" w:eastAsia="es-ES"/>
              </w:rPr>
            </w:pPr>
            <w:r w:rsidRPr="00E0116A">
              <w:rPr>
                <w:rFonts w:cs="Segoe UI"/>
                <w:b/>
                <w:bCs/>
                <w:color w:val="FFFFFF" w:themeColor="background1"/>
                <w:sz w:val="20"/>
                <w:szCs w:val="20"/>
                <w:lang w:val="es-ES" w:eastAsia="es-ES"/>
              </w:rPr>
              <w:t>Campo Interface</w:t>
            </w:r>
          </w:p>
        </w:tc>
        <w:tc>
          <w:tcPr>
            <w:tcW w:w="3740" w:type="dxa"/>
            <w:tcBorders>
              <w:top w:val="single" w:color="FF5C35" w:sz="8" w:space="0"/>
              <w:left w:val="nil"/>
              <w:bottom w:val="single" w:color="FF5C35" w:sz="8" w:space="0"/>
              <w:right w:val="nil"/>
            </w:tcBorders>
            <w:shd w:val="clear" w:color="000000" w:fill="FF5C35"/>
            <w:vAlign w:val="center"/>
            <w:hideMark/>
          </w:tcPr>
          <w:p w:rsidRPr="00E0116A" w:rsidR="00E0116A" w:rsidP="00E0116A" w:rsidRDefault="00E0116A" w14:paraId="354504B7" w14:textId="77777777">
            <w:pPr>
              <w:suppressAutoHyphens w:val="0"/>
              <w:spacing w:after="0"/>
              <w:jc w:val="center"/>
              <w:rPr>
                <w:rFonts w:cs="Segoe UI"/>
                <w:b/>
                <w:bCs/>
                <w:color w:val="FFFFFF"/>
                <w:sz w:val="20"/>
                <w:szCs w:val="20"/>
                <w:lang w:val="es-ES" w:eastAsia="es-ES"/>
              </w:rPr>
            </w:pPr>
            <w:r w:rsidRPr="00E0116A">
              <w:rPr>
                <w:rFonts w:cs="Segoe UI"/>
                <w:b/>
                <w:bCs/>
                <w:color w:val="FFFFFF" w:themeColor="background1"/>
                <w:sz w:val="20"/>
                <w:szCs w:val="20"/>
                <w:lang w:val="es-ES" w:eastAsia="es-ES"/>
              </w:rPr>
              <w:t>Campo Meta4 HR</w:t>
            </w:r>
          </w:p>
        </w:tc>
        <w:tc>
          <w:tcPr>
            <w:tcW w:w="5180" w:type="dxa"/>
            <w:tcBorders>
              <w:top w:val="single" w:color="FF5C35" w:sz="8" w:space="0"/>
              <w:left w:val="nil"/>
              <w:bottom w:val="single" w:color="FF5C35" w:sz="8" w:space="0"/>
              <w:right w:val="single" w:color="FF5C35" w:sz="8" w:space="0"/>
            </w:tcBorders>
            <w:shd w:val="clear" w:color="000000" w:fill="FF5C35"/>
            <w:vAlign w:val="center"/>
            <w:hideMark/>
          </w:tcPr>
          <w:p w:rsidRPr="00E0116A" w:rsidR="00E0116A" w:rsidP="00E0116A" w:rsidRDefault="00E0116A" w14:paraId="33D2C389" w14:textId="77777777">
            <w:pPr>
              <w:suppressAutoHyphens w:val="0"/>
              <w:spacing w:after="0"/>
              <w:jc w:val="center"/>
              <w:rPr>
                <w:rFonts w:cs="Segoe UI"/>
                <w:b/>
                <w:bCs/>
                <w:color w:val="FFFFFF"/>
                <w:sz w:val="20"/>
                <w:szCs w:val="20"/>
                <w:lang w:val="es-ES" w:eastAsia="es-ES"/>
              </w:rPr>
            </w:pPr>
            <w:r w:rsidRPr="00E0116A">
              <w:rPr>
                <w:rFonts w:cs="Segoe UI"/>
                <w:b/>
                <w:bCs/>
                <w:color w:val="FFFFFF" w:themeColor="background1"/>
                <w:sz w:val="20"/>
                <w:szCs w:val="20"/>
                <w:lang w:val="es-ES" w:eastAsia="es-ES"/>
              </w:rPr>
              <w:t>Observaciones</w:t>
            </w:r>
          </w:p>
        </w:tc>
      </w:tr>
      <w:tr w:rsidRPr="00E0116A" w:rsidR="00E0116A" w:rsidTr="00E0116A" w14:paraId="5724D08F" w14:textId="77777777">
        <w:trPr>
          <w:trHeight w:val="540"/>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32DA41CF"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N°REF</w:t>
            </w:r>
            <w:proofErr w:type="spellEnd"/>
            <w:r w:rsidRPr="00E0116A">
              <w:rPr>
                <w:rFonts w:cs="Segoe UI"/>
                <w:sz w:val="18"/>
                <w:szCs w:val="18"/>
                <w:lang w:val="es-ES" w:eastAsia="es-ES"/>
              </w:rPr>
              <w:t xml:space="preserve">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6)</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7A1B7824" w14:textId="77777777">
            <w:pPr>
              <w:suppressAutoHyphens w:val="0"/>
              <w:spacing w:after="0"/>
              <w:rPr>
                <w:rFonts w:cs="Segoe UI"/>
                <w:sz w:val="18"/>
                <w:szCs w:val="18"/>
                <w:lang w:val="es-ES" w:eastAsia="es-ES"/>
              </w:rPr>
            </w:pPr>
            <w:r w:rsidRPr="00E0116A">
              <w:rPr>
                <w:rFonts w:cs="Segoe UI"/>
                <w:sz w:val="18"/>
                <w:szCs w:val="18"/>
                <w:lang w:val="es-ES" w:eastAsia="es-ES"/>
              </w:rPr>
              <w:t xml:space="preserve">Literal (valor fijo) </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0ADCE408" w14:textId="77777777">
            <w:pPr>
              <w:suppressAutoHyphens w:val="0"/>
              <w:spacing w:after="0"/>
              <w:rPr>
                <w:rFonts w:cs="Segoe UI"/>
                <w:sz w:val="18"/>
                <w:szCs w:val="18"/>
                <w:lang w:val="es-ES" w:eastAsia="es-ES"/>
              </w:rPr>
            </w:pPr>
            <w:r w:rsidRPr="00E0116A">
              <w:rPr>
                <w:rFonts w:cs="Segoe UI"/>
                <w:sz w:val="18"/>
                <w:szCs w:val="18"/>
                <w:lang w:val="es-ES" w:eastAsia="es-ES"/>
              </w:rPr>
              <w:t>9000</w:t>
            </w:r>
          </w:p>
        </w:tc>
      </w:tr>
      <w:tr w:rsidRPr="001E4625" w:rsidR="00E0116A" w:rsidTr="00E0116A" w14:paraId="6386EBED" w14:textId="77777777">
        <w:trPr>
          <w:trHeight w:val="540"/>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3A61ECFE"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Action</w:t>
            </w:r>
            <w:proofErr w:type="spellEnd"/>
            <w:r w:rsidRPr="00E0116A">
              <w:rPr>
                <w:rFonts w:cs="Segoe UI"/>
                <w:sz w:val="18"/>
                <w:szCs w:val="18"/>
                <w:lang w:val="es-ES" w:eastAsia="es-ES"/>
              </w:rPr>
              <w:t xml:space="preserve">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1)</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59CDAD74"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 xml:space="preserve">Campo calculado (en el </w:t>
            </w:r>
            <w:proofErr w:type="spellStart"/>
            <w:r w:rsidRPr="00E0116A">
              <w:rPr>
                <w:rFonts w:ascii="Arial" w:hAnsi="Arial" w:cs="Arial"/>
                <w:sz w:val="18"/>
                <w:szCs w:val="18"/>
                <w:lang w:val="es-ES" w:eastAsia="es-ES"/>
              </w:rPr>
              <w:t>pos-proceso</w:t>
            </w:r>
            <w:proofErr w:type="spellEnd"/>
            <w:r w:rsidRPr="00E0116A">
              <w:rPr>
                <w:rFonts w:ascii="Arial" w:hAnsi="Arial" w:cs="Arial"/>
                <w:sz w:val="18"/>
                <w:szCs w:val="18"/>
                <w:lang w:val="es-ES" w:eastAsia="es-ES"/>
              </w:rPr>
              <w:t xml:space="preserve"> Talend)</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42842B89"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 xml:space="preserve">U para el caso general, en el caso de borrado se enviaría ya el bloque </w:t>
            </w:r>
            <w:proofErr w:type="spellStart"/>
            <w:r w:rsidRPr="00E0116A">
              <w:rPr>
                <w:rFonts w:ascii="Arial" w:hAnsi="Arial" w:cs="Arial"/>
                <w:sz w:val="18"/>
                <w:szCs w:val="18"/>
                <w:lang w:val="es-ES" w:eastAsia="es-ES"/>
              </w:rPr>
              <w:t>Hire</w:t>
            </w:r>
            <w:proofErr w:type="spellEnd"/>
          </w:p>
        </w:tc>
      </w:tr>
      <w:tr w:rsidRPr="001E4625" w:rsidR="00E0116A" w:rsidTr="00E0116A" w14:paraId="0EE26038" w14:textId="77777777">
        <w:trPr>
          <w:trHeight w:val="1596"/>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4A15D60A" w14:textId="77777777">
            <w:pPr>
              <w:suppressAutoHyphens w:val="0"/>
              <w:spacing w:after="0"/>
              <w:rPr>
                <w:rFonts w:cs="Segoe UI"/>
                <w:sz w:val="18"/>
                <w:szCs w:val="18"/>
                <w:lang w:eastAsia="es-ES"/>
              </w:rPr>
            </w:pPr>
            <w:r w:rsidRPr="00E0116A">
              <w:rPr>
                <w:rFonts w:cs="Segoe UI"/>
                <w:sz w:val="18"/>
                <w:szCs w:val="18"/>
                <w:lang w:val="fr-FR" w:eastAsia="es-ES"/>
              </w:rPr>
              <w:t>SGI Saint-Gobain Identifier / Matricule Groupe (Char 11)</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42C10989" w14:textId="77777777">
            <w:pPr>
              <w:suppressAutoHyphens w:val="0"/>
              <w:spacing w:after="0"/>
              <w:rPr>
                <w:rFonts w:cs="Segoe UI"/>
                <w:sz w:val="18"/>
                <w:szCs w:val="18"/>
                <w:lang w:val="es-ES" w:eastAsia="es-ES"/>
              </w:rPr>
            </w:pPr>
            <w:r w:rsidRPr="00E0116A">
              <w:rPr>
                <w:rFonts w:cs="Segoe UI"/>
                <w:sz w:val="18"/>
                <w:szCs w:val="18"/>
                <w:lang w:val="es-ES" w:eastAsia="es-ES"/>
              </w:rPr>
              <w:t>Campo configurable Global del mantenimiento del periodo.</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0297A6B0"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 xml:space="preserve">El identificador del empleado en el grupo SG es la clave para identificarlo en </w:t>
            </w:r>
            <w:proofErr w:type="spellStart"/>
            <w:r w:rsidRPr="00E0116A">
              <w:rPr>
                <w:rFonts w:ascii="Arial" w:hAnsi="Arial" w:cs="Arial"/>
                <w:sz w:val="18"/>
                <w:szCs w:val="18"/>
                <w:lang w:val="es-ES" w:eastAsia="es-ES"/>
              </w:rPr>
              <w:t>PeopleGroup</w:t>
            </w:r>
            <w:proofErr w:type="spellEnd"/>
          </w:p>
        </w:tc>
      </w:tr>
      <w:tr w:rsidRPr="001E4625" w:rsidR="00E0116A" w:rsidTr="00E0116A" w14:paraId="02FB02C6" w14:textId="77777777">
        <w:trPr>
          <w:trHeight w:val="540"/>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1D91F341"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Name</w:t>
            </w:r>
            <w:proofErr w:type="spellEnd"/>
            <w:r w:rsidRPr="00E0116A">
              <w:rPr>
                <w:rFonts w:cs="Segoe UI"/>
                <w:sz w:val="18"/>
                <w:szCs w:val="18"/>
                <w:lang w:val="es-ES" w:eastAsia="es-ES"/>
              </w:rPr>
              <w:t xml:space="preserve"> / </w:t>
            </w:r>
            <w:proofErr w:type="spellStart"/>
            <w:r w:rsidRPr="00E0116A">
              <w:rPr>
                <w:rFonts w:cs="Segoe UI"/>
                <w:sz w:val="18"/>
                <w:szCs w:val="18"/>
                <w:lang w:val="es-ES" w:eastAsia="es-ES"/>
              </w:rPr>
              <w:t>Nom</w:t>
            </w:r>
            <w:proofErr w:type="spellEnd"/>
            <w:r w:rsidRPr="00E0116A">
              <w:rPr>
                <w:rFonts w:cs="Segoe UI"/>
                <w:sz w:val="18"/>
                <w:szCs w:val="18"/>
                <w:lang w:val="es-ES" w:eastAsia="es-ES"/>
              </w:rPr>
              <w:t xml:space="preserve"> </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32DC3DB"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emergencia\Nombre contacto</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DBF67BA"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 </w:t>
            </w:r>
          </w:p>
        </w:tc>
      </w:tr>
      <w:tr w:rsidRPr="00E0116A" w:rsidR="00E0116A" w:rsidTr="00E0116A" w14:paraId="0C80314B" w14:textId="77777777">
        <w:trPr>
          <w:trHeight w:val="1596"/>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72A612E2" w14:textId="77777777">
            <w:pPr>
              <w:suppressAutoHyphens w:val="0"/>
              <w:spacing w:after="0"/>
              <w:rPr>
                <w:rFonts w:cs="Segoe UI"/>
                <w:b/>
                <w:bCs/>
                <w:sz w:val="18"/>
                <w:szCs w:val="18"/>
                <w:lang w:eastAsia="es-ES"/>
              </w:rPr>
            </w:pPr>
            <w:r w:rsidRPr="00E0116A">
              <w:rPr>
                <w:rFonts w:cs="Segoe UI"/>
                <w:b/>
                <w:bCs/>
                <w:sz w:val="18"/>
                <w:szCs w:val="18"/>
                <w:lang w:eastAsia="es-ES"/>
              </w:rPr>
              <w:t xml:space="preserve">Relationship to employee / Lien de </w:t>
            </w:r>
            <w:proofErr w:type="spellStart"/>
            <w:r w:rsidRPr="00E0116A">
              <w:rPr>
                <w:rFonts w:cs="Segoe UI"/>
                <w:b/>
                <w:bCs/>
                <w:sz w:val="18"/>
                <w:szCs w:val="18"/>
                <w:lang w:eastAsia="es-ES"/>
              </w:rPr>
              <w:t>parenté</w:t>
            </w:r>
            <w:proofErr w:type="spellEnd"/>
            <w:r w:rsidRPr="00E0116A">
              <w:rPr>
                <w:rFonts w:cs="Segoe UI"/>
                <w:b/>
                <w:bCs/>
                <w:sz w:val="18"/>
                <w:szCs w:val="18"/>
                <w:lang w:eastAsia="es-ES"/>
              </w:rPr>
              <w:t xml:space="preserve"> (char 2)</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682F67B4"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emergencia\Tipo de dependiente</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7DAA620B" w14:textId="77777777">
            <w:pPr>
              <w:suppressAutoHyphens w:val="0"/>
              <w:spacing w:after="0"/>
              <w:rPr>
                <w:rFonts w:cs="Segoe UI"/>
                <w:sz w:val="18"/>
                <w:szCs w:val="18"/>
                <w:lang w:val="es-ES" w:eastAsia="es-ES"/>
              </w:rPr>
            </w:pPr>
            <w:r w:rsidRPr="00E0116A">
              <w:rPr>
                <w:rFonts w:cs="Segoe UI"/>
                <w:sz w:val="18"/>
                <w:szCs w:val="18"/>
                <w:lang w:val="es-ES" w:eastAsia="es-ES"/>
              </w:rPr>
              <w:t>Se aplicará transcodificación</w:t>
            </w:r>
          </w:p>
        </w:tc>
      </w:tr>
      <w:tr w:rsidRPr="001E4625" w:rsidR="00E0116A" w:rsidTr="00E0116A" w14:paraId="2FB5D2E8" w14:textId="77777777">
        <w:trPr>
          <w:trHeight w:val="1332"/>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2CEFAFF0" w14:textId="77777777">
            <w:pPr>
              <w:suppressAutoHyphens w:val="0"/>
              <w:spacing w:after="0"/>
              <w:rPr>
                <w:rFonts w:cs="Segoe UI"/>
                <w:b/>
                <w:bCs/>
                <w:sz w:val="18"/>
                <w:szCs w:val="18"/>
                <w:lang w:eastAsia="es-ES"/>
              </w:rPr>
            </w:pPr>
            <w:r w:rsidRPr="00E0116A">
              <w:rPr>
                <w:rFonts w:cs="Segoe UI"/>
                <w:b/>
                <w:bCs/>
                <w:sz w:val="18"/>
                <w:szCs w:val="18"/>
                <w:lang w:eastAsia="es-ES"/>
              </w:rPr>
              <w:t>Primary Contact / Contact Principal (Char 1)</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23D4BAE"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emergencia\Contacto principal</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48CFC40" w14:textId="77777777">
            <w:pPr>
              <w:suppressAutoHyphens w:val="0"/>
              <w:spacing w:after="0"/>
              <w:rPr>
                <w:rFonts w:cs="Segoe UI"/>
                <w:sz w:val="18"/>
                <w:szCs w:val="18"/>
                <w:lang w:val="es-ES" w:eastAsia="es-ES"/>
              </w:rPr>
            </w:pPr>
            <w:r w:rsidRPr="00E0116A">
              <w:rPr>
                <w:rFonts w:cs="Segoe UI"/>
                <w:sz w:val="18"/>
                <w:szCs w:val="18"/>
                <w:lang w:val="es-ES" w:eastAsia="es-ES"/>
              </w:rPr>
              <w:t>Se aplicará transcodificación (el valor 1 corresponde a Y)</w:t>
            </w:r>
          </w:p>
        </w:tc>
      </w:tr>
      <w:tr w:rsidRPr="001E4625" w:rsidR="00E0116A" w:rsidTr="00E0116A" w14:paraId="41476C34" w14:textId="77777777">
        <w:trPr>
          <w:trHeight w:val="212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6D68ECD4" w14:textId="77777777">
            <w:pPr>
              <w:suppressAutoHyphens w:val="0"/>
              <w:spacing w:after="0"/>
              <w:rPr>
                <w:rFonts w:cs="Segoe UI"/>
                <w:b/>
                <w:bCs/>
                <w:sz w:val="18"/>
                <w:szCs w:val="18"/>
                <w:lang w:eastAsia="es-ES"/>
              </w:rPr>
            </w:pPr>
            <w:r w:rsidRPr="00E0116A">
              <w:rPr>
                <w:rFonts w:cs="Segoe UI"/>
                <w:b/>
                <w:bCs/>
                <w:sz w:val="18"/>
                <w:szCs w:val="18"/>
                <w:lang w:eastAsia="es-ES"/>
              </w:rPr>
              <w:t xml:space="preserve">Same Address as Employee / </w:t>
            </w:r>
            <w:proofErr w:type="spellStart"/>
            <w:r w:rsidRPr="00E0116A">
              <w:rPr>
                <w:rFonts w:cs="Segoe UI"/>
                <w:b/>
                <w:bCs/>
                <w:sz w:val="18"/>
                <w:szCs w:val="18"/>
                <w:lang w:eastAsia="es-ES"/>
              </w:rPr>
              <w:t>Même</w:t>
            </w:r>
            <w:proofErr w:type="spellEnd"/>
            <w:r w:rsidRPr="00E0116A">
              <w:rPr>
                <w:rFonts w:cs="Segoe UI"/>
                <w:b/>
                <w:bCs/>
                <w:sz w:val="18"/>
                <w:szCs w:val="18"/>
                <w:lang w:eastAsia="es-ES"/>
              </w:rPr>
              <w:t xml:space="preserve"> </w:t>
            </w:r>
            <w:proofErr w:type="spellStart"/>
            <w:r w:rsidRPr="00E0116A">
              <w:rPr>
                <w:rFonts w:cs="Segoe UI"/>
                <w:b/>
                <w:bCs/>
                <w:sz w:val="18"/>
                <w:szCs w:val="18"/>
                <w:lang w:eastAsia="es-ES"/>
              </w:rPr>
              <w:t>adresse</w:t>
            </w:r>
            <w:proofErr w:type="spellEnd"/>
            <w:r w:rsidRPr="00E0116A">
              <w:rPr>
                <w:rFonts w:cs="Segoe UI"/>
                <w:b/>
                <w:bCs/>
                <w:sz w:val="18"/>
                <w:szCs w:val="18"/>
                <w:lang w:eastAsia="es-ES"/>
              </w:rPr>
              <w:t xml:space="preserve"> que </w:t>
            </w:r>
            <w:proofErr w:type="spellStart"/>
            <w:r w:rsidRPr="00E0116A">
              <w:rPr>
                <w:rFonts w:cs="Segoe UI"/>
                <w:b/>
                <w:bCs/>
                <w:sz w:val="18"/>
                <w:szCs w:val="18"/>
                <w:lang w:eastAsia="es-ES"/>
              </w:rPr>
              <w:t>l’employé</w:t>
            </w:r>
            <w:proofErr w:type="spellEnd"/>
            <w:r w:rsidRPr="00E0116A">
              <w:rPr>
                <w:rFonts w:cs="Segoe UI"/>
                <w:b/>
                <w:bCs/>
                <w:sz w:val="18"/>
                <w:szCs w:val="18"/>
                <w:lang w:eastAsia="es-ES"/>
              </w:rPr>
              <w:t xml:space="preserve"> (char 1)</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6D527ACF"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Literal (valor por defecto)</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103E4E1D" w14:textId="77777777">
            <w:pPr>
              <w:suppressAutoHyphens w:val="0"/>
              <w:spacing w:after="0"/>
              <w:rPr>
                <w:rFonts w:cs="Segoe UI"/>
                <w:sz w:val="18"/>
                <w:szCs w:val="18"/>
                <w:lang w:val="es-ES" w:eastAsia="es-ES"/>
              </w:rPr>
            </w:pPr>
            <w:r w:rsidRPr="00E0116A">
              <w:rPr>
                <w:rFonts w:cs="Segoe UI"/>
                <w:sz w:val="18"/>
                <w:szCs w:val="18"/>
                <w:lang w:val="es-ES" w:eastAsia="es-ES"/>
              </w:rPr>
              <w:t>La dirección no es obligatoria en Meta4 HR, por lo que en caso de no estar informada se asumiría este caso indicando Y en este campo (aplica la dirección del empleado)</w:t>
            </w:r>
          </w:p>
        </w:tc>
      </w:tr>
      <w:tr w:rsidRPr="00E0116A" w:rsidR="00E0116A" w:rsidTr="00E0116A" w14:paraId="335FD234" w14:textId="77777777">
        <w:trPr>
          <w:trHeight w:val="1068"/>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6C0ECD2C" w14:textId="77777777">
            <w:pPr>
              <w:suppressAutoHyphens w:val="0"/>
              <w:spacing w:after="0"/>
              <w:rPr>
                <w:rFonts w:cs="Segoe UI"/>
                <w:b/>
                <w:bCs/>
                <w:sz w:val="18"/>
                <w:szCs w:val="18"/>
                <w:lang w:eastAsia="es-ES"/>
              </w:rPr>
            </w:pPr>
            <w:r w:rsidRPr="00E0116A">
              <w:rPr>
                <w:rFonts w:cs="Segoe UI"/>
                <w:b/>
                <w:bCs/>
                <w:sz w:val="18"/>
                <w:szCs w:val="18"/>
                <w:lang w:eastAsia="es-ES"/>
              </w:rPr>
              <w:t xml:space="preserve">Address type / Type </w:t>
            </w:r>
            <w:proofErr w:type="spellStart"/>
            <w:r w:rsidRPr="00E0116A">
              <w:rPr>
                <w:rFonts w:cs="Segoe UI"/>
                <w:b/>
                <w:bCs/>
                <w:sz w:val="18"/>
                <w:szCs w:val="18"/>
                <w:lang w:eastAsia="es-ES"/>
              </w:rPr>
              <w:t>d’adresse</w:t>
            </w:r>
            <w:proofErr w:type="spellEnd"/>
            <w:r w:rsidRPr="00E0116A">
              <w:rPr>
                <w:rFonts w:cs="Segoe UI"/>
                <w:b/>
                <w:bCs/>
                <w:sz w:val="18"/>
                <w:szCs w:val="18"/>
                <w:lang w:eastAsia="es-ES"/>
              </w:rPr>
              <w:t xml:space="preserve"> (Char 4)</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EE1F95D"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Literal (valor por defecto)</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E281950"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HOME</w:t>
            </w:r>
          </w:p>
        </w:tc>
      </w:tr>
      <w:tr w:rsidRPr="001E4625" w:rsidR="00E0116A" w:rsidTr="00E0116A" w14:paraId="60730776" w14:textId="77777777">
        <w:trPr>
          <w:trHeight w:val="80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7E0FDAF2"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Address</w:t>
            </w:r>
            <w:proofErr w:type="spellEnd"/>
            <w:r w:rsidRPr="00E0116A">
              <w:rPr>
                <w:rFonts w:cs="Segoe UI"/>
                <w:sz w:val="18"/>
                <w:szCs w:val="18"/>
                <w:lang w:val="es-ES" w:eastAsia="es-ES"/>
              </w:rPr>
              <w:t xml:space="preserve"> 1 / </w:t>
            </w:r>
            <w:proofErr w:type="spellStart"/>
            <w:r w:rsidRPr="00E0116A">
              <w:rPr>
                <w:rFonts w:cs="Segoe UI"/>
                <w:sz w:val="18"/>
                <w:szCs w:val="18"/>
                <w:lang w:val="es-ES" w:eastAsia="es-ES"/>
              </w:rPr>
              <w:t>Adresse</w:t>
            </w:r>
            <w:proofErr w:type="spellEnd"/>
            <w:r w:rsidRPr="00E0116A">
              <w:rPr>
                <w:rFonts w:cs="Segoe UI"/>
                <w:sz w:val="18"/>
                <w:szCs w:val="18"/>
                <w:lang w:val="es-ES" w:eastAsia="es-ES"/>
              </w:rPr>
              <w:t xml:space="preserve"> 1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55)</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414F6FBF"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 \</w:t>
            </w:r>
            <w:proofErr w:type="spellStart"/>
            <w:r w:rsidRPr="00E0116A">
              <w:rPr>
                <w:rFonts w:ascii="Arial" w:hAnsi="Arial" w:cs="Arial"/>
                <w:sz w:val="18"/>
                <w:szCs w:val="18"/>
                <w:lang w:val="es-ES" w:eastAsia="es-ES"/>
              </w:rPr>
              <w:t>Linea</w:t>
            </w:r>
            <w:proofErr w:type="spellEnd"/>
            <w:r w:rsidRPr="00E0116A">
              <w:rPr>
                <w:rFonts w:ascii="Arial" w:hAnsi="Arial" w:cs="Arial"/>
                <w:sz w:val="18"/>
                <w:szCs w:val="18"/>
                <w:lang w:val="es-ES" w:eastAsia="es-ES"/>
              </w:rPr>
              <w:t xml:space="preserve"> dirección 1</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1F7ED9B7" w14:textId="77777777">
            <w:pPr>
              <w:suppressAutoHyphens w:val="0"/>
              <w:spacing w:after="0"/>
              <w:rPr>
                <w:rFonts w:cs="Segoe UI"/>
                <w:sz w:val="18"/>
                <w:szCs w:val="18"/>
                <w:lang w:val="es-ES" w:eastAsia="es-ES"/>
              </w:rPr>
            </w:pPr>
            <w:r w:rsidRPr="00E0116A">
              <w:rPr>
                <w:rFonts w:cs="Segoe UI"/>
                <w:sz w:val="18"/>
                <w:szCs w:val="18"/>
                <w:lang w:val="es-ES" w:eastAsia="es-ES"/>
              </w:rPr>
              <w:t> </w:t>
            </w:r>
          </w:p>
        </w:tc>
      </w:tr>
      <w:tr w:rsidRPr="001E4625" w:rsidR="00E0116A" w:rsidTr="00E0116A" w14:paraId="150CA9DD" w14:textId="77777777">
        <w:trPr>
          <w:trHeight w:val="804"/>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37F22CBC"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Address</w:t>
            </w:r>
            <w:proofErr w:type="spellEnd"/>
            <w:r w:rsidRPr="00E0116A">
              <w:rPr>
                <w:rFonts w:cs="Segoe UI"/>
                <w:sz w:val="18"/>
                <w:szCs w:val="18"/>
                <w:lang w:val="es-ES" w:eastAsia="es-ES"/>
              </w:rPr>
              <w:t xml:space="preserve"> 2 / </w:t>
            </w:r>
            <w:proofErr w:type="spellStart"/>
            <w:r w:rsidRPr="00E0116A">
              <w:rPr>
                <w:rFonts w:cs="Segoe UI"/>
                <w:sz w:val="18"/>
                <w:szCs w:val="18"/>
                <w:lang w:val="es-ES" w:eastAsia="es-ES"/>
              </w:rPr>
              <w:t>Adresse</w:t>
            </w:r>
            <w:proofErr w:type="spellEnd"/>
            <w:r w:rsidRPr="00E0116A">
              <w:rPr>
                <w:rFonts w:cs="Segoe UI"/>
                <w:sz w:val="18"/>
                <w:szCs w:val="18"/>
                <w:lang w:val="es-ES" w:eastAsia="es-ES"/>
              </w:rPr>
              <w:t xml:space="preserve"> 2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55)</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60AAED3B"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 \</w:t>
            </w:r>
            <w:proofErr w:type="spellStart"/>
            <w:r w:rsidRPr="00E0116A">
              <w:rPr>
                <w:rFonts w:ascii="Arial" w:hAnsi="Arial" w:cs="Arial"/>
                <w:sz w:val="18"/>
                <w:szCs w:val="18"/>
                <w:lang w:val="es-ES" w:eastAsia="es-ES"/>
              </w:rPr>
              <w:t>Linea</w:t>
            </w:r>
            <w:proofErr w:type="spellEnd"/>
            <w:r w:rsidRPr="00E0116A">
              <w:rPr>
                <w:rFonts w:ascii="Arial" w:hAnsi="Arial" w:cs="Arial"/>
                <w:sz w:val="18"/>
                <w:szCs w:val="18"/>
                <w:lang w:val="es-ES" w:eastAsia="es-ES"/>
              </w:rPr>
              <w:t xml:space="preserve"> dirección 2</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185BCE79" w14:textId="77777777">
            <w:pPr>
              <w:suppressAutoHyphens w:val="0"/>
              <w:spacing w:after="0"/>
              <w:rPr>
                <w:rFonts w:cs="Segoe UI"/>
                <w:sz w:val="18"/>
                <w:szCs w:val="18"/>
                <w:lang w:val="es-ES" w:eastAsia="es-ES"/>
              </w:rPr>
            </w:pPr>
            <w:r w:rsidRPr="00E0116A">
              <w:rPr>
                <w:rFonts w:cs="Segoe UI"/>
                <w:sz w:val="18"/>
                <w:szCs w:val="18"/>
                <w:lang w:val="es-ES" w:eastAsia="es-ES"/>
              </w:rPr>
              <w:t> </w:t>
            </w:r>
          </w:p>
        </w:tc>
      </w:tr>
      <w:tr w:rsidRPr="001E4625" w:rsidR="00E0116A" w:rsidTr="00E0116A" w14:paraId="6AD44291" w14:textId="77777777">
        <w:trPr>
          <w:trHeight w:val="80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21DD35B7"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Address</w:t>
            </w:r>
            <w:proofErr w:type="spellEnd"/>
            <w:r w:rsidRPr="00E0116A">
              <w:rPr>
                <w:rFonts w:cs="Segoe UI"/>
                <w:sz w:val="18"/>
                <w:szCs w:val="18"/>
                <w:lang w:val="es-ES" w:eastAsia="es-ES"/>
              </w:rPr>
              <w:t xml:space="preserve"> 3 / </w:t>
            </w:r>
            <w:proofErr w:type="spellStart"/>
            <w:r w:rsidRPr="00E0116A">
              <w:rPr>
                <w:rFonts w:cs="Segoe UI"/>
                <w:sz w:val="18"/>
                <w:szCs w:val="18"/>
                <w:lang w:val="es-ES" w:eastAsia="es-ES"/>
              </w:rPr>
              <w:t>Adresse</w:t>
            </w:r>
            <w:proofErr w:type="spellEnd"/>
            <w:r w:rsidRPr="00E0116A">
              <w:rPr>
                <w:rFonts w:cs="Segoe UI"/>
                <w:sz w:val="18"/>
                <w:szCs w:val="18"/>
                <w:lang w:val="es-ES" w:eastAsia="es-ES"/>
              </w:rPr>
              <w:t xml:space="preserve"> 3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55)</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3E626A53"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 \</w:t>
            </w:r>
            <w:proofErr w:type="spellStart"/>
            <w:r w:rsidRPr="00E0116A">
              <w:rPr>
                <w:rFonts w:ascii="Arial" w:hAnsi="Arial" w:cs="Arial"/>
                <w:sz w:val="18"/>
                <w:szCs w:val="18"/>
                <w:lang w:val="es-ES" w:eastAsia="es-ES"/>
              </w:rPr>
              <w:t>Linea</w:t>
            </w:r>
            <w:proofErr w:type="spellEnd"/>
            <w:r w:rsidRPr="00E0116A">
              <w:rPr>
                <w:rFonts w:ascii="Arial" w:hAnsi="Arial" w:cs="Arial"/>
                <w:sz w:val="18"/>
                <w:szCs w:val="18"/>
                <w:lang w:val="es-ES" w:eastAsia="es-ES"/>
              </w:rPr>
              <w:t xml:space="preserve"> dirección 1</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6095B882" w14:textId="77777777">
            <w:pPr>
              <w:suppressAutoHyphens w:val="0"/>
              <w:spacing w:after="0"/>
              <w:rPr>
                <w:rFonts w:cs="Segoe UI"/>
                <w:sz w:val="18"/>
                <w:szCs w:val="18"/>
                <w:lang w:val="es-ES" w:eastAsia="es-ES"/>
              </w:rPr>
            </w:pPr>
            <w:r w:rsidRPr="00E0116A">
              <w:rPr>
                <w:rFonts w:cs="Segoe UI"/>
                <w:sz w:val="18"/>
                <w:szCs w:val="18"/>
                <w:lang w:val="es-ES" w:eastAsia="es-ES"/>
              </w:rPr>
              <w:t> </w:t>
            </w:r>
          </w:p>
        </w:tc>
      </w:tr>
      <w:tr w:rsidRPr="001E4625" w:rsidR="00E0116A" w:rsidTr="00E0116A" w14:paraId="54E9AD50" w14:textId="77777777">
        <w:trPr>
          <w:trHeight w:val="804"/>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6C0AB1BB"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Address</w:t>
            </w:r>
            <w:proofErr w:type="spellEnd"/>
            <w:r w:rsidRPr="00E0116A">
              <w:rPr>
                <w:rFonts w:cs="Segoe UI"/>
                <w:sz w:val="18"/>
                <w:szCs w:val="18"/>
                <w:lang w:val="es-ES" w:eastAsia="es-ES"/>
              </w:rPr>
              <w:t xml:space="preserve"> 4 / </w:t>
            </w:r>
            <w:proofErr w:type="spellStart"/>
            <w:r w:rsidRPr="00E0116A">
              <w:rPr>
                <w:rFonts w:cs="Segoe UI"/>
                <w:sz w:val="18"/>
                <w:szCs w:val="18"/>
                <w:lang w:val="es-ES" w:eastAsia="es-ES"/>
              </w:rPr>
              <w:t>Adresse</w:t>
            </w:r>
            <w:proofErr w:type="spellEnd"/>
            <w:r w:rsidRPr="00E0116A">
              <w:rPr>
                <w:rFonts w:cs="Segoe UI"/>
                <w:sz w:val="18"/>
                <w:szCs w:val="18"/>
                <w:lang w:val="es-ES" w:eastAsia="es-ES"/>
              </w:rPr>
              <w:t xml:space="preserve"> 4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55)</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715132EA"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 \</w:t>
            </w:r>
            <w:proofErr w:type="spellStart"/>
            <w:r w:rsidRPr="00E0116A">
              <w:rPr>
                <w:rFonts w:ascii="Arial" w:hAnsi="Arial" w:cs="Arial"/>
                <w:sz w:val="18"/>
                <w:szCs w:val="18"/>
                <w:lang w:val="es-ES" w:eastAsia="es-ES"/>
              </w:rPr>
              <w:t>Linea</w:t>
            </w:r>
            <w:proofErr w:type="spellEnd"/>
            <w:r w:rsidRPr="00E0116A">
              <w:rPr>
                <w:rFonts w:ascii="Arial" w:hAnsi="Arial" w:cs="Arial"/>
                <w:sz w:val="18"/>
                <w:szCs w:val="18"/>
                <w:lang w:val="es-ES" w:eastAsia="es-ES"/>
              </w:rPr>
              <w:t xml:space="preserve"> dirección 1</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531B2F12" w14:textId="77777777">
            <w:pPr>
              <w:suppressAutoHyphens w:val="0"/>
              <w:spacing w:after="0"/>
              <w:rPr>
                <w:rFonts w:cs="Segoe UI"/>
                <w:sz w:val="18"/>
                <w:szCs w:val="18"/>
                <w:lang w:val="es-ES" w:eastAsia="es-ES"/>
              </w:rPr>
            </w:pPr>
            <w:r w:rsidRPr="00E0116A">
              <w:rPr>
                <w:rFonts w:cs="Segoe UI"/>
                <w:sz w:val="18"/>
                <w:szCs w:val="18"/>
                <w:lang w:val="es-ES" w:eastAsia="es-ES"/>
              </w:rPr>
              <w:t> </w:t>
            </w:r>
          </w:p>
        </w:tc>
      </w:tr>
      <w:tr w:rsidRPr="00E0116A" w:rsidR="00E0116A" w:rsidTr="00E0116A" w14:paraId="77ABEE85" w14:textId="77777777">
        <w:trPr>
          <w:trHeight w:val="80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23AAC5DC" w14:textId="77777777">
            <w:pPr>
              <w:suppressAutoHyphens w:val="0"/>
              <w:spacing w:after="0"/>
              <w:rPr>
                <w:rFonts w:cs="Segoe UI"/>
                <w:sz w:val="18"/>
                <w:szCs w:val="18"/>
                <w:lang w:val="es-ES" w:eastAsia="es-ES"/>
              </w:rPr>
            </w:pPr>
            <w:r w:rsidRPr="00E0116A">
              <w:rPr>
                <w:rFonts w:cs="Segoe UI"/>
                <w:sz w:val="18"/>
                <w:szCs w:val="18"/>
                <w:lang w:val="es-ES" w:eastAsia="es-ES"/>
              </w:rPr>
              <w:t xml:space="preserve">Postal / </w:t>
            </w:r>
            <w:proofErr w:type="spellStart"/>
            <w:r w:rsidRPr="00E0116A">
              <w:rPr>
                <w:rFonts w:cs="Segoe UI"/>
                <w:sz w:val="18"/>
                <w:szCs w:val="18"/>
                <w:lang w:val="es-ES" w:eastAsia="es-ES"/>
              </w:rPr>
              <w:t>Code</w:t>
            </w:r>
            <w:proofErr w:type="spellEnd"/>
            <w:r w:rsidRPr="00E0116A">
              <w:rPr>
                <w:rFonts w:cs="Segoe UI"/>
                <w:sz w:val="18"/>
                <w:szCs w:val="18"/>
                <w:lang w:val="es-ES" w:eastAsia="es-ES"/>
              </w:rPr>
              <w:t xml:space="preserve"> Postal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12)</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69753CB2" w14:textId="77777777">
            <w:pPr>
              <w:suppressAutoHyphens w:val="0"/>
              <w:spacing w:after="0"/>
              <w:rPr>
                <w:rFonts w:ascii="Arial" w:hAnsi="Arial" w:cs="Arial"/>
                <w:sz w:val="18"/>
                <w:szCs w:val="18"/>
                <w:lang w:val="es-ES" w:eastAsia="es-ES"/>
              </w:rPr>
            </w:pPr>
            <w:r w:rsidRPr="00E0116A">
              <w:rPr>
                <w:rFonts w:ascii="Arial" w:hAnsi="Arial" w:cs="Arial"/>
                <w:sz w:val="18"/>
                <w:szCs w:val="18"/>
                <w:lang w:val="pt-PT" w:eastAsia="es-ES"/>
              </w:rPr>
              <w:t>Contacto de emergencia</w:t>
            </w:r>
            <w:r w:rsidRPr="00E0116A">
              <w:rPr>
                <w:rFonts w:cs="Segoe UI"/>
                <w:sz w:val="18"/>
                <w:szCs w:val="18"/>
                <w:lang w:val="pt-PT" w:eastAsia="es-ES"/>
              </w:rPr>
              <w:t xml:space="preserve"> \ Código postal</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51A66635" w14:textId="77777777">
            <w:pPr>
              <w:suppressAutoHyphens w:val="0"/>
              <w:spacing w:after="0"/>
              <w:rPr>
                <w:rFonts w:cs="Segoe UI"/>
                <w:sz w:val="18"/>
                <w:szCs w:val="18"/>
                <w:lang w:val="es-ES" w:eastAsia="es-ES"/>
              </w:rPr>
            </w:pPr>
            <w:r w:rsidRPr="00E0116A">
              <w:rPr>
                <w:rFonts w:cs="Segoe UI"/>
                <w:sz w:val="18"/>
                <w:szCs w:val="18"/>
                <w:lang w:val="es-ES" w:eastAsia="es-ES"/>
              </w:rPr>
              <w:t>Vacío</w:t>
            </w:r>
          </w:p>
        </w:tc>
      </w:tr>
      <w:tr w:rsidRPr="00E0116A" w:rsidR="00E0116A" w:rsidTr="00E0116A" w14:paraId="4EA9CED3" w14:textId="77777777">
        <w:trPr>
          <w:trHeight w:val="540"/>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19EA5A68" w14:textId="77777777">
            <w:pPr>
              <w:suppressAutoHyphens w:val="0"/>
              <w:spacing w:after="0"/>
              <w:rPr>
                <w:rFonts w:cs="Segoe UI"/>
                <w:sz w:val="18"/>
                <w:szCs w:val="18"/>
                <w:lang w:val="es-ES" w:eastAsia="es-ES"/>
              </w:rPr>
            </w:pPr>
            <w:r w:rsidRPr="00E0116A">
              <w:rPr>
                <w:rFonts w:cs="Segoe UI"/>
                <w:sz w:val="18"/>
                <w:szCs w:val="18"/>
                <w:lang w:val="es-ES" w:eastAsia="es-ES"/>
              </w:rPr>
              <w:t xml:space="preserve">City / </w:t>
            </w:r>
            <w:proofErr w:type="spellStart"/>
            <w:r w:rsidRPr="00E0116A">
              <w:rPr>
                <w:rFonts w:cs="Segoe UI"/>
                <w:sz w:val="18"/>
                <w:szCs w:val="18"/>
                <w:lang w:val="es-ES" w:eastAsia="es-ES"/>
              </w:rPr>
              <w:t>Ville</w:t>
            </w:r>
            <w:proofErr w:type="spellEnd"/>
            <w:r w:rsidRPr="00E0116A">
              <w:rPr>
                <w:rFonts w:cs="Segoe UI"/>
                <w:sz w:val="18"/>
                <w:szCs w:val="18"/>
                <w:lang w:val="es-ES" w:eastAsia="es-ES"/>
              </w:rPr>
              <w:t xml:space="preserve">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30)</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4E9B0572" w14:textId="77777777">
            <w:pPr>
              <w:suppressAutoHyphens w:val="0"/>
              <w:spacing w:after="0"/>
              <w:rPr>
                <w:rFonts w:cs="Segoe UI"/>
                <w:sz w:val="18"/>
                <w:szCs w:val="18"/>
                <w:lang w:val="es-ES" w:eastAsia="es-ES"/>
              </w:rPr>
            </w:pPr>
            <w:r w:rsidRPr="00E0116A">
              <w:rPr>
                <w:rFonts w:cs="Segoe UI"/>
                <w:sz w:val="18"/>
                <w:szCs w:val="18"/>
                <w:lang w:val="es-ES" w:eastAsia="es-ES"/>
              </w:rPr>
              <w:t xml:space="preserve">Contacto de emergencia \ Subdivisión geográfica \ Nombre </w:t>
            </w:r>
            <w:proofErr w:type="spellStart"/>
            <w:r w:rsidRPr="00E0116A">
              <w:rPr>
                <w:rFonts w:cs="Segoe UI"/>
                <w:sz w:val="18"/>
                <w:szCs w:val="18"/>
                <w:lang w:val="es-ES" w:eastAsia="es-ES"/>
              </w:rPr>
              <w:t>subdivision</w:t>
            </w:r>
            <w:proofErr w:type="spellEnd"/>
            <w:r w:rsidRPr="00E0116A">
              <w:rPr>
                <w:rFonts w:cs="Segoe UI"/>
                <w:sz w:val="18"/>
                <w:szCs w:val="18"/>
                <w:lang w:val="es-ES" w:eastAsia="es-ES"/>
              </w:rPr>
              <w:t xml:space="preserve"> geográfica</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2C2CD310" w14:textId="77777777">
            <w:pPr>
              <w:suppressAutoHyphens w:val="0"/>
              <w:spacing w:after="0"/>
              <w:rPr>
                <w:rFonts w:cs="Segoe UI"/>
                <w:sz w:val="18"/>
                <w:szCs w:val="18"/>
                <w:lang w:val="es-ES" w:eastAsia="es-ES"/>
              </w:rPr>
            </w:pPr>
            <w:r w:rsidRPr="00E0116A">
              <w:rPr>
                <w:rFonts w:cs="Segoe UI"/>
                <w:sz w:val="18"/>
                <w:szCs w:val="18"/>
                <w:lang w:val="es-ES" w:eastAsia="es-ES"/>
              </w:rPr>
              <w:t>Nombre de la Localidad</w:t>
            </w:r>
          </w:p>
        </w:tc>
      </w:tr>
      <w:tr w:rsidRPr="00E0116A" w:rsidR="00E0116A" w:rsidTr="00E0116A" w14:paraId="496B46B2" w14:textId="77777777">
        <w:trPr>
          <w:trHeight w:val="80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63704F77" w14:textId="77777777">
            <w:pPr>
              <w:suppressAutoHyphens w:val="0"/>
              <w:spacing w:after="0"/>
              <w:rPr>
                <w:rFonts w:cs="Segoe UI"/>
                <w:sz w:val="18"/>
                <w:szCs w:val="18"/>
                <w:lang w:val="es-ES" w:eastAsia="es-ES"/>
              </w:rPr>
            </w:pPr>
            <w:r w:rsidRPr="00E0116A">
              <w:rPr>
                <w:rFonts w:cs="Segoe UI"/>
                <w:sz w:val="18"/>
                <w:szCs w:val="18"/>
                <w:lang w:val="es-ES" w:eastAsia="es-ES"/>
              </w:rPr>
              <w:t xml:space="preserve">Country / </w:t>
            </w:r>
            <w:proofErr w:type="spellStart"/>
            <w:r w:rsidRPr="00E0116A">
              <w:rPr>
                <w:rFonts w:cs="Segoe UI"/>
                <w:sz w:val="18"/>
                <w:szCs w:val="18"/>
                <w:lang w:val="es-ES" w:eastAsia="es-ES"/>
              </w:rPr>
              <w:t>Pays</w:t>
            </w:r>
            <w:proofErr w:type="spellEnd"/>
            <w:r w:rsidRPr="00E0116A">
              <w:rPr>
                <w:rFonts w:cs="Segoe UI"/>
                <w:sz w:val="18"/>
                <w:szCs w:val="18"/>
                <w:lang w:val="es-ES" w:eastAsia="es-ES"/>
              </w:rPr>
              <w:t xml:space="preserve">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3)</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66A567C3"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w:t>
            </w:r>
            <w:r w:rsidRPr="00E0116A">
              <w:rPr>
                <w:rFonts w:cs="Segoe UI"/>
                <w:sz w:val="18"/>
                <w:szCs w:val="18"/>
                <w:lang w:val="es-ES" w:eastAsia="es-ES"/>
              </w:rPr>
              <w:t xml:space="preserve"> \ ID País</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728A9461" w14:textId="77777777">
            <w:pPr>
              <w:suppressAutoHyphens w:val="0"/>
              <w:spacing w:after="0"/>
              <w:rPr>
                <w:rFonts w:ascii="Arial" w:hAnsi="Arial" w:cs="Arial"/>
                <w:sz w:val="18"/>
                <w:szCs w:val="18"/>
                <w:lang w:val="es-ES" w:eastAsia="es-ES"/>
              </w:rPr>
            </w:pPr>
            <w:proofErr w:type="spellStart"/>
            <w:r w:rsidRPr="00E0116A">
              <w:rPr>
                <w:rFonts w:ascii="Arial" w:hAnsi="Arial" w:cs="Arial"/>
                <w:sz w:val="18"/>
                <w:szCs w:val="18"/>
                <w:lang w:val="es-ES" w:eastAsia="es-ES"/>
              </w:rPr>
              <w:t>Transcodificado</w:t>
            </w:r>
            <w:proofErr w:type="spellEnd"/>
            <w:r w:rsidRPr="00E0116A">
              <w:rPr>
                <w:rFonts w:ascii="Arial" w:hAnsi="Arial" w:cs="Arial"/>
                <w:sz w:val="18"/>
                <w:szCs w:val="18"/>
                <w:lang w:val="es-ES" w:eastAsia="es-ES"/>
              </w:rPr>
              <w:t xml:space="preserve"> a ISO 3166-1 alfa-3</w:t>
            </w:r>
          </w:p>
        </w:tc>
      </w:tr>
      <w:tr w:rsidRPr="001E4625" w:rsidR="00E0116A" w:rsidTr="00E0116A" w14:paraId="6A779804" w14:textId="77777777">
        <w:trPr>
          <w:trHeight w:val="804"/>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33840570" w14:textId="77777777">
            <w:pPr>
              <w:suppressAutoHyphens w:val="0"/>
              <w:spacing w:after="0"/>
              <w:rPr>
                <w:rFonts w:cs="Segoe UI"/>
                <w:sz w:val="18"/>
                <w:szCs w:val="18"/>
                <w:lang w:val="es-ES" w:eastAsia="es-ES"/>
              </w:rPr>
            </w:pPr>
            <w:proofErr w:type="spellStart"/>
            <w:r w:rsidRPr="00E0116A">
              <w:rPr>
                <w:rFonts w:cs="Segoe UI"/>
                <w:sz w:val="18"/>
                <w:szCs w:val="18"/>
                <w:lang w:val="es-ES" w:eastAsia="es-ES"/>
              </w:rPr>
              <w:t>State</w:t>
            </w:r>
            <w:proofErr w:type="spellEnd"/>
            <w:r w:rsidRPr="00E0116A">
              <w:rPr>
                <w:rFonts w:cs="Segoe UI"/>
                <w:sz w:val="18"/>
                <w:szCs w:val="18"/>
                <w:lang w:val="es-ES" w:eastAsia="es-ES"/>
              </w:rPr>
              <w:t xml:space="preserve"> / </w:t>
            </w:r>
            <w:proofErr w:type="spellStart"/>
            <w:r w:rsidRPr="00E0116A">
              <w:rPr>
                <w:rFonts w:cs="Segoe UI"/>
                <w:sz w:val="18"/>
                <w:szCs w:val="18"/>
                <w:lang w:val="es-ES" w:eastAsia="es-ES"/>
              </w:rPr>
              <w:t>Département</w:t>
            </w:r>
            <w:proofErr w:type="spellEnd"/>
            <w:r w:rsidRPr="00E0116A">
              <w:rPr>
                <w:rFonts w:cs="Segoe UI"/>
                <w:sz w:val="18"/>
                <w:szCs w:val="18"/>
                <w:lang w:val="es-ES" w:eastAsia="es-ES"/>
              </w:rPr>
              <w:t xml:space="preserve"> (</w:t>
            </w:r>
            <w:proofErr w:type="spellStart"/>
            <w:r w:rsidRPr="00E0116A">
              <w:rPr>
                <w:rFonts w:cs="Segoe UI"/>
                <w:sz w:val="18"/>
                <w:szCs w:val="18"/>
                <w:lang w:val="es-ES" w:eastAsia="es-ES"/>
              </w:rPr>
              <w:t>Char</w:t>
            </w:r>
            <w:proofErr w:type="spellEnd"/>
            <w:r w:rsidRPr="00E0116A">
              <w:rPr>
                <w:rFonts w:cs="Segoe UI"/>
                <w:sz w:val="18"/>
                <w:szCs w:val="18"/>
                <w:lang w:val="es-ES" w:eastAsia="es-ES"/>
              </w:rPr>
              <w:t xml:space="preserve"> 6)</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6AD16D4E"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 de emergencia \ Id División geográfica</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7F5B3E72"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 xml:space="preserve">Código de la provincia </w:t>
            </w:r>
            <w:r w:rsidRPr="00E0116A">
              <w:rPr>
                <w:rFonts w:ascii="Arial" w:hAnsi="Arial" w:cs="Arial"/>
                <w:color w:val="008080"/>
                <w:sz w:val="18"/>
                <w:szCs w:val="18"/>
                <w:u w:val="single"/>
                <w:lang w:val="es-ES" w:eastAsia="es-ES"/>
              </w:rPr>
              <w:t>(solo para el caso de España, de dos dígitos)</w:t>
            </w:r>
          </w:p>
        </w:tc>
      </w:tr>
      <w:tr w:rsidRPr="001E4625" w:rsidR="00E0116A" w:rsidTr="00E0116A" w14:paraId="037ADB2F" w14:textId="77777777">
        <w:trPr>
          <w:trHeight w:val="2124"/>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090FD45B" w14:textId="77777777">
            <w:pPr>
              <w:suppressAutoHyphens w:val="0"/>
              <w:spacing w:after="0"/>
              <w:rPr>
                <w:rFonts w:cs="Segoe UI"/>
                <w:sz w:val="18"/>
                <w:szCs w:val="18"/>
                <w:lang w:eastAsia="es-ES"/>
              </w:rPr>
            </w:pPr>
            <w:proofErr w:type="spellStart"/>
            <w:r w:rsidRPr="00E0116A">
              <w:rPr>
                <w:rFonts w:cs="Segoe UI"/>
                <w:sz w:val="18"/>
                <w:szCs w:val="18"/>
                <w:lang w:val="fr-FR" w:eastAsia="es-ES"/>
              </w:rPr>
              <w:t>Same</w:t>
            </w:r>
            <w:proofErr w:type="spellEnd"/>
            <w:r w:rsidRPr="00E0116A">
              <w:rPr>
                <w:rFonts w:cs="Segoe UI"/>
                <w:sz w:val="18"/>
                <w:szCs w:val="18"/>
                <w:lang w:val="fr-FR" w:eastAsia="es-ES"/>
              </w:rPr>
              <w:t xml:space="preserve"> Phone as </w:t>
            </w:r>
            <w:proofErr w:type="spellStart"/>
            <w:r w:rsidRPr="00E0116A">
              <w:rPr>
                <w:rFonts w:cs="Segoe UI"/>
                <w:sz w:val="18"/>
                <w:szCs w:val="18"/>
                <w:lang w:val="fr-FR" w:eastAsia="es-ES"/>
              </w:rPr>
              <w:t>Employee</w:t>
            </w:r>
            <w:proofErr w:type="spellEnd"/>
            <w:r w:rsidRPr="00E0116A">
              <w:rPr>
                <w:rFonts w:cs="Segoe UI"/>
                <w:sz w:val="18"/>
                <w:szCs w:val="18"/>
                <w:lang w:val="fr-FR" w:eastAsia="es-ES"/>
              </w:rPr>
              <w:t xml:space="preserve"> / Même téléphone que l’employé (Char 1)</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3F52670C"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Literal (valor por defecto)</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574815D8" w14:textId="77777777">
            <w:pPr>
              <w:suppressAutoHyphens w:val="0"/>
              <w:spacing w:after="0"/>
              <w:rPr>
                <w:rFonts w:cs="Segoe UI"/>
                <w:sz w:val="18"/>
                <w:szCs w:val="18"/>
                <w:lang w:val="es-ES" w:eastAsia="es-ES"/>
              </w:rPr>
            </w:pPr>
            <w:r w:rsidRPr="00E0116A">
              <w:rPr>
                <w:rFonts w:cs="Segoe UI"/>
                <w:sz w:val="18"/>
                <w:szCs w:val="18"/>
                <w:lang w:val="es-ES" w:eastAsia="es-ES"/>
              </w:rPr>
              <w:t>N, ya que el teléfono es obligatorio en Meta4 HR para el contacto de emergencia</w:t>
            </w:r>
          </w:p>
        </w:tc>
      </w:tr>
      <w:tr w:rsidRPr="001E4625" w:rsidR="00E0116A" w:rsidTr="00E0116A" w14:paraId="4423896B" w14:textId="77777777">
        <w:trPr>
          <w:trHeight w:val="1068"/>
        </w:trPr>
        <w:tc>
          <w:tcPr>
            <w:tcW w:w="1700" w:type="dxa"/>
            <w:tcBorders>
              <w:top w:val="nil"/>
              <w:left w:val="single" w:color="FF9C85" w:sz="8" w:space="0"/>
              <w:bottom w:val="single" w:color="FF9C85" w:sz="8" w:space="0"/>
              <w:right w:val="single" w:color="FF9C85" w:sz="8" w:space="0"/>
            </w:tcBorders>
            <w:shd w:val="clear" w:color="auto" w:fill="auto"/>
            <w:vAlign w:val="center"/>
            <w:hideMark/>
          </w:tcPr>
          <w:p w:rsidRPr="00E0116A" w:rsidR="00E0116A" w:rsidP="00E0116A" w:rsidRDefault="00E0116A" w14:paraId="1B375A24" w14:textId="77777777">
            <w:pPr>
              <w:suppressAutoHyphens w:val="0"/>
              <w:spacing w:after="0"/>
              <w:rPr>
                <w:rFonts w:cs="Segoe UI"/>
                <w:sz w:val="18"/>
                <w:szCs w:val="18"/>
                <w:lang w:eastAsia="es-ES"/>
              </w:rPr>
            </w:pPr>
            <w:r w:rsidRPr="00E0116A">
              <w:rPr>
                <w:rFonts w:cs="Segoe UI"/>
                <w:sz w:val="18"/>
                <w:szCs w:val="18"/>
                <w:lang w:val="fr-FR" w:eastAsia="es-ES"/>
              </w:rPr>
              <w:t>Phone Type / Type de Téléphone (Char 4)</w:t>
            </w:r>
          </w:p>
        </w:tc>
        <w:tc>
          <w:tcPr>
            <w:tcW w:w="374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3589D62B"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Contactos de emergencia\Tipo de lugar 1</w:t>
            </w:r>
          </w:p>
        </w:tc>
        <w:tc>
          <w:tcPr>
            <w:tcW w:w="5180" w:type="dxa"/>
            <w:tcBorders>
              <w:top w:val="nil"/>
              <w:left w:val="nil"/>
              <w:bottom w:val="single" w:color="FF9C85" w:sz="8" w:space="0"/>
              <w:right w:val="single" w:color="FF9C85" w:sz="8" w:space="0"/>
            </w:tcBorders>
            <w:shd w:val="clear" w:color="auto" w:fill="auto"/>
            <w:vAlign w:val="center"/>
            <w:hideMark/>
          </w:tcPr>
          <w:p w:rsidRPr="00E0116A" w:rsidR="00E0116A" w:rsidP="00E0116A" w:rsidRDefault="00E0116A" w14:paraId="03EA0737" w14:textId="77777777">
            <w:pPr>
              <w:suppressAutoHyphens w:val="0"/>
              <w:spacing w:after="0"/>
              <w:rPr>
                <w:rFonts w:cs="Segoe UI"/>
                <w:sz w:val="18"/>
                <w:szCs w:val="18"/>
                <w:lang w:val="es-ES" w:eastAsia="es-ES"/>
              </w:rPr>
            </w:pPr>
            <w:r w:rsidRPr="00E0116A">
              <w:rPr>
                <w:rFonts w:cs="Segoe UI"/>
                <w:sz w:val="18"/>
                <w:szCs w:val="18"/>
                <w:lang w:val="es-ES" w:eastAsia="es-ES"/>
              </w:rPr>
              <w:t>Se aplicará la misma transcodificación</w:t>
            </w:r>
          </w:p>
        </w:tc>
      </w:tr>
      <w:tr w:rsidRPr="00E0116A" w:rsidR="00E0116A" w:rsidTr="00E0116A" w14:paraId="4431880E" w14:textId="77777777">
        <w:trPr>
          <w:trHeight w:val="1332"/>
        </w:trPr>
        <w:tc>
          <w:tcPr>
            <w:tcW w:w="1700" w:type="dxa"/>
            <w:tcBorders>
              <w:top w:val="nil"/>
              <w:left w:val="single" w:color="FF9C85" w:sz="8" w:space="0"/>
              <w:bottom w:val="single" w:color="FF9C85" w:sz="8" w:space="0"/>
              <w:right w:val="single" w:color="FF9C85" w:sz="8" w:space="0"/>
            </w:tcBorders>
            <w:shd w:val="clear" w:color="000000" w:fill="FFDED6"/>
            <w:vAlign w:val="center"/>
            <w:hideMark/>
          </w:tcPr>
          <w:p w:rsidRPr="00E0116A" w:rsidR="00E0116A" w:rsidP="00E0116A" w:rsidRDefault="00E0116A" w14:paraId="225BAFCE" w14:textId="77777777">
            <w:pPr>
              <w:suppressAutoHyphens w:val="0"/>
              <w:spacing w:after="0"/>
              <w:rPr>
                <w:rFonts w:cs="Segoe UI"/>
                <w:sz w:val="18"/>
                <w:szCs w:val="18"/>
                <w:lang w:val="es-ES" w:eastAsia="es-ES"/>
              </w:rPr>
            </w:pPr>
            <w:r w:rsidRPr="00E0116A">
              <w:rPr>
                <w:rFonts w:cs="Segoe UI"/>
                <w:sz w:val="18"/>
                <w:szCs w:val="18"/>
                <w:lang w:val="fr-FR" w:eastAsia="es-ES"/>
              </w:rPr>
              <w:t xml:space="preserve">Phone </w:t>
            </w:r>
            <w:proofErr w:type="spellStart"/>
            <w:r w:rsidRPr="00E0116A">
              <w:rPr>
                <w:rFonts w:cs="Segoe UI"/>
                <w:sz w:val="18"/>
                <w:szCs w:val="18"/>
                <w:lang w:val="fr-FR" w:eastAsia="es-ES"/>
              </w:rPr>
              <w:t>Number</w:t>
            </w:r>
            <w:proofErr w:type="spellEnd"/>
            <w:r w:rsidRPr="00E0116A">
              <w:rPr>
                <w:rFonts w:cs="Segoe UI"/>
                <w:sz w:val="18"/>
                <w:szCs w:val="18"/>
                <w:lang w:val="fr-FR" w:eastAsia="es-ES"/>
              </w:rPr>
              <w:t xml:space="preserve"> / Numéro de Téléphone (Char 24)</w:t>
            </w:r>
          </w:p>
        </w:tc>
        <w:tc>
          <w:tcPr>
            <w:tcW w:w="374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327434D3" w14:textId="77777777">
            <w:pPr>
              <w:suppressAutoHyphens w:val="0"/>
              <w:spacing w:after="0"/>
              <w:rPr>
                <w:rFonts w:ascii="Arial" w:hAnsi="Arial" w:cs="Arial"/>
                <w:sz w:val="18"/>
                <w:szCs w:val="18"/>
                <w:lang w:val="es-ES" w:eastAsia="es-ES"/>
              </w:rPr>
            </w:pPr>
            <w:r w:rsidRPr="00E0116A">
              <w:rPr>
                <w:rFonts w:ascii="Arial" w:hAnsi="Arial" w:cs="Arial"/>
                <w:sz w:val="18"/>
                <w:szCs w:val="18"/>
                <w:lang w:val="es-ES" w:eastAsia="es-ES"/>
              </w:rPr>
              <w:t>Contactos de emergencia\Teléfono 1</w:t>
            </w:r>
          </w:p>
        </w:tc>
        <w:tc>
          <w:tcPr>
            <w:tcW w:w="5180" w:type="dxa"/>
            <w:tcBorders>
              <w:top w:val="nil"/>
              <w:left w:val="nil"/>
              <w:bottom w:val="single" w:color="FF9C85" w:sz="8" w:space="0"/>
              <w:right w:val="single" w:color="FF9C85" w:sz="8" w:space="0"/>
            </w:tcBorders>
            <w:shd w:val="clear" w:color="000000" w:fill="FFDED6"/>
            <w:vAlign w:val="center"/>
            <w:hideMark/>
          </w:tcPr>
          <w:p w:rsidRPr="00E0116A" w:rsidR="00E0116A" w:rsidP="00E0116A" w:rsidRDefault="00E0116A" w14:paraId="2F1B44F7" w14:textId="77777777">
            <w:pPr>
              <w:suppressAutoHyphens w:val="0"/>
              <w:spacing w:after="0"/>
              <w:rPr>
                <w:rFonts w:cs="Segoe UI"/>
                <w:sz w:val="18"/>
                <w:szCs w:val="18"/>
                <w:lang w:val="es-ES" w:eastAsia="es-ES"/>
              </w:rPr>
            </w:pPr>
            <w:r w:rsidRPr="00E0116A">
              <w:rPr>
                <w:rFonts w:cs="Segoe UI"/>
                <w:sz w:val="18"/>
                <w:szCs w:val="18"/>
                <w:lang w:val="es-ES" w:eastAsia="es-ES"/>
              </w:rPr>
              <w:t> </w:t>
            </w:r>
          </w:p>
        </w:tc>
      </w:tr>
    </w:tbl>
    <w:p w:rsidRPr="005C6760" w:rsidR="00A16404" w:rsidP="00A16404" w:rsidRDefault="00A16404" w14:paraId="12A869CE" w14:textId="77777777">
      <w:pPr>
        <w:rPr>
          <w:lang w:val="es-ES" w:eastAsia="en-US"/>
        </w:rPr>
      </w:pPr>
    </w:p>
    <w:p w:rsidRPr="005C6760" w:rsidR="00A16404" w:rsidP="00A16404" w:rsidRDefault="00A16404" w14:paraId="61EFB2E4" w14:textId="77777777">
      <w:pPr>
        <w:rPr>
          <w:lang w:val="es-ES" w:eastAsia="en-US"/>
        </w:rPr>
      </w:pPr>
    </w:p>
    <w:p w:rsidRPr="005C6760" w:rsidR="00A16404" w:rsidP="00A16404" w:rsidRDefault="00A16404" w14:paraId="43AEB15D" w14:textId="77777777">
      <w:pPr>
        <w:pStyle w:val="3TituloH3"/>
      </w:pPr>
      <w:bookmarkStart w:name="_Toc71797953" w:id="108"/>
      <w:bookmarkStart w:name="_Toc97208280" w:id="109"/>
      <w:r w:rsidRPr="005C6760">
        <w:t>Bloque “Job Data”</w:t>
      </w:r>
      <w:bookmarkEnd w:id="108"/>
      <w:bookmarkEnd w:id="109"/>
    </w:p>
    <w:p w:rsidR="00A16404" w:rsidP="00A16404" w:rsidRDefault="00A16404" w14:paraId="1FD72324" w14:textId="7204ADF2">
      <w:pPr>
        <w:rPr>
          <w:lang w:val="es-ES" w:eastAsia="en-US"/>
        </w:rPr>
      </w:pPr>
      <w:r w:rsidRPr="005C6760">
        <w:rPr>
          <w:lang w:val="es-ES" w:eastAsia="en-US"/>
        </w:rPr>
        <w:t>E</w:t>
      </w:r>
      <w:r>
        <w:rPr>
          <w:lang w:val="es-ES" w:eastAsia="en-US"/>
        </w:rPr>
        <w:t>n este bloque se incluye la información organizativa del empleado (empresa, posición, etc.).</w:t>
      </w:r>
      <w:ins w:author="Gabriel-Esteban Fractman Lazaro" w:date="2021-05-24T08:14:00Z" w:id="110">
        <w:r w:rsidR="00826471">
          <w:rPr>
            <w:lang w:val="es-ES" w:eastAsia="en-US"/>
          </w:rPr>
          <w:t xml:space="preserve"> </w:t>
        </w:r>
      </w:ins>
      <w:ins w:author="Gabriel-Esteban Fractman Lazaro" w:date="2021-05-24T08:15:00Z" w:id="111">
        <w:r w:rsidRPr="00826471" w:rsidR="00826471">
          <w:rPr>
            <w:lang w:val="es-ES" w:eastAsia="en-US"/>
          </w:rPr>
          <w:t>Los borrados sólo viajan si la fecha efectiva es la actual, no se pueden borrar históricos anteriores a la fecha actual</w:t>
        </w:r>
        <w:r w:rsidR="00826471">
          <w:rPr>
            <w:lang w:val="es-ES" w:eastAsia="en-US"/>
          </w:rPr>
          <w:t>.</w:t>
        </w:r>
      </w:ins>
    </w:p>
    <w:p w:rsidRPr="005C6760" w:rsidR="00A16404" w:rsidP="00A16404" w:rsidRDefault="00A16404" w14:paraId="1B6BD434" w14:textId="77777777">
      <w:pPr>
        <w:rPr>
          <w:lang w:val="es-ES" w:eastAsia="en-US"/>
        </w:rPr>
      </w:pPr>
      <w:r w:rsidRPr="005C6760">
        <w:rPr>
          <w:lang w:val="es-ES" w:eastAsia="en-US"/>
        </w:rPr>
        <w:t>Los campos que contiene este bloque son los siguientes:</w:t>
      </w:r>
    </w:p>
    <w:p w:rsidRPr="005C6760" w:rsidR="00A16404" w:rsidP="00A16404" w:rsidRDefault="00A16404" w14:paraId="12B8843E"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15DF97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BB5FE96"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1FF4A5F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078F0C82"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77D482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DCA36B1"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11A0E74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64D5C43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lang w:val="es-ES"/>
              </w:rPr>
              <w:t>010011</w:t>
            </w:r>
          </w:p>
        </w:tc>
      </w:tr>
      <w:tr w:rsidRPr="001E4625" w:rsidR="00A16404" w:rsidTr="0087559F" w14:paraId="364A948B"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E9EC476"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1BE3AE9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08AED5B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w:t>
            </w:r>
            <w:r>
              <w:rPr>
                <w:rFonts w:ascii="Arial" w:hAnsi="Arial" w:cs="Arial"/>
                <w:sz w:val="18"/>
                <w:szCs w:val="18"/>
                <w:lang w:val="es-ES" w:eastAsia="es-ES"/>
              </w:rPr>
              <w:t xml:space="preserve">D para el caso </w:t>
            </w:r>
            <w:r w:rsidRPr="005C6760">
              <w:rPr>
                <w:rFonts w:ascii="Arial" w:hAnsi="Arial" w:cs="Arial"/>
                <w:sz w:val="18"/>
                <w:szCs w:val="18"/>
                <w:lang w:val="es-ES" w:eastAsia="es-ES"/>
              </w:rPr>
              <w:t xml:space="preserve">de borrado </w:t>
            </w:r>
            <w:r>
              <w:rPr>
                <w:rFonts w:ascii="Arial" w:hAnsi="Arial" w:cs="Arial"/>
                <w:sz w:val="18"/>
                <w:szCs w:val="18"/>
                <w:lang w:val="es-ES" w:eastAsia="es-ES"/>
              </w:rPr>
              <w:t>(si se borra un cambio de puesto para revertir la situación previa)</w:t>
            </w:r>
          </w:p>
        </w:tc>
      </w:tr>
      <w:tr w:rsidRPr="001E4625" w:rsidR="00A16404" w:rsidTr="0087559F" w14:paraId="512F68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66316D03"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11300819" w14:textId="7BCF507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7AB3722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213A7320"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22D785C9" w14:textId="77777777">
            <w:pPr>
              <w:rPr>
                <w:rFonts w:ascii="Arial" w:hAnsi="Arial" w:cs="Arial"/>
                <w:b w:val="0"/>
                <w:bCs w:val="0"/>
                <w:sz w:val="18"/>
                <w:szCs w:val="18"/>
                <w:highlight w:val="yellow"/>
                <w:lang w:val="es-ES" w:eastAsia="es-ES"/>
              </w:rPr>
            </w:pPr>
            <w:r w:rsidRPr="00DE05AE">
              <w:rPr>
                <w:b w:val="0"/>
                <w:bCs w:val="0"/>
                <w:sz w:val="18"/>
                <w:szCs w:val="18"/>
              </w:rPr>
              <w:t>Record / Dossier (Num 3)</w:t>
            </w:r>
          </w:p>
        </w:tc>
        <w:tc>
          <w:tcPr>
            <w:tcW w:w="2330" w:type="dxa"/>
          </w:tcPr>
          <w:p w:rsidRPr="00DE05AE" w:rsidR="00A16404" w:rsidP="0087559F" w:rsidRDefault="00A16404" w14:paraId="4134482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Pr>
                <w:sz w:val="18"/>
                <w:szCs w:val="18"/>
              </w:rPr>
              <w:t xml:space="preserve">Literal (valor </w:t>
            </w:r>
            <w:proofErr w:type="spellStart"/>
            <w:r>
              <w:rPr>
                <w:sz w:val="18"/>
                <w:szCs w:val="18"/>
              </w:rPr>
              <w:t>fijo</w:t>
            </w:r>
            <w:proofErr w:type="spellEnd"/>
            <w:r>
              <w:rPr>
                <w:sz w:val="18"/>
                <w:szCs w:val="18"/>
              </w:rPr>
              <w:t>)</w:t>
            </w:r>
          </w:p>
        </w:tc>
        <w:tc>
          <w:tcPr>
            <w:tcW w:w="4961" w:type="dxa"/>
          </w:tcPr>
          <w:p w:rsidRPr="00DE05AE" w:rsidR="00A16404" w:rsidP="0087559F" w:rsidRDefault="00A16404" w14:paraId="0DC0319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Pr>
                <w:sz w:val="18"/>
                <w:szCs w:val="18"/>
              </w:rPr>
              <w:t>0</w:t>
            </w:r>
          </w:p>
        </w:tc>
      </w:tr>
      <w:tr w:rsidRPr="001E4625" w:rsidR="00A16404" w:rsidTr="0087559F" w14:paraId="265FBB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5A5F583B" w14:textId="77777777">
            <w:pPr>
              <w:rPr>
                <w:b w:val="0"/>
                <w:bCs w:val="0"/>
                <w:sz w:val="18"/>
                <w:szCs w:val="18"/>
                <w:lang w:val="fr-FR"/>
              </w:rPr>
            </w:pPr>
            <w:proofErr w:type="spellStart"/>
            <w:r w:rsidRPr="0068581C">
              <w:rPr>
                <w:b w:val="0"/>
                <w:bCs w:val="0"/>
                <w:sz w:val="18"/>
                <w:szCs w:val="18"/>
                <w:lang w:val="fr-FR"/>
              </w:rPr>
              <w:t>Effectve</w:t>
            </w:r>
            <w:proofErr w:type="spellEnd"/>
            <w:r w:rsidRPr="0068581C">
              <w:rPr>
                <w:b w:val="0"/>
                <w:bCs w:val="0"/>
                <w:sz w:val="18"/>
                <w:szCs w:val="18"/>
                <w:lang w:val="fr-FR"/>
              </w:rPr>
              <w:t xml:space="preserve"> </w:t>
            </w:r>
            <w:proofErr w:type="gramStart"/>
            <w:r w:rsidRPr="0068581C">
              <w:rPr>
                <w:b w:val="0"/>
                <w:bCs w:val="0"/>
                <w:sz w:val="18"/>
                <w:szCs w:val="18"/>
                <w:lang w:val="fr-FR"/>
              </w:rPr>
              <w:t>Date  /</w:t>
            </w:r>
            <w:proofErr w:type="gramEnd"/>
            <w:r w:rsidRPr="0068581C">
              <w:rPr>
                <w:b w:val="0"/>
                <w:bCs w:val="0"/>
                <w:sz w:val="18"/>
                <w:szCs w:val="18"/>
                <w:lang w:val="fr-FR"/>
              </w:rPr>
              <w:t xml:space="preserve"> Date d'Effet (Date 10)</w:t>
            </w:r>
          </w:p>
        </w:tc>
        <w:tc>
          <w:tcPr>
            <w:tcW w:w="2330" w:type="dxa"/>
          </w:tcPr>
          <w:p w:rsidRPr="00DE05AE" w:rsidR="00A16404" w:rsidP="0087559F" w:rsidRDefault="00A16404" w14:paraId="16C8C5D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Role HR\Start date</w:t>
            </w:r>
          </w:p>
        </w:tc>
        <w:tc>
          <w:tcPr>
            <w:tcW w:w="4961" w:type="dxa"/>
          </w:tcPr>
          <w:p w:rsidRPr="00DE05AE" w:rsidR="00A16404" w:rsidP="0087559F" w:rsidRDefault="00A16404" w14:paraId="2F59E2D4" w14:textId="2FB2678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Fecha de inicio de</w:t>
            </w:r>
            <w:del w:author="Gabriel-Esteban Fractman Lazaro" w:date="2021-05-24T08:15:00Z" w:id="112">
              <w:r w:rsidDel="00826471">
                <w:rPr>
                  <w:sz w:val="18"/>
                  <w:szCs w:val="18"/>
                  <w:lang w:val="es-ES"/>
                </w:rPr>
                <w:delText>l puesto correspondiente</w:delText>
              </w:r>
            </w:del>
            <w:ins w:author="Gabriel-Esteban Fractman Lazaro" w:date="2021-05-24T08:15:00Z" w:id="113">
              <w:r w:rsidR="00826471">
                <w:rPr>
                  <w:sz w:val="18"/>
                  <w:szCs w:val="18"/>
                  <w:lang w:val="es-ES"/>
                </w:rPr>
                <w:t xml:space="preserve"> la acción o cambio.</w:t>
              </w:r>
            </w:ins>
          </w:p>
        </w:tc>
      </w:tr>
      <w:tr w:rsidRPr="001E4625" w:rsidR="00A16404" w:rsidTr="0087559F" w14:paraId="56346AEE" w14:textId="77777777">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419C9739" w14:textId="77777777">
            <w:pPr>
              <w:rPr>
                <w:b w:val="0"/>
                <w:bCs w:val="0"/>
                <w:sz w:val="18"/>
                <w:szCs w:val="18"/>
                <w:lang w:val="fr-FR"/>
              </w:rPr>
            </w:pPr>
            <w:proofErr w:type="spellStart"/>
            <w:r w:rsidRPr="0068581C">
              <w:rPr>
                <w:b w:val="0"/>
                <w:bCs w:val="0"/>
                <w:sz w:val="18"/>
                <w:szCs w:val="18"/>
                <w:lang w:val="fr-FR"/>
              </w:rPr>
              <w:t>Sequence</w:t>
            </w:r>
            <w:proofErr w:type="spellEnd"/>
            <w:r w:rsidRPr="0068581C">
              <w:rPr>
                <w:b w:val="0"/>
                <w:bCs w:val="0"/>
                <w:sz w:val="18"/>
                <w:szCs w:val="18"/>
                <w:lang w:val="fr-FR"/>
              </w:rPr>
              <w:t xml:space="preserve"> (</w:t>
            </w:r>
            <w:proofErr w:type="spellStart"/>
            <w:r w:rsidRPr="0068581C">
              <w:rPr>
                <w:b w:val="0"/>
                <w:bCs w:val="0"/>
                <w:sz w:val="18"/>
                <w:szCs w:val="18"/>
                <w:lang w:val="fr-FR"/>
              </w:rPr>
              <w:t>with</w:t>
            </w:r>
            <w:proofErr w:type="spellEnd"/>
            <w:r w:rsidRPr="0068581C">
              <w:rPr>
                <w:b w:val="0"/>
                <w:bCs w:val="0"/>
                <w:sz w:val="18"/>
                <w:szCs w:val="18"/>
                <w:lang w:val="fr-FR"/>
              </w:rPr>
              <w:t xml:space="preserve"> effective Date) / Séquence (Ordre de </w:t>
            </w:r>
            <w:proofErr w:type="gramStart"/>
            <w:r w:rsidRPr="0068581C">
              <w:rPr>
                <w:b w:val="0"/>
                <w:bCs w:val="0"/>
                <w:sz w:val="18"/>
                <w:szCs w:val="18"/>
                <w:lang w:val="fr-FR"/>
              </w:rPr>
              <w:t>saisie)(</w:t>
            </w:r>
            <w:proofErr w:type="spellStart"/>
            <w:proofErr w:type="gramEnd"/>
            <w:r w:rsidRPr="0068581C">
              <w:rPr>
                <w:b w:val="0"/>
                <w:bCs w:val="0"/>
                <w:sz w:val="18"/>
                <w:szCs w:val="18"/>
                <w:lang w:val="fr-FR"/>
              </w:rPr>
              <w:t>Num</w:t>
            </w:r>
            <w:proofErr w:type="spellEnd"/>
            <w:r w:rsidRPr="0068581C">
              <w:rPr>
                <w:b w:val="0"/>
                <w:bCs w:val="0"/>
                <w:sz w:val="18"/>
                <w:szCs w:val="18"/>
                <w:lang w:val="fr-FR"/>
              </w:rPr>
              <w:t xml:space="preserve"> 3)</w:t>
            </w:r>
          </w:p>
        </w:tc>
        <w:tc>
          <w:tcPr>
            <w:tcW w:w="2330" w:type="dxa"/>
          </w:tcPr>
          <w:p w:rsidRPr="00DE05AE" w:rsidR="00A16404" w:rsidP="0087559F" w:rsidRDefault="00A16404" w14:paraId="2F62326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Campo calculado en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DE05AE" w:rsidR="00A16404" w:rsidP="0087559F" w:rsidRDefault="00A16404" w14:paraId="6535A62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74267B">
              <w:rPr>
                <w:sz w:val="18"/>
                <w:szCs w:val="18"/>
                <w:lang w:val="es-ES"/>
              </w:rPr>
              <w:t xml:space="preserve">Para el caso en el que se </w:t>
            </w:r>
            <w:proofErr w:type="spellStart"/>
            <w:r w:rsidRPr="0074267B">
              <w:rPr>
                <w:sz w:val="18"/>
                <w:szCs w:val="18"/>
                <w:lang w:val="es-ES"/>
              </w:rPr>
              <w:t>envia</w:t>
            </w:r>
            <w:proofErr w:type="spellEnd"/>
            <w:r w:rsidRPr="0074267B">
              <w:rPr>
                <w:sz w:val="18"/>
                <w:szCs w:val="18"/>
                <w:lang w:val="es-ES"/>
              </w:rPr>
              <w:t xml:space="preserve"> más de un registro (empieza por 0).</w:t>
            </w:r>
          </w:p>
        </w:tc>
      </w:tr>
      <w:tr w:rsidRPr="001E4625" w:rsidR="00A16404" w:rsidTr="0087559F" w14:paraId="1099A1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33F705DA" w14:textId="77777777">
            <w:pPr>
              <w:rPr>
                <w:b w:val="0"/>
                <w:bCs w:val="0"/>
                <w:sz w:val="18"/>
                <w:szCs w:val="18"/>
                <w:lang w:val="es-ES"/>
              </w:rPr>
            </w:pPr>
            <w:proofErr w:type="gramStart"/>
            <w:r w:rsidRPr="00DE05AE">
              <w:rPr>
                <w:b w:val="0"/>
                <w:bCs w:val="0"/>
                <w:sz w:val="18"/>
                <w:szCs w:val="18"/>
              </w:rPr>
              <w:t>Action  /</w:t>
            </w:r>
            <w:proofErr w:type="gramEnd"/>
            <w:r w:rsidRPr="00DE05AE">
              <w:rPr>
                <w:b w:val="0"/>
                <w:bCs w:val="0"/>
                <w:sz w:val="18"/>
                <w:szCs w:val="18"/>
              </w:rPr>
              <w:t xml:space="preserve"> Action (Char 3)</w:t>
            </w:r>
          </w:p>
        </w:tc>
        <w:tc>
          <w:tcPr>
            <w:tcW w:w="2330" w:type="dxa"/>
          </w:tcPr>
          <w:p w:rsidRPr="00DE05AE" w:rsidR="00A16404" w:rsidP="0087559F" w:rsidRDefault="00A16404" w14:paraId="26A84A6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Campo calculado (en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DE05AE" w:rsidR="00A16404" w:rsidP="0087559F" w:rsidRDefault="00A16404" w14:paraId="213BDCFD"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74267B">
              <w:rPr>
                <w:sz w:val="18"/>
                <w:szCs w:val="18"/>
                <w:lang w:val="es-ES"/>
              </w:rPr>
              <w:t xml:space="preserve">Acción </w:t>
            </w:r>
            <w:proofErr w:type="gramStart"/>
            <w:r w:rsidRPr="0074267B">
              <w:rPr>
                <w:sz w:val="18"/>
                <w:szCs w:val="18"/>
                <w:lang w:val="es-ES"/>
              </w:rPr>
              <w:t>de acuerdo al</w:t>
            </w:r>
            <w:proofErr w:type="gramEnd"/>
            <w:r w:rsidRPr="0074267B">
              <w:rPr>
                <w:sz w:val="18"/>
                <w:szCs w:val="18"/>
                <w:lang w:val="es-ES"/>
              </w:rPr>
              <w:t xml:space="preserve"> tipo de Cambio</w:t>
            </w:r>
          </w:p>
        </w:tc>
      </w:tr>
      <w:tr w:rsidRPr="001E4625" w:rsidR="00A16404" w:rsidTr="0087559F" w14:paraId="11476730"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70E46258" w14:textId="77777777">
            <w:pPr>
              <w:rPr>
                <w:b w:val="0"/>
                <w:bCs w:val="0"/>
                <w:sz w:val="18"/>
                <w:szCs w:val="18"/>
                <w:lang w:val="es-ES"/>
              </w:rPr>
            </w:pPr>
            <w:proofErr w:type="gramStart"/>
            <w:r w:rsidRPr="00DE05AE">
              <w:rPr>
                <w:b w:val="0"/>
                <w:bCs w:val="0"/>
                <w:sz w:val="18"/>
                <w:szCs w:val="18"/>
              </w:rPr>
              <w:t>Reason  /</w:t>
            </w:r>
            <w:proofErr w:type="gramEnd"/>
            <w:r w:rsidRPr="00DE05AE">
              <w:rPr>
                <w:b w:val="0"/>
                <w:bCs w:val="0"/>
                <w:sz w:val="18"/>
                <w:szCs w:val="18"/>
              </w:rPr>
              <w:t xml:space="preserve"> Motif (Char 3)</w:t>
            </w:r>
          </w:p>
        </w:tc>
        <w:tc>
          <w:tcPr>
            <w:tcW w:w="2330" w:type="dxa"/>
          </w:tcPr>
          <w:p w:rsidRPr="00DE05AE" w:rsidR="00A16404" w:rsidP="0087559F" w:rsidRDefault="00A16404" w14:paraId="049DC4D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Campo calculado (en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DE05AE" w:rsidR="00A16404" w:rsidP="0087559F" w:rsidRDefault="00A16404" w14:paraId="3395B4D7"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74267B">
              <w:rPr>
                <w:sz w:val="18"/>
                <w:szCs w:val="18"/>
                <w:lang w:val="es-ES"/>
              </w:rPr>
              <w:t xml:space="preserve">Motivos </w:t>
            </w:r>
            <w:proofErr w:type="gramStart"/>
            <w:r w:rsidRPr="0074267B">
              <w:rPr>
                <w:sz w:val="18"/>
                <w:szCs w:val="18"/>
                <w:lang w:val="es-ES"/>
              </w:rPr>
              <w:t>de acuerdo al</w:t>
            </w:r>
            <w:proofErr w:type="gramEnd"/>
            <w:r w:rsidRPr="0074267B">
              <w:rPr>
                <w:sz w:val="18"/>
                <w:szCs w:val="18"/>
                <w:lang w:val="es-ES"/>
              </w:rPr>
              <w:t xml:space="preserve"> tipo de cambio</w:t>
            </w:r>
          </w:p>
        </w:tc>
      </w:tr>
      <w:tr w:rsidRPr="001E4625" w:rsidR="00A16404" w:rsidTr="0087559F" w14:paraId="499A3B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7B4E500F" w14:textId="77777777">
            <w:pPr>
              <w:rPr>
                <w:b w:val="0"/>
                <w:bCs w:val="0"/>
                <w:sz w:val="18"/>
                <w:szCs w:val="18"/>
                <w:lang w:val="es-ES"/>
              </w:rPr>
            </w:pPr>
            <w:r w:rsidRPr="00DE05AE">
              <w:rPr>
                <w:b w:val="0"/>
                <w:bCs w:val="0"/>
                <w:sz w:val="18"/>
                <w:szCs w:val="18"/>
              </w:rPr>
              <w:t>Regulatory Region (Char 5)</w:t>
            </w:r>
          </w:p>
        </w:tc>
        <w:tc>
          <w:tcPr>
            <w:tcW w:w="2330" w:type="dxa"/>
          </w:tcPr>
          <w:p w:rsidRPr="00DE05AE" w:rsidR="00A16404" w:rsidP="0087559F" w:rsidRDefault="00A16404" w14:paraId="0662556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Empresa \ Dirección \ País</w:t>
            </w:r>
          </w:p>
        </w:tc>
        <w:tc>
          <w:tcPr>
            <w:tcW w:w="4961" w:type="dxa"/>
          </w:tcPr>
          <w:p w:rsidRPr="00DE05AE" w:rsidR="00A16404" w:rsidP="0087559F" w:rsidRDefault="00A16404" w14:paraId="0573E16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74267B">
              <w:rPr>
                <w:sz w:val="18"/>
                <w:szCs w:val="18"/>
                <w:lang w:val="es-ES"/>
              </w:rPr>
              <w:t>ESP-POR-MAR (depende del país de la empresa</w:t>
            </w:r>
          </w:p>
        </w:tc>
      </w:tr>
      <w:tr w:rsidRPr="001E4625" w:rsidR="00A16404" w:rsidTr="0087559F" w14:paraId="27254B73"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3CEC617A" w14:textId="77777777">
            <w:pPr>
              <w:rPr>
                <w:b w:val="0"/>
                <w:bCs w:val="0"/>
                <w:sz w:val="18"/>
                <w:szCs w:val="18"/>
                <w:lang w:val="es-ES"/>
              </w:rPr>
            </w:pPr>
            <w:r w:rsidRPr="00DE05AE">
              <w:rPr>
                <w:b w:val="0"/>
                <w:bCs w:val="0"/>
                <w:sz w:val="18"/>
                <w:szCs w:val="18"/>
              </w:rPr>
              <w:t xml:space="preserve">Company / Société </w:t>
            </w:r>
            <w:proofErr w:type="spellStart"/>
            <w:r w:rsidRPr="00DE05AE">
              <w:rPr>
                <w:b w:val="0"/>
                <w:bCs w:val="0"/>
                <w:sz w:val="18"/>
                <w:szCs w:val="18"/>
              </w:rPr>
              <w:t>juridique</w:t>
            </w:r>
            <w:proofErr w:type="spellEnd"/>
            <w:r w:rsidRPr="00DE05AE">
              <w:rPr>
                <w:b w:val="0"/>
                <w:bCs w:val="0"/>
                <w:sz w:val="18"/>
                <w:szCs w:val="18"/>
              </w:rPr>
              <w:t xml:space="preserve"> (Char 5)</w:t>
            </w:r>
          </w:p>
        </w:tc>
        <w:tc>
          <w:tcPr>
            <w:tcW w:w="2330" w:type="dxa"/>
          </w:tcPr>
          <w:p w:rsidRPr="00DE05AE" w:rsidR="00A16404" w:rsidP="0087559F" w:rsidRDefault="00A16404" w14:paraId="53644E7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Empresa \ Company </w:t>
            </w:r>
          </w:p>
        </w:tc>
        <w:tc>
          <w:tcPr>
            <w:tcW w:w="4961" w:type="dxa"/>
          </w:tcPr>
          <w:p w:rsidRPr="00DE05AE" w:rsidR="00A16404" w:rsidP="0087559F" w:rsidRDefault="00A16404" w14:paraId="4A227668"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rFonts w:ascii="Arial" w:hAnsi="Arial" w:cs="Arial"/>
                <w:sz w:val="18"/>
                <w:szCs w:val="18"/>
                <w:lang w:val="es-ES" w:eastAsia="es-ES"/>
              </w:rPr>
              <w:t>Campo configurable a nivel de la empresa del empleado</w:t>
            </w:r>
          </w:p>
        </w:tc>
      </w:tr>
      <w:tr w:rsidRPr="005C6760" w:rsidR="00A16404" w:rsidTr="0087559F" w14:paraId="432B40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5CCC422F" w14:textId="77777777">
            <w:pPr>
              <w:rPr>
                <w:b w:val="0"/>
                <w:bCs w:val="0"/>
                <w:sz w:val="18"/>
                <w:szCs w:val="18"/>
                <w:lang w:val="es-ES"/>
              </w:rPr>
            </w:pPr>
            <w:r w:rsidRPr="00DE05AE">
              <w:rPr>
                <w:b w:val="0"/>
                <w:bCs w:val="0"/>
                <w:sz w:val="18"/>
                <w:szCs w:val="18"/>
              </w:rPr>
              <w:t>Business Unit (Char 5)</w:t>
            </w:r>
          </w:p>
        </w:tc>
        <w:tc>
          <w:tcPr>
            <w:tcW w:w="2330" w:type="dxa"/>
          </w:tcPr>
          <w:p w:rsidRPr="00DE05AE" w:rsidR="00A16404" w:rsidP="0087559F" w:rsidRDefault="00A16404" w14:paraId="2313E2E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4CF3E1D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rPr>
              <w:t>GROUP</w:t>
            </w:r>
          </w:p>
        </w:tc>
      </w:tr>
      <w:tr w:rsidRPr="005C6760" w:rsidR="00A16404" w:rsidTr="0087559F" w14:paraId="00BFB54A"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6D6200EA" w14:textId="77777777">
            <w:pPr>
              <w:rPr>
                <w:b w:val="0"/>
                <w:bCs w:val="0"/>
                <w:sz w:val="18"/>
                <w:szCs w:val="18"/>
                <w:lang w:val="es-ES"/>
              </w:rPr>
            </w:pPr>
            <w:r w:rsidRPr="00DE05AE">
              <w:rPr>
                <w:b w:val="0"/>
                <w:bCs w:val="0"/>
                <w:sz w:val="18"/>
                <w:szCs w:val="18"/>
              </w:rPr>
              <w:t>Organizational Relationship (Char 3)</w:t>
            </w:r>
          </w:p>
        </w:tc>
        <w:tc>
          <w:tcPr>
            <w:tcW w:w="2330" w:type="dxa"/>
          </w:tcPr>
          <w:p w:rsidRPr="00DE05AE" w:rsidR="00A16404" w:rsidP="0087559F" w:rsidRDefault="00A16404" w14:paraId="63CA084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58AD05AD"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rPr>
              <w:t>EMP</w:t>
            </w:r>
          </w:p>
        </w:tc>
      </w:tr>
      <w:tr w:rsidRPr="001E4625" w:rsidR="00A16404" w:rsidTr="0087559F" w14:paraId="5CAB10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559A7986" w14:textId="77777777">
            <w:pPr>
              <w:rPr>
                <w:b w:val="0"/>
                <w:bCs w:val="0"/>
                <w:sz w:val="18"/>
                <w:szCs w:val="18"/>
                <w:lang w:val="es-ES"/>
              </w:rPr>
            </w:pPr>
            <w:r>
              <w:rPr>
                <w:b w:val="0"/>
                <w:bCs w:val="0"/>
                <w:sz w:val="18"/>
                <w:szCs w:val="18"/>
              </w:rPr>
              <w:t>Currency</w:t>
            </w:r>
          </w:p>
        </w:tc>
        <w:tc>
          <w:tcPr>
            <w:tcW w:w="2330" w:type="dxa"/>
          </w:tcPr>
          <w:p w:rsidRPr="00DE05AE" w:rsidR="00A16404" w:rsidP="0087559F" w:rsidRDefault="00A16404" w14:paraId="2234F8E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Campo calculado</w:t>
            </w:r>
          </w:p>
        </w:tc>
        <w:tc>
          <w:tcPr>
            <w:tcW w:w="4961" w:type="dxa"/>
          </w:tcPr>
          <w:p w:rsidRPr="00DE05AE" w:rsidR="00A16404" w:rsidP="0087559F" w:rsidRDefault="00A16404" w14:paraId="653C7D98"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74267B">
              <w:rPr>
                <w:sz w:val="18"/>
                <w:szCs w:val="18"/>
                <w:lang w:val="es-ES"/>
              </w:rPr>
              <w:t>EUR si la empresa es de ESP o POR, MAD si es de Marruecos</w:t>
            </w:r>
          </w:p>
        </w:tc>
      </w:tr>
      <w:tr w:rsidRPr="001E4625" w:rsidR="00A16404" w:rsidTr="0087559F" w14:paraId="772A38F0"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299F2842" w14:textId="77777777">
            <w:pPr>
              <w:rPr>
                <w:b w:val="0"/>
                <w:bCs w:val="0"/>
                <w:sz w:val="18"/>
                <w:szCs w:val="18"/>
                <w:lang w:val="es-ES"/>
              </w:rPr>
            </w:pPr>
            <w:r w:rsidRPr="00DE05AE">
              <w:rPr>
                <w:b w:val="0"/>
                <w:bCs w:val="0"/>
                <w:sz w:val="18"/>
                <w:szCs w:val="18"/>
              </w:rPr>
              <w:t xml:space="preserve">Establishment / </w:t>
            </w:r>
            <w:proofErr w:type="spellStart"/>
            <w:r w:rsidRPr="00DE05AE">
              <w:rPr>
                <w:b w:val="0"/>
                <w:bCs w:val="0"/>
                <w:sz w:val="18"/>
                <w:szCs w:val="18"/>
              </w:rPr>
              <w:t>Etablissement</w:t>
            </w:r>
            <w:proofErr w:type="spellEnd"/>
            <w:r w:rsidRPr="00DE05AE">
              <w:rPr>
                <w:b w:val="0"/>
                <w:bCs w:val="0"/>
                <w:sz w:val="18"/>
                <w:szCs w:val="18"/>
              </w:rPr>
              <w:t xml:space="preserve"> (Char 12)</w:t>
            </w:r>
          </w:p>
        </w:tc>
        <w:tc>
          <w:tcPr>
            <w:tcW w:w="2330" w:type="dxa"/>
          </w:tcPr>
          <w:p w:rsidRPr="00DE05AE" w:rsidR="00A16404" w:rsidP="0087559F" w:rsidRDefault="00A16404" w14:paraId="59D8447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Lugar de trabajo \ Establishment</w:t>
            </w:r>
          </w:p>
        </w:tc>
        <w:tc>
          <w:tcPr>
            <w:tcW w:w="4961" w:type="dxa"/>
          </w:tcPr>
          <w:p w:rsidRPr="00DE05AE" w:rsidR="00A16404" w:rsidP="0087559F" w:rsidRDefault="00A16404" w14:paraId="58C776ED"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Campo configurable del lugar de trabajo del empleado, obtenido a la fecha de efectividad.</w:t>
            </w:r>
          </w:p>
        </w:tc>
      </w:tr>
      <w:tr w:rsidRPr="001E4625" w:rsidR="00A16404" w:rsidTr="0087559F" w14:paraId="3157FA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9D73D09" w14:textId="77777777">
            <w:pPr>
              <w:rPr>
                <w:b w:val="0"/>
                <w:bCs w:val="0"/>
                <w:sz w:val="18"/>
                <w:szCs w:val="18"/>
                <w:lang w:val="fr-FR"/>
              </w:rPr>
            </w:pPr>
            <w:r w:rsidRPr="0074267B">
              <w:rPr>
                <w:b w:val="0"/>
                <w:bCs w:val="0"/>
                <w:sz w:val="18"/>
                <w:szCs w:val="18"/>
                <w:lang w:val="fr-FR"/>
              </w:rPr>
              <w:t xml:space="preserve">Position </w:t>
            </w:r>
            <w:proofErr w:type="spellStart"/>
            <w:r w:rsidRPr="0074267B">
              <w:rPr>
                <w:b w:val="0"/>
                <w:bCs w:val="0"/>
                <w:sz w:val="18"/>
                <w:szCs w:val="18"/>
                <w:lang w:val="fr-FR"/>
              </w:rPr>
              <w:t>Number</w:t>
            </w:r>
            <w:proofErr w:type="spellEnd"/>
            <w:r w:rsidRPr="0074267B">
              <w:rPr>
                <w:b w:val="0"/>
                <w:bCs w:val="0"/>
                <w:sz w:val="18"/>
                <w:szCs w:val="18"/>
                <w:lang w:val="fr-FR"/>
              </w:rPr>
              <w:t xml:space="preserve"> / N° de poste (Char 8)</w:t>
            </w:r>
          </w:p>
        </w:tc>
        <w:tc>
          <w:tcPr>
            <w:tcW w:w="2330" w:type="dxa"/>
          </w:tcPr>
          <w:p w:rsidRPr="00DE05AE" w:rsidR="00A16404" w:rsidP="0087559F" w:rsidRDefault="00A16404" w14:paraId="414D40D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Role HR \ Posición</w:t>
            </w:r>
          </w:p>
        </w:tc>
        <w:tc>
          <w:tcPr>
            <w:tcW w:w="4961" w:type="dxa"/>
          </w:tcPr>
          <w:p w:rsidRPr="00DE05AE" w:rsidR="00A16404" w:rsidP="0087559F" w:rsidRDefault="00A16404" w14:paraId="4BBD1EEB"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ID de la Posición en Meta4, precedido de ES</w:t>
            </w:r>
          </w:p>
        </w:tc>
      </w:tr>
      <w:tr w:rsidRPr="001E4625" w:rsidR="00A16404" w:rsidTr="0087559F" w14:paraId="10428EC3"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1737DE58" w14:textId="77777777">
            <w:pPr>
              <w:rPr>
                <w:b w:val="0"/>
                <w:bCs w:val="0"/>
                <w:sz w:val="18"/>
                <w:szCs w:val="18"/>
                <w:lang w:val="fr-FR"/>
              </w:rPr>
            </w:pPr>
            <w:r w:rsidRPr="0074267B">
              <w:rPr>
                <w:b w:val="0"/>
                <w:bCs w:val="0"/>
                <w:sz w:val="18"/>
                <w:szCs w:val="18"/>
                <w:lang w:val="fr-FR"/>
              </w:rPr>
              <w:t>Position Entry Date / Date Entrée Poste (Date 10)</w:t>
            </w:r>
          </w:p>
        </w:tc>
        <w:tc>
          <w:tcPr>
            <w:tcW w:w="2330" w:type="dxa"/>
          </w:tcPr>
          <w:p w:rsidRPr="00DE05AE" w:rsidR="00A16404" w:rsidP="0087559F" w:rsidRDefault="00A16404" w14:paraId="55598B3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Role HR \ Fecha de inicio</w:t>
            </w:r>
          </w:p>
        </w:tc>
        <w:tc>
          <w:tcPr>
            <w:tcW w:w="4961" w:type="dxa"/>
          </w:tcPr>
          <w:p w:rsidRPr="00DE05AE" w:rsidR="00A16404" w:rsidP="0087559F" w:rsidRDefault="00A16404" w14:paraId="673FA8FB"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74267B">
              <w:rPr>
                <w:sz w:val="18"/>
                <w:szCs w:val="18"/>
                <w:lang w:val="es-ES"/>
              </w:rPr>
              <w:t>Fecha de inicio del empleado en la posición</w:t>
            </w:r>
          </w:p>
        </w:tc>
      </w:tr>
      <w:tr w:rsidRPr="005C6760" w:rsidR="00A16404" w:rsidTr="0087559F" w14:paraId="0B6A18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646B7FB1" w14:textId="77777777">
            <w:pPr>
              <w:rPr>
                <w:b w:val="0"/>
                <w:bCs w:val="0"/>
                <w:sz w:val="18"/>
                <w:szCs w:val="18"/>
                <w:lang w:val="fr-FR"/>
              </w:rPr>
            </w:pPr>
            <w:r w:rsidRPr="0068581C">
              <w:rPr>
                <w:b w:val="0"/>
                <w:bCs w:val="0"/>
                <w:sz w:val="18"/>
                <w:szCs w:val="18"/>
                <w:lang w:val="fr-FR"/>
              </w:rPr>
              <w:t xml:space="preserve">Job Code Set Id / Référentiel Code </w:t>
            </w:r>
            <w:proofErr w:type="gramStart"/>
            <w:r w:rsidRPr="0068581C">
              <w:rPr>
                <w:b w:val="0"/>
                <w:bCs w:val="0"/>
                <w:sz w:val="18"/>
                <w:szCs w:val="18"/>
                <w:lang w:val="fr-FR"/>
              </w:rPr>
              <w:t>Emploi  (</w:t>
            </w:r>
            <w:proofErr w:type="gramEnd"/>
            <w:r w:rsidRPr="0068581C">
              <w:rPr>
                <w:b w:val="0"/>
                <w:bCs w:val="0"/>
                <w:sz w:val="18"/>
                <w:szCs w:val="18"/>
                <w:lang w:val="fr-FR"/>
              </w:rPr>
              <w:t>Char 5)</w:t>
            </w:r>
          </w:p>
        </w:tc>
        <w:tc>
          <w:tcPr>
            <w:tcW w:w="2330" w:type="dxa"/>
          </w:tcPr>
          <w:p w:rsidRPr="00DE05AE" w:rsidR="00A16404" w:rsidP="0087559F" w:rsidRDefault="00A16404" w14:paraId="0B0E93A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Literal (valor por defecto)</w:t>
            </w:r>
          </w:p>
        </w:tc>
        <w:tc>
          <w:tcPr>
            <w:tcW w:w="4961" w:type="dxa"/>
          </w:tcPr>
          <w:p w:rsidRPr="00DE05AE" w:rsidR="00A16404" w:rsidP="0087559F" w:rsidRDefault="00A16404" w14:paraId="4942314C"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DE05AE">
              <w:rPr>
                <w:sz w:val="18"/>
                <w:szCs w:val="18"/>
              </w:rPr>
              <w:t>SHARE</w:t>
            </w:r>
          </w:p>
        </w:tc>
      </w:tr>
      <w:tr w:rsidRPr="005C6760" w:rsidR="00A16404" w:rsidTr="0087559F" w14:paraId="2254471E"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002AD7EB" w14:textId="77777777">
            <w:pPr>
              <w:rPr>
                <w:b w:val="0"/>
                <w:bCs w:val="0"/>
                <w:sz w:val="18"/>
                <w:szCs w:val="18"/>
                <w:lang w:val="fr-FR"/>
              </w:rPr>
            </w:pPr>
            <w:r w:rsidRPr="0074267B">
              <w:rPr>
                <w:b w:val="0"/>
                <w:bCs w:val="0"/>
                <w:sz w:val="18"/>
                <w:szCs w:val="18"/>
                <w:lang w:val="fr-FR"/>
              </w:rPr>
              <w:t>Job Code / Code Emploi (Char 6)</w:t>
            </w:r>
          </w:p>
        </w:tc>
        <w:tc>
          <w:tcPr>
            <w:tcW w:w="2330" w:type="dxa"/>
          </w:tcPr>
          <w:p w:rsidRPr="00DE05AE" w:rsidR="00A16404" w:rsidP="0087559F" w:rsidRDefault="00A16404" w14:paraId="06A9F04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Posición \ ID Puesto</w:t>
            </w:r>
          </w:p>
        </w:tc>
        <w:tc>
          <w:tcPr>
            <w:tcW w:w="4961" w:type="dxa"/>
          </w:tcPr>
          <w:p w:rsidRPr="00DE05AE" w:rsidR="00A16404" w:rsidP="0087559F" w:rsidRDefault="00A16404" w14:paraId="40734CC0"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Es el “puesto PS”</w:t>
            </w:r>
          </w:p>
        </w:tc>
      </w:tr>
      <w:tr w:rsidRPr="005C6760" w:rsidR="00A16404" w:rsidTr="0087559F" w14:paraId="36677F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163903AC" w14:textId="77777777">
            <w:pPr>
              <w:rPr>
                <w:b w:val="0"/>
                <w:bCs w:val="0"/>
                <w:sz w:val="18"/>
                <w:szCs w:val="18"/>
                <w:rPrChange w:author="Diana-Maria Sanchez Gutierrez" w:date="2021-09-14T17:01:00Z" w:id="114">
                  <w:rPr>
                    <w:b w:val="0"/>
                    <w:bCs w:val="0"/>
                    <w:sz w:val="18"/>
                    <w:szCs w:val="18"/>
                    <w:lang w:val="es-ES"/>
                  </w:rPr>
                </w:rPrChange>
              </w:rPr>
            </w:pPr>
            <w:r w:rsidRPr="00DE05AE">
              <w:rPr>
                <w:b w:val="0"/>
                <w:bCs w:val="0"/>
                <w:sz w:val="18"/>
                <w:szCs w:val="18"/>
              </w:rPr>
              <w:t xml:space="preserve">Job title / </w:t>
            </w:r>
            <w:proofErr w:type="spellStart"/>
            <w:r w:rsidRPr="00DE05AE">
              <w:rPr>
                <w:b w:val="0"/>
                <w:bCs w:val="0"/>
                <w:sz w:val="18"/>
                <w:szCs w:val="18"/>
              </w:rPr>
              <w:t>Titre</w:t>
            </w:r>
            <w:proofErr w:type="spellEnd"/>
            <w:r w:rsidRPr="00DE05AE">
              <w:rPr>
                <w:b w:val="0"/>
                <w:bCs w:val="0"/>
                <w:sz w:val="18"/>
                <w:szCs w:val="18"/>
              </w:rPr>
              <w:t xml:space="preserve"> </w:t>
            </w:r>
            <w:proofErr w:type="spellStart"/>
            <w:proofErr w:type="gramStart"/>
            <w:r w:rsidRPr="00DE05AE">
              <w:rPr>
                <w:b w:val="0"/>
                <w:bCs w:val="0"/>
                <w:sz w:val="18"/>
                <w:szCs w:val="18"/>
              </w:rPr>
              <w:t>emploi</w:t>
            </w:r>
            <w:proofErr w:type="spellEnd"/>
            <w:r w:rsidRPr="00DE05AE">
              <w:rPr>
                <w:b w:val="0"/>
                <w:bCs w:val="0"/>
                <w:sz w:val="18"/>
                <w:szCs w:val="18"/>
              </w:rPr>
              <w:t xml:space="preserve">  (</w:t>
            </w:r>
            <w:proofErr w:type="gramEnd"/>
            <w:r w:rsidRPr="00DE05AE">
              <w:rPr>
                <w:b w:val="0"/>
                <w:bCs w:val="0"/>
                <w:sz w:val="18"/>
                <w:szCs w:val="18"/>
              </w:rPr>
              <w:t>Char 50)</w:t>
            </w:r>
          </w:p>
        </w:tc>
        <w:tc>
          <w:tcPr>
            <w:tcW w:w="2330" w:type="dxa"/>
          </w:tcPr>
          <w:p w:rsidRPr="00DE05AE" w:rsidR="00A16404" w:rsidP="0087559F" w:rsidRDefault="00A16404" w14:paraId="244E92A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roofErr w:type="spellStart"/>
            <w:r>
              <w:rPr>
                <w:sz w:val="18"/>
                <w:szCs w:val="18"/>
              </w:rPr>
              <w:t>Posición</w:t>
            </w:r>
            <w:proofErr w:type="spellEnd"/>
            <w:r>
              <w:rPr>
                <w:sz w:val="18"/>
                <w:szCs w:val="18"/>
              </w:rPr>
              <w:t xml:space="preserve"> \ </w:t>
            </w:r>
            <w:proofErr w:type="spellStart"/>
            <w:r>
              <w:rPr>
                <w:sz w:val="18"/>
                <w:szCs w:val="18"/>
              </w:rPr>
              <w:t>Nombre</w:t>
            </w:r>
            <w:proofErr w:type="spellEnd"/>
            <w:r>
              <w:rPr>
                <w:sz w:val="18"/>
                <w:szCs w:val="18"/>
              </w:rPr>
              <w:t xml:space="preserve"> </w:t>
            </w:r>
            <w:proofErr w:type="spellStart"/>
            <w:r>
              <w:rPr>
                <w:sz w:val="18"/>
                <w:szCs w:val="18"/>
              </w:rPr>
              <w:t>posición</w:t>
            </w:r>
            <w:proofErr w:type="spellEnd"/>
          </w:p>
        </w:tc>
        <w:tc>
          <w:tcPr>
            <w:tcW w:w="4961" w:type="dxa"/>
          </w:tcPr>
          <w:p w:rsidRPr="00DE05AE" w:rsidR="00A16404" w:rsidP="0087559F" w:rsidRDefault="00A16404" w14:paraId="755E1C10"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5C6760" w:rsidR="00A16404" w:rsidTr="0087559F" w14:paraId="73F253D2" w14:textId="77777777">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3B937512" w14:textId="77777777">
            <w:pPr>
              <w:rPr>
                <w:b w:val="0"/>
                <w:bCs w:val="0"/>
                <w:sz w:val="18"/>
                <w:szCs w:val="18"/>
                <w:lang w:val="fr-FR"/>
              </w:rPr>
            </w:pPr>
            <w:r w:rsidRPr="0068581C">
              <w:rPr>
                <w:b w:val="0"/>
                <w:bCs w:val="0"/>
                <w:sz w:val="18"/>
                <w:szCs w:val="18"/>
                <w:lang w:val="fr-FR"/>
              </w:rPr>
              <w:t xml:space="preserve">Salary Plan Set </w:t>
            </w:r>
            <w:proofErr w:type="gramStart"/>
            <w:r w:rsidRPr="0068581C">
              <w:rPr>
                <w:b w:val="0"/>
                <w:bCs w:val="0"/>
                <w:sz w:val="18"/>
                <w:szCs w:val="18"/>
                <w:lang w:val="fr-FR"/>
              </w:rPr>
              <w:t>Id  /</w:t>
            </w:r>
            <w:proofErr w:type="gramEnd"/>
            <w:r w:rsidRPr="0068581C">
              <w:rPr>
                <w:b w:val="0"/>
                <w:bCs w:val="0"/>
                <w:sz w:val="18"/>
                <w:szCs w:val="18"/>
                <w:lang w:val="fr-FR"/>
              </w:rPr>
              <w:t xml:space="preserve"> Référentiel Marché de Référence (Char 5)</w:t>
            </w:r>
          </w:p>
        </w:tc>
        <w:tc>
          <w:tcPr>
            <w:tcW w:w="2330" w:type="dxa"/>
          </w:tcPr>
          <w:p w:rsidRPr="00DE05AE" w:rsidR="00A16404" w:rsidP="0087559F" w:rsidRDefault="00A16404" w14:paraId="22FEFB0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2AF0D39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DE05AE">
              <w:rPr>
                <w:sz w:val="18"/>
                <w:szCs w:val="18"/>
              </w:rPr>
              <w:t>SHARE</w:t>
            </w:r>
          </w:p>
        </w:tc>
      </w:tr>
      <w:tr w:rsidRPr="001E4625" w:rsidR="00A16404" w:rsidTr="0087559F" w14:paraId="3469AA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328684D1" w14:textId="77777777">
            <w:pPr>
              <w:rPr>
                <w:b w:val="0"/>
                <w:bCs w:val="0"/>
                <w:sz w:val="18"/>
                <w:szCs w:val="18"/>
                <w:lang w:val="fr-FR"/>
              </w:rPr>
            </w:pPr>
            <w:r w:rsidRPr="0074267B">
              <w:rPr>
                <w:b w:val="0"/>
                <w:bCs w:val="0"/>
                <w:sz w:val="18"/>
                <w:szCs w:val="18"/>
                <w:lang w:val="fr-FR"/>
              </w:rPr>
              <w:t>Reference Salary Administration Plan / Marché de rémunération de référence (Char 4)</w:t>
            </w:r>
          </w:p>
        </w:tc>
        <w:tc>
          <w:tcPr>
            <w:tcW w:w="2330" w:type="dxa"/>
          </w:tcPr>
          <w:p w:rsidRPr="00DE05AE" w:rsidR="00A16404" w:rsidP="0087559F" w:rsidRDefault="00A16404" w14:paraId="6DA2248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Campo calculado</w:t>
            </w:r>
          </w:p>
        </w:tc>
        <w:tc>
          <w:tcPr>
            <w:tcW w:w="4961" w:type="dxa"/>
          </w:tcPr>
          <w:p w:rsidRPr="00DE05AE" w:rsidR="00A16404" w:rsidP="0087559F" w:rsidRDefault="00A16404" w14:paraId="00616B9A"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74267B">
              <w:rPr>
                <w:sz w:val="18"/>
                <w:szCs w:val="18"/>
                <w:lang w:val="es-ES"/>
              </w:rPr>
              <w:t>ESP1, POR1, MAR1 dependiendo del país de la Empresa</w:t>
            </w:r>
          </w:p>
        </w:tc>
      </w:tr>
      <w:tr w:rsidRPr="001E4625" w:rsidR="00A16404" w:rsidTr="0087559F" w14:paraId="528C8604"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54CEC726" w14:textId="77777777">
            <w:pPr>
              <w:rPr>
                <w:b w:val="0"/>
                <w:bCs w:val="0"/>
                <w:sz w:val="18"/>
                <w:szCs w:val="18"/>
              </w:rPr>
            </w:pPr>
            <w:r w:rsidRPr="00DE05AE">
              <w:rPr>
                <w:b w:val="0"/>
                <w:bCs w:val="0"/>
                <w:sz w:val="18"/>
                <w:szCs w:val="18"/>
              </w:rPr>
              <w:t xml:space="preserve">Hay Class (Grade in PeopleSoft) / </w:t>
            </w:r>
            <w:proofErr w:type="spellStart"/>
            <w:r w:rsidRPr="00DE05AE">
              <w:rPr>
                <w:b w:val="0"/>
                <w:bCs w:val="0"/>
                <w:sz w:val="18"/>
                <w:szCs w:val="18"/>
              </w:rPr>
              <w:t>Classe</w:t>
            </w:r>
            <w:proofErr w:type="spellEnd"/>
            <w:r w:rsidRPr="00DE05AE">
              <w:rPr>
                <w:b w:val="0"/>
                <w:bCs w:val="0"/>
                <w:sz w:val="18"/>
                <w:szCs w:val="18"/>
              </w:rPr>
              <w:t xml:space="preserve"> Hay (Grade dans PeopleSoft) (Char 3)</w:t>
            </w:r>
          </w:p>
        </w:tc>
        <w:tc>
          <w:tcPr>
            <w:tcW w:w="2330" w:type="dxa"/>
          </w:tcPr>
          <w:p w:rsidRPr="00DE05AE" w:rsidR="00A16404" w:rsidP="0087559F" w:rsidRDefault="00A16404" w14:paraId="1BBAD38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Posición \ </w:t>
            </w:r>
            <w:proofErr w:type="spellStart"/>
            <w:r>
              <w:rPr>
                <w:rFonts w:ascii="Arial" w:hAnsi="Arial" w:cs="Arial"/>
                <w:sz w:val="18"/>
                <w:szCs w:val="18"/>
                <w:lang w:val="es-ES" w:eastAsia="es-ES"/>
              </w:rPr>
              <w:t>Hco</w:t>
            </w:r>
            <w:proofErr w:type="spellEnd"/>
            <w:r>
              <w:rPr>
                <w:rFonts w:ascii="Arial" w:hAnsi="Arial" w:cs="Arial"/>
                <w:sz w:val="18"/>
                <w:szCs w:val="18"/>
                <w:lang w:val="es-ES" w:eastAsia="es-ES"/>
              </w:rPr>
              <w:t>. Nivel Posición</w:t>
            </w:r>
          </w:p>
        </w:tc>
        <w:tc>
          <w:tcPr>
            <w:tcW w:w="4961" w:type="dxa"/>
          </w:tcPr>
          <w:p w:rsidRPr="00826471" w:rsidR="00826471" w:rsidP="00826471" w:rsidRDefault="00826471" w14:paraId="4A3E6E5E" w14:textId="77777777">
            <w:pPr>
              <w:cnfStyle w:val="000000000000" w:firstRow="0" w:lastRow="0" w:firstColumn="0" w:lastColumn="0" w:oddVBand="0" w:evenVBand="0" w:oddHBand="0" w:evenHBand="0" w:firstRowFirstColumn="0" w:firstRowLastColumn="0" w:lastRowFirstColumn="0" w:lastRowLastColumn="0"/>
              <w:rPr>
                <w:ins w:author="Gabriel-Esteban Fractman Lazaro" w:date="2021-05-24T08:16:00Z" w:id="115"/>
                <w:sz w:val="18"/>
                <w:szCs w:val="18"/>
                <w:lang w:val="es-ES"/>
              </w:rPr>
            </w:pPr>
            <w:ins w:author="Gabriel-Esteban Fractman Lazaro" w:date="2021-05-24T08:16:00Z" w:id="116">
              <w:r w:rsidRPr="00826471">
                <w:rPr>
                  <w:sz w:val="18"/>
                  <w:szCs w:val="18"/>
                  <w:lang w:val="es-ES"/>
                </w:rPr>
                <w:t>Si es No cuadro, vacío</w:t>
              </w:r>
            </w:ins>
          </w:p>
          <w:p w:rsidRPr="00826471" w:rsidR="00826471" w:rsidP="00826471" w:rsidRDefault="00826471" w14:paraId="581CF6B2" w14:textId="77777777">
            <w:pPr>
              <w:cnfStyle w:val="000000000000" w:firstRow="0" w:lastRow="0" w:firstColumn="0" w:lastColumn="0" w:oddVBand="0" w:evenVBand="0" w:oddHBand="0" w:evenHBand="0" w:firstRowFirstColumn="0" w:firstRowLastColumn="0" w:lastRowFirstColumn="0" w:lastRowLastColumn="0"/>
              <w:rPr>
                <w:ins w:author="Gabriel-Esteban Fractman Lazaro" w:date="2021-05-24T08:16:00Z" w:id="117"/>
                <w:sz w:val="18"/>
                <w:szCs w:val="18"/>
                <w:lang w:val="es-ES"/>
              </w:rPr>
            </w:pPr>
            <w:ins w:author="Gabriel-Esteban Fractman Lazaro" w:date="2021-05-24T08:16:00Z" w:id="118">
              <w:r w:rsidRPr="00826471">
                <w:rPr>
                  <w:sz w:val="18"/>
                  <w:szCs w:val="18"/>
                  <w:lang w:val="es-ES"/>
                </w:rPr>
                <w:t>Si es EAP, 00</w:t>
              </w:r>
            </w:ins>
          </w:p>
          <w:p w:rsidRPr="00DE05AE" w:rsidR="00A16404" w:rsidP="00826471" w:rsidRDefault="00826471" w14:paraId="69508F0B" w14:textId="6A30EFBD">
            <w:pPr>
              <w:cnfStyle w:val="000000000000" w:firstRow="0" w:lastRow="0" w:firstColumn="0" w:lastColumn="0" w:oddVBand="0" w:evenVBand="0" w:oddHBand="0" w:evenHBand="0" w:firstRowFirstColumn="0" w:firstRowLastColumn="0" w:lastRowFirstColumn="0" w:lastRowLastColumn="0"/>
              <w:rPr>
                <w:sz w:val="18"/>
                <w:szCs w:val="18"/>
                <w:lang w:val="es-ES"/>
              </w:rPr>
            </w:pPr>
            <w:ins w:author="Gabriel-Esteban Fractman Lazaro" w:date="2021-05-24T08:16:00Z" w:id="119">
              <w:r w:rsidRPr="00826471">
                <w:rPr>
                  <w:sz w:val="18"/>
                  <w:szCs w:val="18"/>
                  <w:lang w:val="es-ES"/>
                </w:rPr>
                <w:t>Y si es cuadro el valor que tenga con dos dígitos</w:t>
              </w:r>
            </w:ins>
          </w:p>
        </w:tc>
      </w:tr>
      <w:tr w:rsidRPr="005C6760" w:rsidR="00A16404" w:rsidTr="0087559F" w14:paraId="7DCC67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3FE2C4E" w14:textId="77777777">
            <w:pPr>
              <w:rPr>
                <w:b w:val="0"/>
                <w:bCs w:val="0"/>
                <w:sz w:val="18"/>
                <w:szCs w:val="18"/>
              </w:rPr>
            </w:pPr>
            <w:r w:rsidRPr="00DE05AE">
              <w:rPr>
                <w:b w:val="0"/>
                <w:bCs w:val="0"/>
                <w:sz w:val="18"/>
                <w:szCs w:val="18"/>
              </w:rPr>
              <w:t>Hay points / Points Hay (Num 4)</w:t>
            </w:r>
          </w:p>
        </w:tc>
        <w:tc>
          <w:tcPr>
            <w:tcW w:w="2330" w:type="dxa"/>
          </w:tcPr>
          <w:p w:rsidRPr="00DE05AE" w:rsidR="00A16404" w:rsidP="0087559F" w:rsidRDefault="00A16404" w14:paraId="78F698E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cs="Arial"/>
                <w:sz w:val="18"/>
                <w:szCs w:val="18"/>
              </w:rPr>
              <w:t xml:space="preserve">Valor </w:t>
            </w:r>
            <w:proofErr w:type="spellStart"/>
            <w:r>
              <w:rPr>
                <w:rFonts w:cs="Arial"/>
                <w:sz w:val="18"/>
                <w:szCs w:val="18"/>
              </w:rPr>
              <w:t>por</w:t>
            </w:r>
            <w:proofErr w:type="spellEnd"/>
            <w:r>
              <w:rPr>
                <w:rFonts w:cs="Arial"/>
                <w:sz w:val="18"/>
                <w:szCs w:val="18"/>
              </w:rPr>
              <w:t xml:space="preserve"> </w:t>
            </w:r>
            <w:proofErr w:type="spellStart"/>
            <w:r>
              <w:rPr>
                <w:rFonts w:cs="Arial"/>
                <w:sz w:val="18"/>
                <w:szCs w:val="18"/>
              </w:rPr>
              <w:t>defecto</w:t>
            </w:r>
            <w:proofErr w:type="spellEnd"/>
          </w:p>
        </w:tc>
        <w:tc>
          <w:tcPr>
            <w:tcW w:w="4961" w:type="dxa"/>
          </w:tcPr>
          <w:p w:rsidRPr="00DE05AE" w:rsidR="00A16404" w:rsidP="0087559F" w:rsidRDefault="00A16404" w14:paraId="2754DDC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rPr>
              <w:t>0</w:t>
            </w:r>
          </w:p>
        </w:tc>
      </w:tr>
      <w:tr w:rsidRPr="005C6760" w:rsidR="00A16404" w:rsidTr="0087559F" w14:paraId="5B967387" w14:textId="77777777">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25B79EEF" w14:textId="77777777">
            <w:pPr>
              <w:rPr>
                <w:b w:val="0"/>
                <w:bCs w:val="0"/>
                <w:sz w:val="18"/>
                <w:szCs w:val="18"/>
                <w:lang w:val="es-ES"/>
              </w:rPr>
            </w:pPr>
            <w:r w:rsidRPr="00DE05AE">
              <w:rPr>
                <w:b w:val="0"/>
                <w:bCs w:val="0"/>
                <w:sz w:val="18"/>
                <w:szCs w:val="18"/>
              </w:rPr>
              <w:t>Quotation Origin</w:t>
            </w:r>
          </w:p>
        </w:tc>
        <w:tc>
          <w:tcPr>
            <w:tcW w:w="2330" w:type="dxa"/>
          </w:tcPr>
          <w:p w:rsidRPr="00DE05AE" w:rsidR="00A16404" w:rsidP="0087559F" w:rsidRDefault="00A16404" w14:paraId="105900C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417FB6D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DE05AE">
              <w:rPr>
                <w:sz w:val="18"/>
                <w:szCs w:val="18"/>
              </w:rPr>
              <w:t>I</w:t>
            </w:r>
          </w:p>
        </w:tc>
      </w:tr>
      <w:tr w:rsidRPr="005C6760" w:rsidR="00A16404" w:rsidTr="0087559F" w14:paraId="5532A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35DAF3EF" w14:textId="77777777">
            <w:pPr>
              <w:rPr>
                <w:b w:val="0"/>
                <w:bCs w:val="0"/>
                <w:sz w:val="18"/>
                <w:szCs w:val="18"/>
              </w:rPr>
            </w:pPr>
            <w:r w:rsidRPr="00DE05AE">
              <w:rPr>
                <w:b w:val="0"/>
                <w:bCs w:val="0"/>
                <w:sz w:val="18"/>
                <w:szCs w:val="18"/>
              </w:rPr>
              <w:t xml:space="preserve">Job perimeter (= Supervisor level in PeopleSoft) / </w:t>
            </w:r>
            <w:proofErr w:type="spellStart"/>
            <w:r w:rsidRPr="00DE05AE">
              <w:rPr>
                <w:b w:val="0"/>
                <w:bCs w:val="0"/>
                <w:sz w:val="18"/>
                <w:szCs w:val="18"/>
              </w:rPr>
              <w:t>Périmètre</w:t>
            </w:r>
            <w:proofErr w:type="spellEnd"/>
            <w:r w:rsidRPr="00DE05AE">
              <w:rPr>
                <w:b w:val="0"/>
                <w:bCs w:val="0"/>
                <w:sz w:val="18"/>
                <w:szCs w:val="18"/>
              </w:rPr>
              <w:t xml:space="preserve"> </w:t>
            </w:r>
            <w:proofErr w:type="spellStart"/>
            <w:r w:rsidRPr="00DE05AE">
              <w:rPr>
                <w:b w:val="0"/>
                <w:bCs w:val="0"/>
                <w:sz w:val="18"/>
                <w:szCs w:val="18"/>
              </w:rPr>
              <w:t>emploi</w:t>
            </w:r>
            <w:proofErr w:type="spellEnd"/>
            <w:r w:rsidRPr="00DE05AE">
              <w:rPr>
                <w:b w:val="0"/>
                <w:bCs w:val="0"/>
                <w:sz w:val="18"/>
                <w:szCs w:val="18"/>
              </w:rPr>
              <w:t xml:space="preserve"> (champ Supervisor level in PeopleSoft (Char 8)</w:t>
            </w:r>
          </w:p>
        </w:tc>
        <w:tc>
          <w:tcPr>
            <w:tcW w:w="2330" w:type="dxa"/>
          </w:tcPr>
          <w:p w:rsidRPr="00DE05AE" w:rsidR="00A16404" w:rsidP="0087559F" w:rsidRDefault="00A16404" w14:paraId="2BCCF54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70E9D238"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 “ (blanco)</w:t>
            </w:r>
          </w:p>
        </w:tc>
      </w:tr>
      <w:tr w:rsidRPr="005C6760" w:rsidR="00A16404" w:rsidTr="0087559F" w14:paraId="13B31978" w14:textId="77777777">
        <w:tc>
          <w:tcPr>
            <w:cnfStyle w:val="001000000000" w:firstRow="0" w:lastRow="0" w:firstColumn="1" w:lastColumn="0" w:oddVBand="0" w:evenVBand="0" w:oddHBand="0" w:evenHBand="0" w:firstRowFirstColumn="0" w:firstRowLastColumn="0" w:lastRowFirstColumn="0" w:lastRowLastColumn="0"/>
            <w:tcW w:w="2007" w:type="dxa"/>
          </w:tcPr>
          <w:p w:rsidRPr="00A64703" w:rsidR="00A16404" w:rsidP="0087559F" w:rsidRDefault="00A16404" w14:paraId="1367CDBB" w14:textId="77777777">
            <w:pPr>
              <w:rPr>
                <w:b w:val="0"/>
                <w:bCs w:val="0"/>
                <w:sz w:val="18"/>
                <w:szCs w:val="18"/>
              </w:rPr>
            </w:pPr>
            <w:r w:rsidRPr="00A64703">
              <w:rPr>
                <w:b w:val="0"/>
                <w:bCs w:val="0"/>
                <w:sz w:val="18"/>
                <w:szCs w:val="18"/>
              </w:rPr>
              <w:t xml:space="preserve">Supervisor level </w:t>
            </w:r>
            <w:proofErr w:type="spellStart"/>
            <w:r w:rsidRPr="00A64703">
              <w:rPr>
                <w:b w:val="0"/>
                <w:bCs w:val="0"/>
                <w:sz w:val="18"/>
                <w:szCs w:val="18"/>
              </w:rPr>
              <w:t>setid</w:t>
            </w:r>
            <w:proofErr w:type="spellEnd"/>
            <w:r w:rsidRPr="00A64703">
              <w:rPr>
                <w:b w:val="0"/>
                <w:bCs w:val="0"/>
                <w:sz w:val="18"/>
                <w:szCs w:val="18"/>
              </w:rPr>
              <w:t xml:space="preserve"> / </w:t>
            </w:r>
            <w:proofErr w:type="spellStart"/>
            <w:r w:rsidRPr="00A64703">
              <w:rPr>
                <w:b w:val="0"/>
                <w:bCs w:val="0"/>
                <w:sz w:val="18"/>
                <w:szCs w:val="18"/>
              </w:rPr>
              <w:t>Périmètre</w:t>
            </w:r>
            <w:proofErr w:type="spellEnd"/>
            <w:r w:rsidRPr="00A64703">
              <w:rPr>
                <w:b w:val="0"/>
                <w:bCs w:val="0"/>
                <w:sz w:val="18"/>
                <w:szCs w:val="18"/>
              </w:rPr>
              <w:t xml:space="preserve"> </w:t>
            </w:r>
            <w:proofErr w:type="spellStart"/>
            <w:r w:rsidRPr="00A64703">
              <w:rPr>
                <w:b w:val="0"/>
                <w:bCs w:val="0"/>
                <w:sz w:val="18"/>
                <w:szCs w:val="18"/>
              </w:rPr>
              <w:t>emploi</w:t>
            </w:r>
            <w:proofErr w:type="spellEnd"/>
            <w:r w:rsidRPr="00A64703">
              <w:rPr>
                <w:b w:val="0"/>
                <w:bCs w:val="0"/>
                <w:sz w:val="18"/>
                <w:szCs w:val="18"/>
              </w:rPr>
              <w:t xml:space="preserve"> </w:t>
            </w:r>
            <w:proofErr w:type="spellStart"/>
            <w:r w:rsidRPr="00A64703">
              <w:rPr>
                <w:b w:val="0"/>
                <w:bCs w:val="0"/>
                <w:sz w:val="18"/>
                <w:szCs w:val="18"/>
              </w:rPr>
              <w:t>setid</w:t>
            </w:r>
            <w:proofErr w:type="spellEnd"/>
            <w:r w:rsidRPr="00A64703">
              <w:rPr>
                <w:b w:val="0"/>
                <w:bCs w:val="0"/>
                <w:sz w:val="18"/>
                <w:szCs w:val="18"/>
              </w:rPr>
              <w:t xml:space="preserve"> (Char 5)</w:t>
            </w:r>
          </w:p>
        </w:tc>
        <w:tc>
          <w:tcPr>
            <w:tcW w:w="2330" w:type="dxa"/>
          </w:tcPr>
          <w:p w:rsidRPr="00DE05AE" w:rsidR="00A16404" w:rsidP="0087559F" w:rsidRDefault="00A16404" w14:paraId="104C421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588F7CC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SHARE</w:t>
            </w:r>
          </w:p>
        </w:tc>
      </w:tr>
      <w:tr w:rsidRPr="005C6760" w:rsidR="00A16404" w:rsidTr="0087559F" w14:paraId="04B724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58E4BA07" w14:textId="77777777">
            <w:pPr>
              <w:rPr>
                <w:b w:val="0"/>
                <w:bCs w:val="0"/>
                <w:sz w:val="18"/>
                <w:szCs w:val="18"/>
                <w:lang w:val="fr-FR"/>
              </w:rPr>
            </w:pPr>
            <w:proofErr w:type="spellStart"/>
            <w:proofErr w:type="gramStart"/>
            <w:r w:rsidRPr="0068581C">
              <w:rPr>
                <w:b w:val="0"/>
                <w:bCs w:val="0"/>
                <w:sz w:val="18"/>
                <w:szCs w:val="18"/>
                <w:lang w:val="fr-FR"/>
              </w:rPr>
              <w:t>contract</w:t>
            </w:r>
            <w:proofErr w:type="spellEnd"/>
            <w:proofErr w:type="gramEnd"/>
            <w:r w:rsidRPr="0068581C">
              <w:rPr>
                <w:b w:val="0"/>
                <w:bCs w:val="0"/>
                <w:sz w:val="18"/>
                <w:szCs w:val="18"/>
                <w:lang w:val="fr-FR"/>
              </w:rPr>
              <w:t xml:space="preserve"> type  / type de contrat (Char 1)</w:t>
            </w:r>
          </w:p>
        </w:tc>
        <w:tc>
          <w:tcPr>
            <w:tcW w:w="2330" w:type="dxa"/>
          </w:tcPr>
          <w:p w:rsidRPr="00DE05AE" w:rsidR="00A16404" w:rsidP="0087559F" w:rsidRDefault="00A16404" w14:paraId="59C1898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70C65BA8"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R</w:t>
            </w:r>
          </w:p>
        </w:tc>
      </w:tr>
      <w:tr w:rsidRPr="005C6760" w:rsidR="00A16404" w:rsidTr="0087559F" w14:paraId="6499F917"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010AE41A" w14:textId="77777777">
            <w:pPr>
              <w:rPr>
                <w:b w:val="0"/>
                <w:bCs w:val="0"/>
                <w:sz w:val="18"/>
                <w:szCs w:val="18"/>
                <w:lang w:val="fr-FR"/>
              </w:rPr>
            </w:pPr>
            <w:r w:rsidRPr="0074267B">
              <w:rPr>
                <w:b w:val="0"/>
                <w:bCs w:val="0"/>
                <w:sz w:val="18"/>
                <w:szCs w:val="18"/>
                <w:lang w:val="fr-FR"/>
              </w:rPr>
              <w:t>Full/Part / Temps plein/ Temps partiel (Char 1)</w:t>
            </w:r>
          </w:p>
        </w:tc>
        <w:tc>
          <w:tcPr>
            <w:tcW w:w="2330" w:type="dxa"/>
          </w:tcPr>
          <w:p w:rsidRPr="00DE05AE" w:rsidR="00A16404" w:rsidP="0087559F" w:rsidRDefault="00A16404" w14:paraId="19DD6BF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5E830D16"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F</w:t>
            </w:r>
          </w:p>
        </w:tc>
      </w:tr>
      <w:tr w:rsidRPr="005C6760" w:rsidR="00A16404" w:rsidTr="0087559F" w14:paraId="394BB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A64703" w:rsidR="00A16404" w:rsidP="0087559F" w:rsidRDefault="00A16404" w14:paraId="01F5E5B0" w14:textId="77777777">
            <w:pPr>
              <w:rPr>
                <w:b w:val="0"/>
                <w:bCs w:val="0"/>
                <w:sz w:val="18"/>
                <w:szCs w:val="18"/>
              </w:rPr>
            </w:pPr>
            <w:r w:rsidRPr="00A64703">
              <w:rPr>
                <w:b w:val="0"/>
                <w:bCs w:val="0"/>
                <w:sz w:val="18"/>
                <w:szCs w:val="18"/>
              </w:rPr>
              <w:t xml:space="preserve">Employee category / </w:t>
            </w:r>
            <w:proofErr w:type="spellStart"/>
            <w:r w:rsidRPr="00A64703">
              <w:rPr>
                <w:b w:val="0"/>
                <w:bCs w:val="0"/>
                <w:sz w:val="18"/>
                <w:szCs w:val="18"/>
              </w:rPr>
              <w:t>Catégorie</w:t>
            </w:r>
            <w:proofErr w:type="spellEnd"/>
            <w:r w:rsidRPr="00A64703">
              <w:rPr>
                <w:b w:val="0"/>
                <w:bCs w:val="0"/>
                <w:sz w:val="18"/>
                <w:szCs w:val="18"/>
              </w:rPr>
              <w:t xml:space="preserve"> </w:t>
            </w:r>
            <w:proofErr w:type="spellStart"/>
            <w:r w:rsidRPr="00A64703">
              <w:rPr>
                <w:b w:val="0"/>
                <w:bCs w:val="0"/>
                <w:sz w:val="18"/>
                <w:szCs w:val="18"/>
              </w:rPr>
              <w:t>d’employé</w:t>
            </w:r>
            <w:proofErr w:type="spellEnd"/>
            <w:r w:rsidRPr="00A64703">
              <w:rPr>
                <w:b w:val="0"/>
                <w:bCs w:val="0"/>
                <w:sz w:val="18"/>
                <w:szCs w:val="18"/>
              </w:rPr>
              <w:t xml:space="preserve"> (Char 3)</w:t>
            </w:r>
          </w:p>
        </w:tc>
        <w:tc>
          <w:tcPr>
            <w:tcW w:w="2330" w:type="dxa"/>
          </w:tcPr>
          <w:p w:rsidRPr="00DE05AE" w:rsidR="00A16404" w:rsidP="0087559F" w:rsidRDefault="00A16404" w14:paraId="51794DD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 xml:space="preserve">Literal (valor </w:t>
            </w:r>
            <w:proofErr w:type="spellStart"/>
            <w:r>
              <w:rPr>
                <w:sz w:val="18"/>
                <w:szCs w:val="18"/>
              </w:rPr>
              <w:t>por</w:t>
            </w:r>
            <w:proofErr w:type="spellEnd"/>
            <w:r>
              <w:rPr>
                <w:sz w:val="18"/>
                <w:szCs w:val="18"/>
              </w:rPr>
              <w:t xml:space="preserve"> </w:t>
            </w:r>
            <w:proofErr w:type="spellStart"/>
            <w:r>
              <w:rPr>
                <w:sz w:val="18"/>
                <w:szCs w:val="18"/>
              </w:rPr>
              <w:t>defecto</w:t>
            </w:r>
            <w:proofErr w:type="spellEnd"/>
            <w:r>
              <w:rPr>
                <w:sz w:val="18"/>
                <w:szCs w:val="18"/>
              </w:rPr>
              <w:t>)</w:t>
            </w:r>
          </w:p>
        </w:tc>
        <w:tc>
          <w:tcPr>
            <w:tcW w:w="4961" w:type="dxa"/>
          </w:tcPr>
          <w:p w:rsidRPr="00DE05AE" w:rsidR="00A16404" w:rsidP="0087559F" w:rsidRDefault="00A16404" w14:paraId="35AC97E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 “ (blanco)</w:t>
            </w:r>
          </w:p>
        </w:tc>
      </w:tr>
      <w:tr w:rsidRPr="001E4625" w:rsidR="00A16404" w:rsidTr="0087559F" w14:paraId="326BB057" w14:textId="77777777">
        <w:tc>
          <w:tcPr>
            <w:cnfStyle w:val="001000000000" w:firstRow="0" w:lastRow="0" w:firstColumn="1" w:lastColumn="0" w:oddVBand="0" w:evenVBand="0" w:oddHBand="0" w:evenHBand="0" w:firstRowFirstColumn="0" w:firstRowLastColumn="0" w:lastRowFirstColumn="0" w:lastRowLastColumn="0"/>
            <w:tcW w:w="2007" w:type="dxa"/>
          </w:tcPr>
          <w:p w:rsidRPr="00A64703" w:rsidR="00A16404" w:rsidP="0087559F" w:rsidRDefault="00A16404" w14:paraId="295E5385" w14:textId="77777777">
            <w:pPr>
              <w:rPr>
                <w:b w:val="0"/>
                <w:bCs w:val="0"/>
                <w:sz w:val="18"/>
                <w:szCs w:val="18"/>
              </w:rPr>
            </w:pPr>
            <w:r w:rsidRPr="00A64703">
              <w:rPr>
                <w:b w:val="0"/>
                <w:bCs w:val="0"/>
                <w:sz w:val="18"/>
                <w:szCs w:val="18"/>
              </w:rPr>
              <w:t>Cadre/ Non cadre (Char 1)</w:t>
            </w:r>
          </w:p>
        </w:tc>
        <w:tc>
          <w:tcPr>
            <w:tcW w:w="2330" w:type="dxa"/>
          </w:tcPr>
          <w:p w:rsidRPr="00DE05AE" w:rsidR="00A16404" w:rsidP="0087559F" w:rsidRDefault="00A16404" w14:paraId="22B6CC2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 xml:space="preserve">Campo calculado en la consulta a partir de Periodo RH \ </w:t>
            </w:r>
            <w:proofErr w:type="spellStart"/>
            <w:r>
              <w:rPr>
                <w:rFonts w:ascii="Arial" w:hAnsi="Arial" w:cs="Arial"/>
                <w:sz w:val="18"/>
                <w:szCs w:val="18"/>
                <w:lang w:val="es-ES" w:eastAsia="es-ES"/>
              </w:rPr>
              <w:t>Hco</w:t>
            </w:r>
            <w:proofErr w:type="spellEnd"/>
            <w:r>
              <w:rPr>
                <w:rFonts w:ascii="Arial" w:hAnsi="Arial" w:cs="Arial"/>
                <w:sz w:val="18"/>
                <w:szCs w:val="18"/>
                <w:lang w:val="es-ES" w:eastAsia="es-ES"/>
              </w:rPr>
              <w:t>. tipo de empleado</w:t>
            </w:r>
          </w:p>
        </w:tc>
        <w:tc>
          <w:tcPr>
            <w:tcW w:w="4961" w:type="dxa"/>
          </w:tcPr>
          <w:p w:rsidRPr="00DE05AE" w:rsidR="00A16404" w:rsidP="0087559F" w:rsidRDefault="00A16404" w14:paraId="59C33F9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C para cuadros, N para el resto</w:t>
            </w:r>
          </w:p>
        </w:tc>
      </w:tr>
      <w:tr w:rsidRPr="005C6760" w:rsidR="00A16404" w:rsidTr="0087559F" w14:paraId="4AEE5B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A64703" w:rsidR="00A16404" w:rsidP="0087559F" w:rsidRDefault="00A16404" w14:paraId="6858D8B0" w14:textId="77777777">
            <w:pPr>
              <w:rPr>
                <w:b w:val="0"/>
                <w:bCs w:val="0"/>
                <w:sz w:val="18"/>
                <w:szCs w:val="18"/>
              </w:rPr>
            </w:pPr>
            <w:r w:rsidRPr="00A64703">
              <w:rPr>
                <w:b w:val="0"/>
                <w:bCs w:val="0"/>
                <w:sz w:val="18"/>
                <w:szCs w:val="18"/>
              </w:rPr>
              <w:t>FTE/ETP (number 1,6)</w:t>
            </w:r>
          </w:p>
        </w:tc>
        <w:tc>
          <w:tcPr>
            <w:tcW w:w="2330" w:type="dxa"/>
          </w:tcPr>
          <w:p w:rsidRPr="00DE05AE" w:rsidR="00A16404" w:rsidP="0087559F" w:rsidRDefault="00A16404" w14:paraId="337DC50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No aplica</w:t>
            </w:r>
          </w:p>
        </w:tc>
        <w:tc>
          <w:tcPr>
            <w:tcW w:w="4961" w:type="dxa"/>
          </w:tcPr>
          <w:p w:rsidRPr="00DE05AE" w:rsidR="00A16404" w:rsidP="0087559F" w:rsidRDefault="00A16404" w14:paraId="7AFCAFBA"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Vacío</w:t>
            </w:r>
          </w:p>
        </w:tc>
      </w:tr>
      <w:tr w:rsidRPr="005C6760" w:rsidR="00A16404" w:rsidTr="0087559F" w14:paraId="5A5B9CC7" w14:textId="77777777">
        <w:tc>
          <w:tcPr>
            <w:cnfStyle w:val="001000000000" w:firstRow="0" w:lastRow="0" w:firstColumn="1" w:lastColumn="0" w:oddVBand="0" w:evenVBand="0" w:oddHBand="0" w:evenHBand="0" w:firstRowFirstColumn="0" w:firstRowLastColumn="0" w:lastRowFirstColumn="0" w:lastRowLastColumn="0"/>
            <w:tcW w:w="2007" w:type="dxa"/>
          </w:tcPr>
          <w:p w:rsidRPr="00A64703" w:rsidR="00A16404" w:rsidP="0087559F" w:rsidRDefault="00A16404" w14:paraId="3526B0C0" w14:textId="77777777">
            <w:pPr>
              <w:rPr>
                <w:b w:val="0"/>
                <w:bCs w:val="0"/>
                <w:sz w:val="18"/>
                <w:szCs w:val="18"/>
              </w:rPr>
            </w:pPr>
            <w:proofErr w:type="spellStart"/>
            <w:r w:rsidRPr="00A64703">
              <w:rPr>
                <w:b w:val="0"/>
                <w:bCs w:val="0"/>
                <w:sz w:val="18"/>
                <w:szCs w:val="18"/>
              </w:rPr>
              <w:t>Heures</w:t>
            </w:r>
            <w:proofErr w:type="spellEnd"/>
            <w:r w:rsidRPr="00A64703">
              <w:rPr>
                <w:b w:val="0"/>
                <w:bCs w:val="0"/>
                <w:sz w:val="18"/>
                <w:szCs w:val="18"/>
              </w:rPr>
              <w:t xml:space="preserve"> </w:t>
            </w:r>
            <w:proofErr w:type="spellStart"/>
            <w:r w:rsidRPr="00A64703">
              <w:rPr>
                <w:b w:val="0"/>
                <w:bCs w:val="0"/>
                <w:sz w:val="18"/>
                <w:szCs w:val="18"/>
              </w:rPr>
              <w:t>Standars</w:t>
            </w:r>
            <w:proofErr w:type="spellEnd"/>
            <w:r w:rsidRPr="00A64703">
              <w:rPr>
                <w:b w:val="0"/>
                <w:bCs w:val="0"/>
                <w:sz w:val="18"/>
                <w:szCs w:val="18"/>
              </w:rPr>
              <w:t xml:space="preserve"> / Hours (Number 4,2)</w:t>
            </w:r>
          </w:p>
        </w:tc>
        <w:tc>
          <w:tcPr>
            <w:tcW w:w="2330" w:type="dxa"/>
          </w:tcPr>
          <w:p w:rsidRPr="00DE05AE" w:rsidR="00A16404" w:rsidP="0087559F" w:rsidRDefault="00A16404" w14:paraId="285778B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No aplica</w:t>
            </w:r>
          </w:p>
        </w:tc>
        <w:tc>
          <w:tcPr>
            <w:tcW w:w="4961" w:type="dxa"/>
          </w:tcPr>
          <w:p w:rsidRPr="00DE05AE" w:rsidR="00A16404" w:rsidP="0087559F" w:rsidRDefault="00A16404" w14:paraId="3EBFACF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Vacío</w:t>
            </w:r>
          </w:p>
        </w:tc>
      </w:tr>
      <w:tr w:rsidRPr="005C6760" w:rsidR="00A16404" w:rsidTr="0087559F" w14:paraId="0AC4CE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E05AE" w:rsidR="00A16404" w:rsidP="0087559F" w:rsidRDefault="00A16404" w14:paraId="079A73B6" w14:textId="77777777">
            <w:pPr>
              <w:rPr>
                <w:b w:val="0"/>
                <w:bCs w:val="0"/>
                <w:sz w:val="18"/>
                <w:szCs w:val="18"/>
              </w:rPr>
            </w:pPr>
            <w:proofErr w:type="spellStart"/>
            <w:r>
              <w:rPr>
                <w:b w:val="0"/>
                <w:bCs w:val="0"/>
                <w:sz w:val="18"/>
                <w:szCs w:val="18"/>
              </w:rPr>
              <w:t>Periode</w:t>
            </w:r>
            <w:proofErr w:type="spellEnd"/>
            <w:r>
              <w:rPr>
                <w:b w:val="0"/>
                <w:bCs w:val="0"/>
                <w:sz w:val="18"/>
                <w:szCs w:val="18"/>
              </w:rPr>
              <w:t xml:space="preserve"> / frequency</w:t>
            </w:r>
          </w:p>
        </w:tc>
        <w:tc>
          <w:tcPr>
            <w:tcW w:w="2330" w:type="dxa"/>
          </w:tcPr>
          <w:p w:rsidRPr="00DE05AE" w:rsidR="00A16404" w:rsidP="0087559F" w:rsidRDefault="00A16404" w14:paraId="4B55B26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No aplica</w:t>
            </w:r>
          </w:p>
        </w:tc>
        <w:tc>
          <w:tcPr>
            <w:tcW w:w="4961" w:type="dxa"/>
          </w:tcPr>
          <w:p w:rsidRPr="00DE05AE" w:rsidR="00A16404" w:rsidP="0087559F" w:rsidRDefault="00A16404" w14:paraId="31AB1156"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Vacío</w:t>
            </w:r>
          </w:p>
        </w:tc>
      </w:tr>
    </w:tbl>
    <w:p w:rsidR="00A16404" w:rsidP="00A16404" w:rsidRDefault="00A16404" w14:paraId="3B41883F" w14:textId="77777777">
      <w:pPr>
        <w:rPr>
          <w:lang w:val="es-ES" w:eastAsia="en-US"/>
        </w:rPr>
      </w:pPr>
    </w:p>
    <w:p w:rsidR="00A16404" w:rsidP="00A16404" w:rsidRDefault="00A16404" w14:paraId="5C14B20D" w14:textId="726A2722">
      <w:pPr>
        <w:rPr>
          <w:lang w:val="es-ES" w:eastAsia="en-US"/>
        </w:rPr>
      </w:pPr>
      <w:r>
        <w:rPr>
          <w:lang w:val="es-ES" w:eastAsia="en-US"/>
        </w:rPr>
        <w:t xml:space="preserve">Hay dos aspectos importantes </w:t>
      </w:r>
      <w:proofErr w:type="gramStart"/>
      <w:r>
        <w:rPr>
          <w:lang w:val="es-ES" w:eastAsia="en-US"/>
        </w:rPr>
        <w:t>a</w:t>
      </w:r>
      <w:proofErr w:type="gramEnd"/>
      <w:r>
        <w:rPr>
          <w:lang w:val="es-ES" w:eastAsia="en-US"/>
        </w:rPr>
        <w:t xml:space="preserve"> tener en cuenta en relación con los registros de este bloque. El primero es el cálculo de la Acción y el Motivo; dado que esto depende de condiciones sobre los datos que han cambiado, este “cálculo” se realizará en el </w:t>
      </w:r>
      <w:proofErr w:type="spellStart"/>
      <w:r>
        <w:rPr>
          <w:lang w:val="es-ES" w:eastAsia="en-US"/>
        </w:rPr>
        <w:t>pos-proceso</w:t>
      </w:r>
      <w:proofErr w:type="spellEnd"/>
      <w:r>
        <w:rPr>
          <w:lang w:val="es-ES" w:eastAsia="en-US"/>
        </w:rPr>
        <w:t xml:space="preserve"> Talend. Por otro lado, según el caso deben exportarse o bien un único registro o dos registros (uno a la fecha de a</w:t>
      </w:r>
      <w:ins w:author="Gabriel-Esteban Fractman Lazaro" w:date="2021-05-24T08:16:00Z" w:id="120">
        <w:r w:rsidR="00826471">
          <w:rPr>
            <w:lang w:val="es-ES" w:eastAsia="en-US"/>
          </w:rPr>
          <w:t>l</w:t>
        </w:r>
      </w:ins>
      <w:r>
        <w:rPr>
          <w:lang w:val="es-ES" w:eastAsia="en-US"/>
        </w:rPr>
        <w:t>ta original y otro a la fecha del cambio); la lógica para decir esto es la siguiente:</w:t>
      </w:r>
    </w:p>
    <w:p w:rsidR="00A16404" w:rsidP="00F722D9" w:rsidRDefault="00A16404" w14:paraId="20FF7C69" w14:textId="77777777">
      <w:pPr>
        <w:pStyle w:val="Prrafodelista"/>
        <w:numPr>
          <w:ilvl w:val="0"/>
          <w:numId w:val="36"/>
        </w:numPr>
        <w:rPr>
          <w:lang w:val="es-ES" w:eastAsia="en-US"/>
        </w:rPr>
      </w:pPr>
      <w:r>
        <w:rPr>
          <w:lang w:val="es-ES" w:eastAsia="en-US"/>
        </w:rPr>
        <w:t xml:space="preserve">Si se envía al empleado a partir del momento de alta (es decir, la fecha de alta coincide con la fecha de inicio del campo </w:t>
      </w:r>
      <w:r w:rsidRPr="00F9296E">
        <w:rPr>
          <w:i/>
          <w:iCs/>
          <w:lang w:val="es-ES" w:eastAsia="en-US"/>
        </w:rPr>
        <w:t>Enviar a P</w:t>
      </w:r>
      <w:r>
        <w:rPr>
          <w:i/>
          <w:iCs/>
          <w:lang w:val="es-ES" w:eastAsia="en-US"/>
        </w:rPr>
        <w:t>G</w:t>
      </w:r>
      <w:r>
        <w:rPr>
          <w:lang w:val="es-ES" w:eastAsia="en-US"/>
        </w:rPr>
        <w:t>), se envía un único registro. En función de que el empleado sea cuadro o no-cuadro cambia el motivo.</w:t>
      </w:r>
    </w:p>
    <w:p w:rsidR="00A16404" w:rsidP="00F722D9" w:rsidRDefault="00A16404" w14:paraId="045479E7" w14:textId="77777777">
      <w:pPr>
        <w:pStyle w:val="Prrafodelista"/>
        <w:numPr>
          <w:ilvl w:val="0"/>
          <w:numId w:val="36"/>
        </w:numPr>
        <w:rPr>
          <w:lang w:val="es-ES" w:eastAsia="en-US"/>
        </w:rPr>
      </w:pPr>
      <w:r>
        <w:rPr>
          <w:lang w:val="es-ES" w:eastAsia="en-US"/>
        </w:rPr>
        <w:t>Si el empleado se envía en un momento posterior (es decir, la fecha de inicio del campo enviar a PG es posterior a la fecha de alta), se envían entonces un primer registro con la situación a fecha de alta y un segundo registro con la situación a fecha actual. En función de que el empleado sea cuadro o no-cuadro cambia el motivo del alta inicial.</w:t>
      </w:r>
    </w:p>
    <w:p w:rsidR="00A16404" w:rsidP="00A16404" w:rsidRDefault="00A16404" w14:paraId="37D53769" w14:textId="77777777">
      <w:pPr>
        <w:pStyle w:val="Prrafodelista"/>
        <w:rPr>
          <w:lang w:val="es-ES" w:eastAsia="en-US"/>
        </w:rPr>
      </w:pPr>
    </w:p>
    <w:p w:rsidRPr="00F9296E" w:rsidR="00A16404" w:rsidP="00A16404" w:rsidRDefault="00A16404" w14:paraId="09BB7C3B" w14:textId="77777777">
      <w:pPr>
        <w:rPr>
          <w:lang w:val="es-ES" w:eastAsia="en-US"/>
        </w:rPr>
      </w:pPr>
      <w:r>
        <w:rPr>
          <w:lang w:val="es-ES" w:eastAsia="en-US"/>
        </w:rPr>
        <w:t>Esta necesidad impone una condición importante en el filtro por fechas de la consulta, ya que no se puede utilizar el filtro automático a través de la exportación, sino que deben filtrarse explícitamente los registros a la “fecha efectiva” y esta fecha efectiva será o bien la fecha del alta inicial o bien uno de dos valores (el alta inicial y la fecha actual).</w:t>
      </w:r>
    </w:p>
    <w:p w:rsidRPr="005C6760" w:rsidR="00A16404" w:rsidP="00A16404" w:rsidRDefault="00A16404" w14:paraId="7899A90A" w14:textId="77777777">
      <w:pPr>
        <w:pStyle w:val="3TituloH3"/>
      </w:pPr>
      <w:bookmarkStart w:name="_Toc71797954" w:id="121"/>
      <w:bookmarkStart w:name="_Toc97208281" w:id="122"/>
      <w:r w:rsidRPr="005C6760">
        <w:t>Bloque “</w:t>
      </w:r>
      <w:proofErr w:type="spellStart"/>
      <w:r w:rsidRPr="005C6760">
        <w:t>Compensation</w:t>
      </w:r>
      <w:proofErr w:type="spellEnd"/>
      <w:r w:rsidRPr="005C6760">
        <w:t>”</w:t>
      </w:r>
      <w:bookmarkEnd w:id="121"/>
      <w:bookmarkEnd w:id="122"/>
    </w:p>
    <w:p w:rsidRPr="005C6760" w:rsidR="00A16404" w:rsidP="00A16404" w:rsidRDefault="00A16404" w14:paraId="39F6DB05" w14:textId="77777777">
      <w:pPr>
        <w:rPr>
          <w:lang w:val="es-ES" w:eastAsia="en-US"/>
        </w:rPr>
      </w:pPr>
      <w:r w:rsidRPr="005C6760">
        <w:rPr>
          <w:lang w:val="es-ES" w:eastAsia="en-US"/>
        </w:rPr>
        <w:t>En este bloque se indica la compensación teórica del empleado, a nivel de salario fijo anual y salario variable anual objetivo. Estos datos se gestionan en Meta4 HR en el historial salarial del empleado y en un campo configurable histórico definido para gestionar este dato.</w:t>
      </w:r>
    </w:p>
    <w:p w:rsidRPr="005C6760" w:rsidR="00A16404" w:rsidP="00A16404" w:rsidRDefault="00A16404" w14:paraId="4E3D285B" w14:textId="7738F49C">
      <w:pPr>
        <w:rPr>
          <w:lang w:val="es-ES" w:eastAsia="en-US"/>
        </w:rPr>
      </w:pPr>
      <w:r w:rsidRPr="005C6760">
        <w:rPr>
          <w:lang w:val="es-ES" w:eastAsia="en-US"/>
        </w:rPr>
        <w:t xml:space="preserve">Para cada uno de los conceptos (fijo y variable) se generará un registro distinto en este bloque, diferenciándose por el atributo </w:t>
      </w:r>
      <w:proofErr w:type="spellStart"/>
      <w:r w:rsidRPr="005C6760">
        <w:rPr>
          <w:i/>
          <w:iCs/>
          <w:lang w:val="es-ES" w:eastAsia="en-US"/>
        </w:rPr>
        <w:t>Compensation</w:t>
      </w:r>
      <w:proofErr w:type="spellEnd"/>
      <w:r w:rsidRPr="005C6760">
        <w:rPr>
          <w:i/>
          <w:iCs/>
          <w:lang w:val="es-ES" w:eastAsia="en-US"/>
        </w:rPr>
        <w:t xml:space="preserve"> </w:t>
      </w:r>
      <w:proofErr w:type="spellStart"/>
      <w:r w:rsidRPr="005C6760">
        <w:rPr>
          <w:i/>
          <w:iCs/>
          <w:lang w:val="es-ES" w:eastAsia="en-US"/>
        </w:rPr>
        <w:t>Category</w:t>
      </w:r>
      <w:proofErr w:type="spellEnd"/>
      <w:r w:rsidRPr="005C6760">
        <w:rPr>
          <w:i/>
          <w:iCs/>
          <w:lang w:val="es-ES" w:eastAsia="en-US"/>
        </w:rPr>
        <w:t xml:space="preserve"> </w:t>
      </w:r>
      <w:r w:rsidRPr="005C6760">
        <w:rPr>
          <w:lang w:val="es-ES" w:eastAsia="en-US"/>
        </w:rPr>
        <w:t xml:space="preserve">que puede tomar los valores BASSAL (para el salario base) o MBONUS (para el porcentaje objetivo del bonus). Cuando haya algún cambio en el salario base o variable objetivo del empleado se generarán dos registros (diferenciados a través del campo </w:t>
      </w:r>
      <w:proofErr w:type="spellStart"/>
      <w:r w:rsidRPr="005C6760">
        <w:rPr>
          <w:lang w:val="es-ES" w:eastAsia="en-US"/>
        </w:rPr>
        <w:t>Compensation</w:t>
      </w:r>
      <w:proofErr w:type="spellEnd"/>
      <w:r w:rsidRPr="005C6760">
        <w:rPr>
          <w:lang w:val="es-ES" w:eastAsia="en-US"/>
        </w:rPr>
        <w:t xml:space="preserve"> </w:t>
      </w:r>
      <w:proofErr w:type="spellStart"/>
      <w:r w:rsidRPr="005C6760">
        <w:rPr>
          <w:lang w:val="es-ES" w:eastAsia="en-US"/>
        </w:rPr>
        <w:t>Category</w:t>
      </w:r>
      <w:proofErr w:type="spellEnd"/>
      <w:r w:rsidRPr="005C6760">
        <w:rPr>
          <w:lang w:val="es-ES" w:eastAsia="en-US"/>
        </w:rPr>
        <w:t>.</w:t>
      </w:r>
      <w:ins w:author="Gabriel-Esteban Fractman Lazaro" w:date="2021-05-24T08:17:00Z" w:id="123">
        <w:r w:rsidR="00826471">
          <w:rPr>
            <w:lang w:val="es-ES" w:eastAsia="en-US"/>
          </w:rPr>
          <w:t xml:space="preserve"> </w:t>
        </w:r>
        <w:r w:rsidRPr="00826471" w:rsidR="00826471">
          <w:rPr>
            <w:lang w:val="es-ES" w:eastAsia="en-US"/>
          </w:rPr>
          <w:t>Siempre que va un registro de</w:t>
        </w:r>
        <w:r w:rsidR="00826471">
          <w:rPr>
            <w:lang w:val="es-ES" w:eastAsia="en-US"/>
          </w:rPr>
          <w:t>l bloque Job Data</w:t>
        </w:r>
        <w:r w:rsidRPr="00826471" w:rsidR="00826471">
          <w:rPr>
            <w:lang w:val="es-ES" w:eastAsia="en-US"/>
          </w:rPr>
          <w:t xml:space="preserve">, tiene que ir su correspondiente </w:t>
        </w:r>
        <w:r w:rsidR="00826471">
          <w:rPr>
            <w:lang w:val="es-ES" w:eastAsia="en-US"/>
          </w:rPr>
          <w:t xml:space="preserve">registro </w:t>
        </w:r>
        <w:r w:rsidRPr="00826471" w:rsidR="00826471">
          <w:rPr>
            <w:lang w:val="es-ES" w:eastAsia="en-US"/>
          </w:rPr>
          <w:t>de</w:t>
        </w:r>
        <w:r w:rsidR="00826471">
          <w:rPr>
            <w:lang w:val="es-ES" w:eastAsia="en-US"/>
          </w:rPr>
          <w:t>l bloque</w:t>
        </w:r>
        <w:r w:rsidRPr="00826471" w:rsidR="00826471">
          <w:rPr>
            <w:lang w:val="es-ES" w:eastAsia="en-US"/>
          </w:rPr>
          <w:t xml:space="preserve"> </w:t>
        </w:r>
        <w:proofErr w:type="spellStart"/>
        <w:r w:rsidRPr="00826471" w:rsidR="00826471">
          <w:rPr>
            <w:lang w:val="es-ES" w:eastAsia="en-US"/>
          </w:rPr>
          <w:t>C</w:t>
        </w:r>
        <w:r w:rsidR="00826471">
          <w:rPr>
            <w:lang w:val="es-ES" w:eastAsia="en-US"/>
          </w:rPr>
          <w:t>ompensation</w:t>
        </w:r>
        <w:proofErr w:type="spellEnd"/>
        <w:r w:rsidRPr="00826471" w:rsidR="00826471">
          <w:rPr>
            <w:lang w:val="es-ES" w:eastAsia="en-US"/>
          </w:rPr>
          <w:t>.</w:t>
        </w:r>
      </w:ins>
    </w:p>
    <w:p w:rsidRPr="005C6760" w:rsidR="00A16404" w:rsidP="00A16404" w:rsidRDefault="00826471" w14:paraId="1B420739" w14:textId="5B46D878">
      <w:pPr>
        <w:rPr>
          <w:lang w:val="es-ES" w:eastAsia="en-US"/>
        </w:rPr>
      </w:pPr>
      <w:ins w:author="Gabriel-Esteban Fractman Lazaro" w:date="2021-05-24T08:18:00Z" w:id="124">
        <w:r>
          <w:rPr>
            <w:lang w:val="es-ES" w:eastAsia="en-US"/>
          </w:rPr>
          <w:t xml:space="preserve">Actualmente </w:t>
        </w:r>
      </w:ins>
      <w:del w:author="Gabriel-Esteban Fractman Lazaro" w:date="2021-05-24T08:18:00Z" w:id="125">
        <w:r w:rsidRPr="005C6760" w:rsidDel="00826471" w:rsidR="00A16404">
          <w:rPr>
            <w:lang w:val="es-ES" w:eastAsia="en-US"/>
          </w:rPr>
          <w:delText>N</w:delText>
        </w:r>
      </w:del>
      <w:ins w:author="Gabriel-Esteban Fractman Lazaro" w:date="2021-05-24T08:18:00Z" w:id="126">
        <w:r>
          <w:rPr>
            <w:lang w:val="es-ES" w:eastAsia="en-US"/>
          </w:rPr>
          <w:t>n</w:t>
        </w:r>
      </w:ins>
      <w:r w:rsidRPr="005C6760" w:rsidR="00A16404">
        <w:rPr>
          <w:lang w:val="es-ES" w:eastAsia="en-US"/>
        </w:rPr>
        <w:t>o todos los empleados tienen informado el salario anual o el porcentaje objetivo de variable; de cara a la interface deben aplicarse las siguientes reglas para asignar valores por defecto:</w:t>
      </w:r>
    </w:p>
    <w:p w:rsidRPr="005C6760" w:rsidR="00A16404" w:rsidP="00F722D9" w:rsidRDefault="00A16404" w14:paraId="4F1BD938" w14:textId="77777777">
      <w:pPr>
        <w:pStyle w:val="Prrafodelista"/>
        <w:numPr>
          <w:ilvl w:val="0"/>
          <w:numId w:val="35"/>
        </w:numPr>
        <w:rPr>
          <w:lang w:val="es-ES" w:eastAsia="en-US"/>
        </w:rPr>
      </w:pPr>
      <w:r w:rsidRPr="005C6760">
        <w:rPr>
          <w:lang w:val="es-ES" w:eastAsia="en-US"/>
        </w:rPr>
        <w:t>Si el empleado no es Cuadro y la categoría no termina en 075 (Operarios, Empleados)</w:t>
      </w:r>
    </w:p>
    <w:p w:rsidRPr="005C6760" w:rsidR="00A16404" w:rsidP="00F722D9" w:rsidRDefault="00A16404" w14:paraId="7A690611" w14:textId="77777777">
      <w:pPr>
        <w:pStyle w:val="Prrafodelista"/>
        <w:numPr>
          <w:ilvl w:val="1"/>
          <w:numId w:val="35"/>
        </w:numPr>
        <w:rPr>
          <w:lang w:val="es-ES" w:eastAsia="en-US"/>
        </w:rPr>
      </w:pPr>
      <w:r w:rsidRPr="005C6760">
        <w:rPr>
          <w:lang w:val="es-ES" w:eastAsia="en-US"/>
        </w:rPr>
        <w:t xml:space="preserve">Se informa un registro BASSAL con Valor 30000€ </w:t>
      </w:r>
    </w:p>
    <w:p w:rsidRPr="005C6760" w:rsidR="00A16404" w:rsidP="00F722D9" w:rsidRDefault="00A16404" w14:paraId="2A1ABA61" w14:textId="77777777">
      <w:pPr>
        <w:pStyle w:val="Prrafodelista"/>
        <w:numPr>
          <w:ilvl w:val="0"/>
          <w:numId w:val="35"/>
        </w:numPr>
        <w:rPr>
          <w:lang w:val="es-ES" w:eastAsia="en-US"/>
        </w:rPr>
      </w:pPr>
      <w:r w:rsidRPr="005C6760">
        <w:rPr>
          <w:lang w:val="es-ES" w:eastAsia="en-US"/>
        </w:rPr>
        <w:t>Si el empleado no es Cuadro y la categoría termina en 075 (EAP)</w:t>
      </w:r>
    </w:p>
    <w:p w:rsidRPr="005C6760" w:rsidR="00A16404" w:rsidP="00F722D9" w:rsidRDefault="00A16404" w14:paraId="5E6CECFC" w14:textId="77777777">
      <w:pPr>
        <w:pStyle w:val="Prrafodelista"/>
        <w:numPr>
          <w:ilvl w:val="1"/>
          <w:numId w:val="35"/>
        </w:numPr>
        <w:rPr>
          <w:lang w:val="es-ES" w:eastAsia="en-US"/>
        </w:rPr>
      </w:pPr>
      <w:r w:rsidRPr="005C6760">
        <w:rPr>
          <w:lang w:val="es-ES" w:eastAsia="en-US"/>
        </w:rPr>
        <w:t>Se informa un registro BASSAL con el Salario bruto Anual</w:t>
      </w:r>
    </w:p>
    <w:p w:rsidRPr="005C6760" w:rsidR="00A16404" w:rsidP="00F722D9" w:rsidRDefault="00A16404" w14:paraId="13CC5FE8" w14:textId="77777777">
      <w:pPr>
        <w:pStyle w:val="Prrafodelista"/>
        <w:numPr>
          <w:ilvl w:val="1"/>
          <w:numId w:val="35"/>
        </w:numPr>
        <w:rPr>
          <w:lang w:val="es-ES" w:eastAsia="en-US"/>
        </w:rPr>
      </w:pPr>
      <w:r w:rsidRPr="005C6760">
        <w:rPr>
          <w:lang w:val="es-ES" w:eastAsia="en-US"/>
        </w:rPr>
        <w:t>Se informa un registro MBONUS con Porcentaje 12</w:t>
      </w:r>
    </w:p>
    <w:p w:rsidRPr="005C6760" w:rsidR="00A16404" w:rsidP="00F722D9" w:rsidRDefault="00A16404" w14:paraId="22881163" w14:textId="77777777">
      <w:pPr>
        <w:pStyle w:val="Prrafodelista"/>
        <w:numPr>
          <w:ilvl w:val="0"/>
          <w:numId w:val="35"/>
        </w:numPr>
        <w:rPr>
          <w:lang w:val="es-ES" w:eastAsia="en-US"/>
        </w:rPr>
      </w:pPr>
      <w:r w:rsidRPr="005C6760">
        <w:rPr>
          <w:lang w:val="es-ES" w:eastAsia="en-US"/>
        </w:rPr>
        <w:t>Si el empleado es Cuadro</w:t>
      </w:r>
    </w:p>
    <w:p w:rsidRPr="005C6760" w:rsidR="00A16404" w:rsidP="00F722D9" w:rsidRDefault="00A16404" w14:paraId="590FCF17" w14:textId="77777777">
      <w:pPr>
        <w:pStyle w:val="Prrafodelista"/>
        <w:numPr>
          <w:ilvl w:val="1"/>
          <w:numId w:val="35"/>
        </w:numPr>
        <w:rPr>
          <w:lang w:val="es-ES" w:eastAsia="en-US"/>
        </w:rPr>
      </w:pPr>
      <w:r w:rsidRPr="005C6760">
        <w:rPr>
          <w:lang w:val="es-ES" w:eastAsia="en-US"/>
        </w:rPr>
        <w:t>Se informa un registro BASSAL con el Salario bruto Anual correspondiente</w:t>
      </w:r>
    </w:p>
    <w:p w:rsidRPr="005C6760" w:rsidR="00A16404" w:rsidP="00F722D9" w:rsidRDefault="00A16404" w14:paraId="4E88942D" w14:textId="77777777">
      <w:pPr>
        <w:pStyle w:val="Prrafodelista"/>
        <w:numPr>
          <w:ilvl w:val="1"/>
          <w:numId w:val="35"/>
        </w:numPr>
        <w:rPr>
          <w:lang w:val="es-ES" w:eastAsia="en-US"/>
        </w:rPr>
      </w:pPr>
      <w:r w:rsidRPr="005C6760">
        <w:rPr>
          <w:lang w:val="es-ES" w:eastAsia="en-US"/>
        </w:rPr>
        <w:t>Se informa un registro MBONUS con el porcentaje de bonus objetivo correspondiente</w:t>
      </w:r>
    </w:p>
    <w:p w:rsidRPr="005C6760" w:rsidR="00A16404" w:rsidP="00A16404" w:rsidRDefault="00A16404" w14:paraId="68A94E9F" w14:textId="77777777">
      <w:pPr>
        <w:rPr>
          <w:lang w:val="es-ES" w:eastAsia="en-US"/>
        </w:rPr>
      </w:pPr>
    </w:p>
    <w:p w:rsidR="00A16404" w:rsidP="00A16404" w:rsidRDefault="00A16404" w14:paraId="423A2684" w14:textId="5F0D0A7E">
      <w:pPr>
        <w:rPr>
          <w:ins w:author="Gabriel-Esteban Fractman Lazaro" w:date="2021-05-24T08:18:00Z" w:id="127"/>
          <w:lang w:val="es-ES" w:eastAsia="en-US"/>
        </w:rPr>
      </w:pPr>
      <w:r w:rsidRPr="005C6760">
        <w:rPr>
          <w:lang w:val="es-ES" w:eastAsia="en-US"/>
        </w:rPr>
        <w:t xml:space="preserve">Esto quiere decir que es necesario disponer de la información referente al colectivo (tipo de empleado) y de la categoría del empleado; como siempre que se genera un bloque de tipo Job Data debe añadirse también el bloque </w:t>
      </w:r>
      <w:proofErr w:type="spellStart"/>
      <w:r w:rsidRPr="005C6760">
        <w:rPr>
          <w:lang w:val="es-ES" w:eastAsia="en-US"/>
        </w:rPr>
        <w:t>Compensation</w:t>
      </w:r>
      <w:proofErr w:type="spellEnd"/>
      <w:r w:rsidRPr="005C6760">
        <w:rPr>
          <w:lang w:val="es-ES" w:eastAsia="en-US"/>
        </w:rPr>
        <w:t xml:space="preserve">, se añadirán a la consulta de compensación estos </w:t>
      </w:r>
      <w:proofErr w:type="gramStart"/>
      <w:r w:rsidRPr="005C6760">
        <w:rPr>
          <w:lang w:val="es-ES" w:eastAsia="en-US"/>
        </w:rPr>
        <w:t>campos</w:t>
      </w:r>
      <w:proofErr w:type="gramEnd"/>
      <w:r w:rsidRPr="005C6760">
        <w:rPr>
          <w:lang w:val="es-ES" w:eastAsia="en-US"/>
        </w:rPr>
        <w:t xml:space="preserve"> así como el campo de Puesto.</w:t>
      </w:r>
    </w:p>
    <w:p w:rsidRPr="005C6760" w:rsidR="00826471" w:rsidP="00A16404" w:rsidRDefault="00826471" w14:paraId="12586D80" w14:textId="72046951">
      <w:pPr>
        <w:rPr>
          <w:lang w:val="es-ES" w:eastAsia="en-US"/>
        </w:rPr>
      </w:pPr>
      <w:ins w:author="Gabriel-Esteban Fractman Lazaro" w:date="2021-05-24T08:18:00Z" w:id="128">
        <w:r>
          <w:rPr>
            <w:lang w:val="es-ES" w:eastAsia="en-US"/>
          </w:rPr>
          <w:t xml:space="preserve">Si el empleado tiene un valor de salario anual importado a través de la consolidación de Nómina se utilizará </w:t>
        </w:r>
      </w:ins>
      <w:ins w:author="Gabriel-Esteban Fractman Lazaro" w:date="2021-05-24T08:19:00Z" w:id="129">
        <w:r>
          <w:rPr>
            <w:lang w:val="es-ES" w:eastAsia="en-US"/>
          </w:rPr>
          <w:t>este valor en lugar del valor por defecto 30000.</w:t>
        </w:r>
      </w:ins>
    </w:p>
    <w:p w:rsidRPr="005C6760" w:rsidR="00A16404" w:rsidP="00A16404" w:rsidRDefault="00A16404" w14:paraId="4BE4805A" w14:textId="77777777">
      <w:pPr>
        <w:rPr>
          <w:lang w:val="es-ES" w:eastAsia="en-US"/>
        </w:rPr>
      </w:pPr>
      <w:proofErr w:type="gramStart"/>
      <w:r w:rsidRPr="005C6760">
        <w:rPr>
          <w:lang w:val="es-ES" w:eastAsia="en-US"/>
        </w:rPr>
        <w:t>Los campos a incluir</w:t>
      </w:r>
      <w:proofErr w:type="gramEnd"/>
      <w:r w:rsidRPr="005C6760">
        <w:rPr>
          <w:lang w:val="es-ES" w:eastAsia="en-US"/>
        </w:rPr>
        <w:t xml:space="preserve"> en el archivo de salida son los siguientes:</w:t>
      </w:r>
    </w:p>
    <w:p w:rsidRPr="005C6760" w:rsidR="00A16404" w:rsidP="00A16404" w:rsidRDefault="00A16404" w14:paraId="181CD3D7" w14:textId="77777777">
      <w:pPr>
        <w:rPr>
          <w:lang w:val="es-ES" w:eastAsia="en-US"/>
        </w:rPr>
      </w:pPr>
    </w:p>
    <w:p w:rsidRPr="005C6760" w:rsidR="00A16404" w:rsidP="00A16404" w:rsidRDefault="00A16404" w14:paraId="24F79C19"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4957C5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A2C3F60"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1E882CF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69324A42"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284EAC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7354610"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61CDBC6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2CC1F7D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010100</w:t>
            </w:r>
          </w:p>
        </w:tc>
      </w:tr>
      <w:tr w:rsidRPr="001E4625" w:rsidR="00A16404" w:rsidTr="0087559F" w14:paraId="58BB8BFB"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D3ACFCE"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044300B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197FD92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5C8087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2DF606F5"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5275B8A0" w14:textId="5FA7147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0938A0E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42DFDE85"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9DCB4FD" w14:textId="77777777">
            <w:pPr>
              <w:rPr>
                <w:rFonts w:ascii="Arial" w:hAnsi="Arial" w:cs="Arial"/>
                <w:b w:val="0"/>
                <w:bCs w:val="0"/>
                <w:sz w:val="18"/>
                <w:szCs w:val="18"/>
                <w:highlight w:val="yellow"/>
                <w:lang w:val="es-ES" w:eastAsia="es-ES"/>
              </w:rPr>
            </w:pPr>
            <w:proofErr w:type="spellStart"/>
            <w:r w:rsidRPr="005C6760">
              <w:rPr>
                <w:b w:val="0"/>
                <w:bCs w:val="0"/>
                <w:sz w:val="18"/>
                <w:szCs w:val="18"/>
                <w:lang w:val="es-ES"/>
              </w:rPr>
              <w:t>Record</w:t>
            </w:r>
            <w:proofErr w:type="spellEnd"/>
            <w:r w:rsidRPr="005C6760">
              <w:rPr>
                <w:b w:val="0"/>
                <w:bCs w:val="0"/>
                <w:sz w:val="18"/>
                <w:szCs w:val="18"/>
                <w:lang w:val="es-ES"/>
              </w:rPr>
              <w:t xml:space="preserve"> / Dossier (</w:t>
            </w:r>
            <w:proofErr w:type="spellStart"/>
            <w:r w:rsidRPr="005C6760">
              <w:rPr>
                <w:b w:val="0"/>
                <w:bCs w:val="0"/>
                <w:sz w:val="18"/>
                <w:szCs w:val="18"/>
                <w:lang w:val="es-ES"/>
              </w:rPr>
              <w:t>Num</w:t>
            </w:r>
            <w:proofErr w:type="spellEnd"/>
            <w:r w:rsidRPr="005C6760">
              <w:rPr>
                <w:b w:val="0"/>
                <w:bCs w:val="0"/>
                <w:sz w:val="18"/>
                <w:szCs w:val="18"/>
                <w:lang w:val="es-ES"/>
              </w:rPr>
              <w:t xml:space="preserve"> 3)</w:t>
            </w:r>
          </w:p>
        </w:tc>
        <w:tc>
          <w:tcPr>
            <w:tcW w:w="2330" w:type="dxa"/>
          </w:tcPr>
          <w:p w:rsidRPr="005C6760" w:rsidR="00A16404" w:rsidP="0087559F" w:rsidRDefault="00A16404" w14:paraId="3318316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Literal (valor por defecto)</w:t>
            </w:r>
          </w:p>
        </w:tc>
        <w:tc>
          <w:tcPr>
            <w:tcW w:w="4961" w:type="dxa"/>
          </w:tcPr>
          <w:p w:rsidRPr="005C6760" w:rsidR="00A16404" w:rsidP="0087559F" w:rsidRDefault="00A16404" w14:paraId="422C91B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0</w:t>
            </w:r>
          </w:p>
        </w:tc>
      </w:tr>
      <w:tr w:rsidRPr="001E4625" w:rsidR="00A16404" w:rsidTr="0087559F" w14:paraId="75AFBD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21686C82" w14:textId="77777777">
            <w:pPr>
              <w:rPr>
                <w:b w:val="0"/>
                <w:bCs w:val="0"/>
                <w:sz w:val="18"/>
                <w:szCs w:val="18"/>
                <w:lang w:val="fr-FR"/>
              </w:rPr>
            </w:pPr>
            <w:proofErr w:type="spellStart"/>
            <w:r w:rsidRPr="0068581C">
              <w:rPr>
                <w:b w:val="0"/>
                <w:bCs w:val="0"/>
                <w:sz w:val="18"/>
                <w:szCs w:val="18"/>
                <w:lang w:val="fr-FR"/>
              </w:rPr>
              <w:t>Effectve</w:t>
            </w:r>
            <w:proofErr w:type="spellEnd"/>
            <w:r w:rsidRPr="0068581C">
              <w:rPr>
                <w:b w:val="0"/>
                <w:bCs w:val="0"/>
                <w:sz w:val="18"/>
                <w:szCs w:val="18"/>
                <w:lang w:val="fr-FR"/>
              </w:rPr>
              <w:t xml:space="preserve"> </w:t>
            </w:r>
            <w:proofErr w:type="gramStart"/>
            <w:r w:rsidRPr="0068581C">
              <w:rPr>
                <w:b w:val="0"/>
                <w:bCs w:val="0"/>
                <w:sz w:val="18"/>
                <w:szCs w:val="18"/>
                <w:lang w:val="fr-FR"/>
              </w:rPr>
              <w:t>Date  /</w:t>
            </w:r>
            <w:proofErr w:type="gramEnd"/>
            <w:r w:rsidRPr="0068581C">
              <w:rPr>
                <w:b w:val="0"/>
                <w:bCs w:val="0"/>
                <w:sz w:val="18"/>
                <w:szCs w:val="18"/>
                <w:lang w:val="fr-FR"/>
              </w:rPr>
              <w:t xml:space="preserve"> Date d'Effet (Date 10)</w:t>
            </w:r>
          </w:p>
        </w:tc>
        <w:tc>
          <w:tcPr>
            <w:tcW w:w="2330" w:type="dxa"/>
          </w:tcPr>
          <w:p w:rsidRPr="005C6760" w:rsidR="00A16404" w:rsidP="0087559F" w:rsidRDefault="00A16404" w14:paraId="3E17890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Historial salarial \ Fecha de inicio</w:t>
            </w:r>
          </w:p>
        </w:tc>
        <w:tc>
          <w:tcPr>
            <w:tcW w:w="4961" w:type="dxa"/>
          </w:tcPr>
          <w:p w:rsidRPr="005C6760" w:rsidR="00A16404" w:rsidP="0087559F" w:rsidRDefault="00826471" w14:paraId="27F178B0" w14:textId="33BF6853">
            <w:pPr>
              <w:cnfStyle w:val="000000100000" w:firstRow="0" w:lastRow="0" w:firstColumn="0" w:lastColumn="0" w:oddVBand="0" w:evenVBand="0" w:oddHBand="1" w:evenHBand="0" w:firstRowFirstColumn="0" w:firstRowLastColumn="0" w:lastRowFirstColumn="0" w:lastRowLastColumn="0"/>
              <w:rPr>
                <w:sz w:val="18"/>
                <w:szCs w:val="18"/>
                <w:lang w:val="es-ES"/>
              </w:rPr>
            </w:pPr>
            <w:ins w:author="Gabriel-Esteban Fractman Lazaro" w:date="2021-05-24T08:19:00Z" w:id="130">
              <w:r>
                <w:rPr>
                  <w:sz w:val="18"/>
                  <w:szCs w:val="18"/>
                  <w:lang w:val="es-ES"/>
                </w:rPr>
                <w:t>Debe coincidir con l</w:t>
              </w:r>
            </w:ins>
            <w:ins w:author="Gabriel-Esteban Fractman Lazaro" w:date="2021-05-24T08:20:00Z" w:id="131">
              <w:r>
                <w:rPr>
                  <w:sz w:val="18"/>
                  <w:szCs w:val="18"/>
                  <w:lang w:val="es-ES"/>
                </w:rPr>
                <w:t xml:space="preserve">a fecha informada en el bloque Job Data, </w:t>
              </w:r>
              <w:proofErr w:type="spellStart"/>
              <w:r>
                <w:rPr>
                  <w:sz w:val="18"/>
                  <w:szCs w:val="18"/>
                  <w:lang w:val="es-ES"/>
                </w:rPr>
                <w:t>por que</w:t>
              </w:r>
              <w:proofErr w:type="spellEnd"/>
              <w:r>
                <w:rPr>
                  <w:sz w:val="18"/>
                  <w:szCs w:val="18"/>
                  <w:lang w:val="es-ES"/>
                </w:rPr>
                <w:t xml:space="preserve"> será la más reciente entre aquella y la </w:t>
              </w:r>
            </w:ins>
            <w:del w:author="Gabriel-Esteban Fractman Lazaro" w:date="2021-05-24T08:20:00Z" w:id="132">
              <w:r w:rsidRPr="005C6760" w:rsidDel="00826471" w:rsidR="00A16404">
                <w:rPr>
                  <w:sz w:val="18"/>
                  <w:szCs w:val="18"/>
                  <w:lang w:val="es-ES"/>
                </w:rPr>
                <w:delText>F</w:delText>
              </w:r>
            </w:del>
            <w:ins w:author="Gabriel-Esteban Fractman Lazaro" w:date="2021-05-24T08:20:00Z" w:id="133">
              <w:r>
                <w:rPr>
                  <w:sz w:val="18"/>
                  <w:szCs w:val="18"/>
                  <w:lang w:val="es-ES"/>
                </w:rPr>
                <w:t>f</w:t>
              </w:r>
            </w:ins>
            <w:r w:rsidRPr="005C6760" w:rsidR="00A16404">
              <w:rPr>
                <w:sz w:val="18"/>
                <w:szCs w:val="18"/>
                <w:lang w:val="es-ES"/>
              </w:rPr>
              <w:t xml:space="preserve">echa </w:t>
            </w:r>
            <w:ins w:author="Gabriel-Esteban Fractman Lazaro" w:date="2021-05-24T08:20:00Z" w:id="134">
              <w:r>
                <w:rPr>
                  <w:sz w:val="18"/>
                  <w:szCs w:val="18"/>
                  <w:lang w:val="es-ES"/>
                </w:rPr>
                <w:t xml:space="preserve">de </w:t>
              </w:r>
            </w:ins>
            <w:r w:rsidRPr="005C6760" w:rsidR="00A16404">
              <w:rPr>
                <w:sz w:val="18"/>
                <w:szCs w:val="18"/>
                <w:lang w:val="es-ES"/>
              </w:rPr>
              <w:t>inicio historial salarial</w:t>
            </w:r>
          </w:p>
        </w:tc>
      </w:tr>
      <w:tr w:rsidRPr="005C6760" w:rsidR="00A16404" w:rsidTr="0087559F" w14:paraId="486FFC24" w14:textId="77777777">
        <w:tc>
          <w:tcPr>
            <w:cnfStyle w:val="001000000000" w:firstRow="0" w:lastRow="0" w:firstColumn="1" w:lastColumn="0" w:oddVBand="0" w:evenVBand="0" w:oddHBand="0" w:evenHBand="0" w:firstRowFirstColumn="0" w:firstRowLastColumn="0" w:lastRowFirstColumn="0" w:lastRowLastColumn="0"/>
            <w:tcW w:w="2007" w:type="dxa"/>
          </w:tcPr>
          <w:p w:rsidRPr="0068581C" w:rsidR="00A16404" w:rsidP="0087559F" w:rsidRDefault="00A16404" w14:paraId="7215D33C" w14:textId="77777777">
            <w:pPr>
              <w:rPr>
                <w:b w:val="0"/>
                <w:bCs w:val="0"/>
                <w:sz w:val="18"/>
                <w:szCs w:val="18"/>
                <w:lang w:val="fr-FR"/>
              </w:rPr>
            </w:pPr>
            <w:r w:rsidRPr="0068581C">
              <w:rPr>
                <w:b w:val="0"/>
                <w:bCs w:val="0"/>
                <w:sz w:val="18"/>
                <w:szCs w:val="18"/>
                <w:lang w:val="fr-FR"/>
              </w:rPr>
              <w:t xml:space="preserve">Séquence (Ordre de </w:t>
            </w:r>
            <w:proofErr w:type="gramStart"/>
            <w:r w:rsidRPr="0068581C">
              <w:rPr>
                <w:b w:val="0"/>
                <w:bCs w:val="0"/>
                <w:sz w:val="18"/>
                <w:szCs w:val="18"/>
                <w:lang w:val="fr-FR"/>
              </w:rPr>
              <w:t>saisie)(</w:t>
            </w:r>
            <w:proofErr w:type="spellStart"/>
            <w:proofErr w:type="gramEnd"/>
            <w:r w:rsidRPr="0068581C">
              <w:rPr>
                <w:b w:val="0"/>
                <w:bCs w:val="0"/>
                <w:sz w:val="18"/>
                <w:szCs w:val="18"/>
                <w:lang w:val="fr-FR"/>
              </w:rPr>
              <w:t>Num</w:t>
            </w:r>
            <w:proofErr w:type="spellEnd"/>
            <w:r w:rsidRPr="0068581C">
              <w:rPr>
                <w:b w:val="0"/>
                <w:bCs w:val="0"/>
                <w:sz w:val="18"/>
                <w:szCs w:val="18"/>
                <w:lang w:val="fr-FR"/>
              </w:rPr>
              <w:t xml:space="preserve"> 3)</w:t>
            </w:r>
          </w:p>
        </w:tc>
        <w:tc>
          <w:tcPr>
            <w:tcW w:w="2330" w:type="dxa"/>
          </w:tcPr>
          <w:p w:rsidRPr="005C6760" w:rsidR="00A16404" w:rsidP="0087559F" w:rsidRDefault="00A16404" w14:paraId="4A55902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Literal (valor por defecto)</w:t>
            </w:r>
          </w:p>
        </w:tc>
        <w:tc>
          <w:tcPr>
            <w:tcW w:w="4961" w:type="dxa"/>
          </w:tcPr>
          <w:p w:rsidRPr="005C6760" w:rsidR="00A16404" w:rsidP="0087559F" w:rsidRDefault="00A16404" w14:paraId="4F88A6B3"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0</w:t>
            </w:r>
          </w:p>
        </w:tc>
      </w:tr>
      <w:tr w:rsidRPr="005C6760" w:rsidR="00A16404" w:rsidTr="0087559F" w14:paraId="5D1DBD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0B28C620" w14:textId="77777777">
            <w:pPr>
              <w:rPr>
                <w:b w:val="0"/>
                <w:bCs w:val="0"/>
                <w:sz w:val="18"/>
                <w:szCs w:val="18"/>
                <w:lang w:val="fr-FR"/>
              </w:rPr>
            </w:pPr>
            <w:r w:rsidRPr="0074267B">
              <w:rPr>
                <w:b w:val="0"/>
                <w:bCs w:val="0"/>
                <w:sz w:val="18"/>
                <w:szCs w:val="18"/>
                <w:lang w:val="fr-FR"/>
              </w:rPr>
              <w:t xml:space="preserve">Compensation </w:t>
            </w:r>
            <w:proofErr w:type="spellStart"/>
            <w:r w:rsidRPr="0074267B">
              <w:rPr>
                <w:b w:val="0"/>
                <w:bCs w:val="0"/>
                <w:sz w:val="18"/>
                <w:szCs w:val="18"/>
                <w:lang w:val="fr-FR"/>
              </w:rPr>
              <w:t>Category</w:t>
            </w:r>
            <w:proofErr w:type="spellEnd"/>
            <w:r w:rsidRPr="0074267B">
              <w:rPr>
                <w:b w:val="0"/>
                <w:bCs w:val="0"/>
                <w:sz w:val="18"/>
                <w:szCs w:val="18"/>
                <w:lang w:val="fr-FR"/>
              </w:rPr>
              <w:t xml:space="preserve"> (Rate Code in PeopleSoft) / Catégorie de rémunération (Code de rémunération dans PeopleSoft) (Char 6)</w:t>
            </w:r>
          </w:p>
        </w:tc>
        <w:tc>
          <w:tcPr>
            <w:tcW w:w="2330" w:type="dxa"/>
          </w:tcPr>
          <w:p w:rsidRPr="005C6760" w:rsidR="00A16404" w:rsidP="0087559F" w:rsidRDefault="00A16404" w14:paraId="3645735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2165E56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BASSAL o MBONUS</w:t>
            </w:r>
          </w:p>
        </w:tc>
      </w:tr>
      <w:tr w:rsidRPr="001E4625" w:rsidR="00A16404" w:rsidTr="0087559F" w14:paraId="47623728"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58F0ADF0" w14:textId="77777777">
            <w:pPr>
              <w:rPr>
                <w:b w:val="0"/>
                <w:bCs w:val="0"/>
                <w:sz w:val="18"/>
                <w:szCs w:val="18"/>
                <w:lang w:val="es-ES"/>
              </w:rPr>
            </w:pPr>
            <w:proofErr w:type="spellStart"/>
            <w:r w:rsidRPr="005C6760">
              <w:rPr>
                <w:b w:val="0"/>
                <w:bCs w:val="0"/>
                <w:sz w:val="18"/>
                <w:szCs w:val="18"/>
                <w:lang w:val="es-ES"/>
              </w:rPr>
              <w:t>Compensation</w:t>
            </w:r>
            <w:proofErr w:type="spellEnd"/>
            <w:r w:rsidRPr="005C6760">
              <w:rPr>
                <w:b w:val="0"/>
                <w:bCs w:val="0"/>
                <w:sz w:val="18"/>
                <w:szCs w:val="18"/>
                <w:lang w:val="es-ES"/>
              </w:rPr>
              <w:t xml:space="preserve"> </w:t>
            </w:r>
            <w:proofErr w:type="spellStart"/>
            <w:r w:rsidRPr="005C6760">
              <w:rPr>
                <w:b w:val="0"/>
                <w:bCs w:val="0"/>
                <w:sz w:val="18"/>
                <w:szCs w:val="18"/>
                <w:lang w:val="es-ES"/>
              </w:rPr>
              <w:t>Rate</w:t>
            </w:r>
            <w:proofErr w:type="spellEnd"/>
            <w:r w:rsidRPr="005C6760">
              <w:rPr>
                <w:b w:val="0"/>
                <w:bCs w:val="0"/>
                <w:sz w:val="18"/>
                <w:szCs w:val="18"/>
                <w:lang w:val="es-ES"/>
              </w:rPr>
              <w:t xml:space="preserve"> / </w:t>
            </w:r>
            <w:proofErr w:type="spellStart"/>
            <w:r w:rsidRPr="005C6760">
              <w:rPr>
                <w:b w:val="0"/>
                <w:bCs w:val="0"/>
                <w:sz w:val="18"/>
                <w:szCs w:val="18"/>
                <w:lang w:val="es-ES"/>
              </w:rPr>
              <w:t>Montant</w:t>
            </w:r>
            <w:proofErr w:type="spellEnd"/>
            <w:r w:rsidRPr="005C6760">
              <w:rPr>
                <w:b w:val="0"/>
                <w:bCs w:val="0"/>
                <w:sz w:val="18"/>
                <w:szCs w:val="18"/>
                <w:lang w:val="es-ES"/>
              </w:rPr>
              <w:t xml:space="preserve"> (</w:t>
            </w:r>
            <w:proofErr w:type="spellStart"/>
            <w:r w:rsidRPr="005C6760">
              <w:rPr>
                <w:b w:val="0"/>
                <w:bCs w:val="0"/>
                <w:sz w:val="18"/>
                <w:szCs w:val="18"/>
                <w:lang w:val="es-ES"/>
              </w:rPr>
              <w:t>Num</w:t>
            </w:r>
            <w:proofErr w:type="spellEnd"/>
            <w:r w:rsidRPr="005C6760">
              <w:rPr>
                <w:b w:val="0"/>
                <w:bCs w:val="0"/>
                <w:sz w:val="18"/>
                <w:szCs w:val="18"/>
                <w:lang w:val="es-ES"/>
              </w:rPr>
              <w:t xml:space="preserve"> 12,6)</w:t>
            </w:r>
          </w:p>
        </w:tc>
        <w:tc>
          <w:tcPr>
            <w:tcW w:w="2330" w:type="dxa"/>
          </w:tcPr>
          <w:p w:rsidRPr="005C6760" w:rsidR="00A16404" w:rsidP="0087559F" w:rsidRDefault="00A16404" w14:paraId="244DAA8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Historial salarial \ salario fijo anual</w:t>
            </w:r>
          </w:p>
        </w:tc>
        <w:tc>
          <w:tcPr>
            <w:tcW w:w="4961" w:type="dxa"/>
          </w:tcPr>
          <w:p w:rsidRPr="005C6760" w:rsidR="00A16404" w:rsidP="0087559F" w:rsidRDefault="00A16404" w14:paraId="5294BF4F" w14:textId="1FBFAF09">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 xml:space="preserve">Aplica para el </w:t>
            </w:r>
            <w:r w:rsidRPr="005C6760" w:rsidR="00826471">
              <w:rPr>
                <w:sz w:val="18"/>
                <w:szCs w:val="18"/>
                <w:lang w:val="es-ES"/>
              </w:rPr>
              <w:t>registro</w:t>
            </w:r>
            <w:r w:rsidRPr="005C6760">
              <w:rPr>
                <w:sz w:val="18"/>
                <w:szCs w:val="18"/>
                <w:lang w:val="es-ES"/>
              </w:rPr>
              <w:t xml:space="preserve"> BASSAL, para el registro MBONUS es 0.</w:t>
            </w:r>
          </w:p>
          <w:p w:rsidRPr="005C6760" w:rsidR="00A16404" w:rsidP="0087559F" w:rsidRDefault="00A16404" w14:paraId="2F7C1C9B"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En caso de empleados sin salario informado (o cero) se informa 30.000.</w:t>
            </w:r>
          </w:p>
        </w:tc>
      </w:tr>
      <w:tr w:rsidRPr="005C6760" w:rsidR="00A16404" w:rsidTr="0087559F" w14:paraId="7BB503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DEAD2FF" w14:textId="77777777">
            <w:pPr>
              <w:rPr>
                <w:b w:val="0"/>
                <w:bCs w:val="0"/>
                <w:sz w:val="18"/>
                <w:szCs w:val="18"/>
                <w:lang w:val="es-ES"/>
              </w:rPr>
            </w:pPr>
            <w:proofErr w:type="spellStart"/>
            <w:r w:rsidRPr="005C6760">
              <w:rPr>
                <w:b w:val="0"/>
                <w:bCs w:val="0"/>
                <w:sz w:val="18"/>
                <w:szCs w:val="18"/>
                <w:lang w:val="es-ES"/>
              </w:rPr>
              <w:t>Currency</w:t>
            </w:r>
            <w:proofErr w:type="spellEnd"/>
            <w:r w:rsidRPr="005C6760">
              <w:rPr>
                <w:b w:val="0"/>
                <w:bCs w:val="0"/>
                <w:sz w:val="18"/>
                <w:szCs w:val="18"/>
                <w:lang w:val="es-ES"/>
              </w:rPr>
              <w:t xml:space="preserve"> / </w:t>
            </w:r>
            <w:proofErr w:type="spellStart"/>
            <w:r w:rsidRPr="005C6760">
              <w:rPr>
                <w:b w:val="0"/>
                <w:bCs w:val="0"/>
                <w:sz w:val="18"/>
                <w:szCs w:val="18"/>
                <w:lang w:val="es-ES"/>
              </w:rPr>
              <w:t>Devise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w:t>
            </w:r>
          </w:p>
        </w:tc>
        <w:tc>
          <w:tcPr>
            <w:tcW w:w="2330" w:type="dxa"/>
          </w:tcPr>
          <w:p w:rsidRPr="005C6760" w:rsidR="00A16404" w:rsidP="0087559F" w:rsidRDefault="00A16404" w14:paraId="54AD55D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Historial salarial \ moneda</w:t>
            </w:r>
          </w:p>
        </w:tc>
        <w:tc>
          <w:tcPr>
            <w:tcW w:w="4961" w:type="dxa"/>
          </w:tcPr>
          <w:p w:rsidRPr="005C6760" w:rsidR="00A16404" w:rsidP="0087559F" w:rsidRDefault="00A16404" w14:paraId="18C2940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1E4625" w:rsidR="00A16404" w:rsidTr="0087559F" w14:paraId="112C485E"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6A51E369" w14:textId="77777777">
            <w:pPr>
              <w:rPr>
                <w:b w:val="0"/>
                <w:bCs w:val="0"/>
                <w:sz w:val="18"/>
                <w:szCs w:val="18"/>
                <w:lang w:val="fr-FR"/>
              </w:rPr>
            </w:pPr>
            <w:proofErr w:type="spellStart"/>
            <w:r w:rsidRPr="0074267B">
              <w:rPr>
                <w:b w:val="0"/>
                <w:bCs w:val="0"/>
                <w:sz w:val="18"/>
                <w:szCs w:val="18"/>
                <w:lang w:val="fr-FR"/>
              </w:rPr>
              <w:t>Comp</w:t>
            </w:r>
            <w:proofErr w:type="spellEnd"/>
            <w:r w:rsidRPr="0074267B">
              <w:rPr>
                <w:b w:val="0"/>
                <w:bCs w:val="0"/>
                <w:sz w:val="18"/>
                <w:szCs w:val="18"/>
                <w:lang w:val="fr-FR"/>
              </w:rPr>
              <w:t xml:space="preserve"> Rate Percent / Pourcentage (</w:t>
            </w:r>
            <w:proofErr w:type="spellStart"/>
            <w:r w:rsidRPr="0074267B">
              <w:rPr>
                <w:b w:val="0"/>
                <w:bCs w:val="0"/>
                <w:sz w:val="18"/>
                <w:szCs w:val="18"/>
                <w:lang w:val="fr-FR"/>
              </w:rPr>
              <w:t>Num</w:t>
            </w:r>
            <w:proofErr w:type="spellEnd"/>
            <w:r w:rsidRPr="0074267B">
              <w:rPr>
                <w:b w:val="0"/>
                <w:bCs w:val="0"/>
                <w:sz w:val="18"/>
                <w:szCs w:val="18"/>
                <w:lang w:val="fr-FR"/>
              </w:rPr>
              <w:t xml:space="preserve"> 3,3)</w:t>
            </w:r>
          </w:p>
        </w:tc>
        <w:tc>
          <w:tcPr>
            <w:tcW w:w="2330" w:type="dxa"/>
          </w:tcPr>
          <w:p w:rsidRPr="005C6760" w:rsidR="00A16404" w:rsidP="0087559F" w:rsidRDefault="00A16404" w14:paraId="628E199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Histórico de porcentaje de variable \ porcentaje variable</w:t>
            </w:r>
          </w:p>
        </w:tc>
        <w:tc>
          <w:tcPr>
            <w:tcW w:w="4961" w:type="dxa"/>
          </w:tcPr>
          <w:p w:rsidRPr="005C6760" w:rsidR="00A16404" w:rsidP="0087559F" w:rsidRDefault="00A16404" w14:paraId="0077DB7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 xml:space="preserve">Aplica al registro MBONUS, para el registro BASSAL es nulo.  </w:t>
            </w:r>
          </w:p>
        </w:tc>
      </w:tr>
    </w:tbl>
    <w:p w:rsidRPr="005C6760" w:rsidR="00A16404" w:rsidP="00A16404" w:rsidRDefault="00A16404" w14:paraId="6AE0FE96" w14:textId="77777777">
      <w:pPr>
        <w:rPr>
          <w:lang w:val="es-ES" w:eastAsia="en-US"/>
        </w:rPr>
      </w:pPr>
    </w:p>
    <w:p w:rsidRPr="005C6760" w:rsidR="00A16404" w:rsidP="00A16404" w:rsidRDefault="00A16404" w14:paraId="5493ADED" w14:textId="77777777">
      <w:pPr>
        <w:rPr>
          <w:lang w:val="es-ES" w:eastAsia="en-US"/>
        </w:rPr>
      </w:pPr>
    </w:p>
    <w:p w:rsidRPr="005C6760" w:rsidR="00A16404" w:rsidP="00A16404" w:rsidRDefault="00A16404" w14:paraId="40842ED8" w14:textId="77777777">
      <w:pPr>
        <w:rPr>
          <w:lang w:val="es-ES" w:eastAsia="en-US"/>
        </w:rPr>
      </w:pPr>
    </w:p>
    <w:p w:rsidRPr="005C6760" w:rsidR="00A16404" w:rsidP="00A16404" w:rsidRDefault="00A16404" w14:paraId="2A05F4D4" w14:textId="77777777">
      <w:pPr>
        <w:pStyle w:val="3TituloH3"/>
      </w:pPr>
      <w:bookmarkStart w:name="_Toc71797955" w:id="135"/>
      <w:bookmarkStart w:name="_Toc97208282" w:id="136"/>
      <w:r w:rsidRPr="005C6760">
        <w:t xml:space="preserve">Bloque “Variable </w:t>
      </w:r>
      <w:proofErr w:type="spellStart"/>
      <w:r w:rsidRPr="005C6760">
        <w:t>Compensation</w:t>
      </w:r>
      <w:proofErr w:type="spellEnd"/>
      <w:r w:rsidRPr="005C6760">
        <w:t>”</w:t>
      </w:r>
      <w:bookmarkEnd w:id="135"/>
      <w:bookmarkEnd w:id="136"/>
    </w:p>
    <w:p w:rsidR="00A16404" w:rsidP="00A16404" w:rsidRDefault="00A16404" w14:paraId="418E331F" w14:textId="7584E947">
      <w:pPr>
        <w:rPr>
          <w:lang w:val="es-ES" w:eastAsia="en-US"/>
        </w:rPr>
      </w:pPr>
      <w:r w:rsidRPr="005C6760">
        <w:rPr>
          <w:lang w:val="es-ES" w:eastAsia="en-US"/>
        </w:rPr>
        <w:t>En este bloque se incluye información referente al salario variable percibido por el empleado. Este salario se cobra normalmente en el mes de marzo, por lo que no debería haber cambios en este dato salvo para esta ocasión concreta.</w:t>
      </w:r>
    </w:p>
    <w:p w:rsidR="00E54A6A" w:rsidP="00A16404" w:rsidRDefault="00E54A6A" w14:paraId="06F632F8" w14:textId="2E0E1668">
      <w:pPr>
        <w:rPr>
          <w:lang w:val="es-ES" w:eastAsia="en-US"/>
        </w:rPr>
      </w:pPr>
    </w:p>
    <w:p w:rsidRPr="00E54A6A" w:rsidR="00E54A6A" w:rsidP="00A16404" w:rsidRDefault="00E54A6A" w14:paraId="6D7E641A" w14:textId="2B2B267B">
      <w:pPr>
        <w:rPr>
          <w:lang w:val="es-ES" w:eastAsia="en-US"/>
        </w:rPr>
      </w:pPr>
      <w:r w:rsidRPr="00E54A6A">
        <w:rPr>
          <w:lang w:val="es-ES"/>
        </w:rPr>
        <w:t xml:space="preserve">Para el mes de marzo, nómina enviará </w:t>
      </w:r>
      <w:r>
        <w:rPr>
          <w:lang w:val="es-ES"/>
        </w:rPr>
        <w:t xml:space="preserve">el concepto de </w:t>
      </w:r>
      <w:proofErr w:type="spellStart"/>
      <w:r w:rsidRPr="00E54A6A">
        <w:rPr>
          <w:lang w:val="es-ES"/>
        </w:rPr>
        <w:t>Eurobonus</w:t>
      </w:r>
      <w:proofErr w:type="spellEnd"/>
      <w:r w:rsidRPr="00E54A6A">
        <w:rPr>
          <w:lang w:val="es-ES"/>
        </w:rPr>
        <w:t xml:space="preserve">, que es el bonus que perciben cuadros </w:t>
      </w:r>
      <w:proofErr w:type="spellStart"/>
      <w:r w:rsidRPr="00E54A6A">
        <w:rPr>
          <w:lang w:val="es-ES"/>
        </w:rPr>
        <w:t>EAPs</w:t>
      </w:r>
      <w:proofErr w:type="spellEnd"/>
      <w:r w:rsidRPr="00E54A6A">
        <w:rPr>
          <w:lang w:val="es-ES"/>
        </w:rPr>
        <w:t xml:space="preserve"> y </w:t>
      </w:r>
      <w:proofErr w:type="spellStart"/>
      <w:r w:rsidRPr="00E54A6A">
        <w:rPr>
          <w:lang w:val="es-ES"/>
        </w:rPr>
        <w:t>ENVs</w:t>
      </w:r>
      <w:proofErr w:type="spellEnd"/>
      <w:r>
        <w:rPr>
          <w:lang w:val="es-ES"/>
        </w:rPr>
        <w:t>. Los campos consolidados de nómina se corresponden con los</w:t>
      </w:r>
      <w:r w:rsidRPr="00E54A6A">
        <w:rPr>
          <w:lang w:val="es-ES"/>
        </w:rPr>
        <w:t xml:space="preserve"> campo</w:t>
      </w:r>
      <w:r>
        <w:rPr>
          <w:lang w:val="es-ES"/>
        </w:rPr>
        <w:t>s</w:t>
      </w:r>
      <w:r w:rsidRPr="00E54A6A">
        <w:rPr>
          <w:lang w:val="es-ES"/>
        </w:rPr>
        <w:t xml:space="preserve"> Incentivos, columnas AX (mensual) y CB (anual).</w:t>
      </w:r>
      <w:r>
        <w:rPr>
          <w:lang w:val="es-ES"/>
        </w:rPr>
        <w:t xml:space="preserve"> En este apartado solo se extraerá el valor de Incentivos Anual.</w:t>
      </w:r>
    </w:p>
    <w:p w:rsidRPr="005C6760" w:rsidR="00A16404" w:rsidP="00A16404" w:rsidRDefault="00A16404" w14:paraId="074BF865" w14:textId="77777777">
      <w:pPr>
        <w:rPr>
          <w:lang w:val="es-ES" w:eastAsia="en-US"/>
        </w:rPr>
      </w:pPr>
      <w:r w:rsidRPr="005C6760">
        <w:rPr>
          <w:lang w:val="es-ES" w:eastAsia="en-US"/>
        </w:rPr>
        <w:t>Los campos incluidos en esta consulta son los siguientes:</w:t>
      </w:r>
    </w:p>
    <w:p w:rsidRPr="005C6760" w:rsidR="00A16404" w:rsidP="00A16404" w:rsidRDefault="00A16404" w14:paraId="0884DCCA"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71CDBF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6C16D74B"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434E5500"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2F1FCB7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170B21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D27CE68"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7B2666E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0B45FD1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011000</w:t>
            </w:r>
          </w:p>
        </w:tc>
      </w:tr>
      <w:tr w:rsidRPr="001E4625" w:rsidR="00A16404" w:rsidTr="0087559F" w14:paraId="71C063A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102337F"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6C7E606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47465F3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48AA8A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CBAE15D"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2864B0E3" w14:textId="0507E4C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39E2B0E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2E43C7E4"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5197F8FA" w14:textId="77777777">
            <w:pPr>
              <w:rPr>
                <w:rFonts w:ascii="Arial" w:hAnsi="Arial" w:cs="Arial"/>
                <w:b w:val="0"/>
                <w:bCs w:val="0"/>
                <w:sz w:val="18"/>
                <w:szCs w:val="18"/>
                <w:highlight w:val="yellow"/>
                <w:lang w:val="es-ES" w:eastAsia="es-ES"/>
              </w:rPr>
            </w:pPr>
            <w:proofErr w:type="spellStart"/>
            <w:r w:rsidRPr="005C6760">
              <w:rPr>
                <w:b w:val="0"/>
                <w:bCs w:val="0"/>
                <w:sz w:val="18"/>
                <w:szCs w:val="18"/>
                <w:lang w:val="es-ES"/>
              </w:rPr>
              <w:t>Record</w:t>
            </w:r>
            <w:proofErr w:type="spellEnd"/>
            <w:r w:rsidRPr="005C6760">
              <w:rPr>
                <w:b w:val="0"/>
                <w:bCs w:val="0"/>
                <w:sz w:val="18"/>
                <w:szCs w:val="18"/>
                <w:lang w:val="es-ES"/>
              </w:rPr>
              <w:t xml:space="preserve"> / Dossier (</w:t>
            </w:r>
            <w:proofErr w:type="spellStart"/>
            <w:r w:rsidRPr="005C6760">
              <w:rPr>
                <w:b w:val="0"/>
                <w:bCs w:val="0"/>
                <w:sz w:val="18"/>
                <w:szCs w:val="18"/>
                <w:lang w:val="es-ES"/>
              </w:rPr>
              <w:t>Num</w:t>
            </w:r>
            <w:proofErr w:type="spellEnd"/>
            <w:r w:rsidRPr="005C6760">
              <w:rPr>
                <w:b w:val="0"/>
                <w:bCs w:val="0"/>
                <w:sz w:val="18"/>
                <w:szCs w:val="18"/>
                <w:lang w:val="es-ES"/>
              </w:rPr>
              <w:t xml:space="preserve"> 3)</w:t>
            </w:r>
          </w:p>
        </w:tc>
        <w:tc>
          <w:tcPr>
            <w:tcW w:w="2330" w:type="dxa"/>
          </w:tcPr>
          <w:p w:rsidRPr="005C6760" w:rsidR="00A16404" w:rsidP="0087559F" w:rsidRDefault="00A16404" w14:paraId="4E3763A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Literal (valor por defecto)</w:t>
            </w:r>
          </w:p>
        </w:tc>
        <w:tc>
          <w:tcPr>
            <w:tcW w:w="4961" w:type="dxa"/>
          </w:tcPr>
          <w:p w:rsidRPr="005C6760" w:rsidR="00A16404" w:rsidP="0087559F" w:rsidRDefault="00A16404" w14:paraId="3DF655B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0</w:t>
            </w:r>
          </w:p>
        </w:tc>
      </w:tr>
      <w:tr w:rsidRPr="005C6760" w:rsidR="00A16404" w:rsidTr="0087559F" w14:paraId="29A446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9585150" w14:textId="77777777">
            <w:pPr>
              <w:rPr>
                <w:b w:val="0"/>
                <w:bCs w:val="0"/>
                <w:sz w:val="18"/>
                <w:szCs w:val="18"/>
                <w:lang w:val="es-ES"/>
              </w:rPr>
            </w:pPr>
            <w:r w:rsidRPr="005C6760">
              <w:rPr>
                <w:b w:val="0"/>
                <w:bCs w:val="0"/>
                <w:sz w:val="18"/>
                <w:szCs w:val="18"/>
                <w:lang w:val="es-ES"/>
              </w:rPr>
              <w:t xml:space="preserve">Plan Id / </w:t>
            </w:r>
            <w:proofErr w:type="spellStart"/>
            <w:r w:rsidRPr="005C6760">
              <w:rPr>
                <w:b w:val="0"/>
                <w:bCs w:val="0"/>
                <w:sz w:val="18"/>
                <w:szCs w:val="18"/>
                <w:lang w:val="es-ES"/>
              </w:rPr>
              <w:t>Code</w:t>
            </w:r>
            <w:proofErr w:type="spellEnd"/>
            <w:r w:rsidRPr="005C6760">
              <w:rPr>
                <w:b w:val="0"/>
                <w:bCs w:val="0"/>
                <w:sz w:val="18"/>
                <w:szCs w:val="18"/>
                <w:lang w:val="es-ES"/>
              </w:rPr>
              <w:t xml:space="preserve"> Plan (</w:t>
            </w:r>
            <w:proofErr w:type="spellStart"/>
            <w:r w:rsidRPr="005C6760">
              <w:rPr>
                <w:b w:val="0"/>
                <w:bCs w:val="0"/>
                <w:sz w:val="18"/>
                <w:szCs w:val="18"/>
                <w:lang w:val="es-ES"/>
              </w:rPr>
              <w:t>Char</w:t>
            </w:r>
            <w:proofErr w:type="spellEnd"/>
            <w:r w:rsidRPr="005C6760">
              <w:rPr>
                <w:b w:val="0"/>
                <w:bCs w:val="0"/>
                <w:sz w:val="18"/>
                <w:szCs w:val="18"/>
                <w:lang w:val="es-ES"/>
              </w:rPr>
              <w:t xml:space="preserve"> 10)</w:t>
            </w:r>
          </w:p>
        </w:tc>
        <w:tc>
          <w:tcPr>
            <w:tcW w:w="2330" w:type="dxa"/>
          </w:tcPr>
          <w:p w:rsidRPr="005C6760" w:rsidR="00A16404" w:rsidP="0087559F" w:rsidRDefault="00A16404" w14:paraId="4C3461F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Literal (valor por defecto)</w:t>
            </w:r>
          </w:p>
        </w:tc>
        <w:tc>
          <w:tcPr>
            <w:tcW w:w="4961" w:type="dxa"/>
          </w:tcPr>
          <w:p w:rsidRPr="005C6760" w:rsidR="00A16404" w:rsidP="0087559F" w:rsidRDefault="00A16404" w14:paraId="109E72BC"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ACTBONUS</w:t>
            </w:r>
          </w:p>
        </w:tc>
      </w:tr>
      <w:tr w:rsidRPr="001E4625" w:rsidR="00A16404" w:rsidTr="0087559F" w14:paraId="3A9D57BE"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E2DA86C" w14:textId="77777777">
            <w:pPr>
              <w:rPr>
                <w:b w:val="0"/>
                <w:bCs w:val="0"/>
                <w:sz w:val="18"/>
                <w:szCs w:val="18"/>
                <w:lang w:val="es-ES"/>
              </w:rPr>
            </w:pPr>
            <w:proofErr w:type="spellStart"/>
            <w:r w:rsidRPr="005C6760">
              <w:rPr>
                <w:b w:val="0"/>
                <w:bCs w:val="0"/>
                <w:sz w:val="18"/>
                <w:szCs w:val="18"/>
                <w:lang w:val="es-ES"/>
              </w:rPr>
              <w:t>Period</w:t>
            </w:r>
            <w:proofErr w:type="spellEnd"/>
            <w:r w:rsidRPr="005C6760">
              <w:rPr>
                <w:b w:val="0"/>
                <w:bCs w:val="0"/>
                <w:sz w:val="18"/>
                <w:szCs w:val="18"/>
                <w:lang w:val="es-ES"/>
              </w:rPr>
              <w:t xml:space="preserve"> Id / </w:t>
            </w:r>
            <w:proofErr w:type="spellStart"/>
            <w:r w:rsidRPr="005C6760">
              <w:rPr>
                <w:b w:val="0"/>
                <w:bCs w:val="0"/>
                <w:sz w:val="18"/>
                <w:szCs w:val="18"/>
                <w:lang w:val="es-ES"/>
              </w:rPr>
              <w:t>Code</w:t>
            </w:r>
            <w:proofErr w:type="spellEnd"/>
            <w:r w:rsidRPr="005C6760">
              <w:rPr>
                <w:b w:val="0"/>
                <w:bCs w:val="0"/>
                <w:sz w:val="18"/>
                <w:szCs w:val="18"/>
                <w:lang w:val="es-ES"/>
              </w:rPr>
              <w:t xml:space="preserve"> </w:t>
            </w:r>
            <w:proofErr w:type="spellStart"/>
            <w:r w:rsidRPr="005C6760">
              <w:rPr>
                <w:b w:val="0"/>
                <w:bCs w:val="0"/>
                <w:sz w:val="18"/>
                <w:szCs w:val="18"/>
                <w:lang w:val="es-ES"/>
              </w:rPr>
              <w:t>Periode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10)</w:t>
            </w:r>
          </w:p>
        </w:tc>
        <w:tc>
          <w:tcPr>
            <w:tcW w:w="2330" w:type="dxa"/>
          </w:tcPr>
          <w:p w:rsidRPr="005C6760" w:rsidR="00A16404" w:rsidP="0087559F" w:rsidRDefault="00A16404" w14:paraId="58A30A4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Acumulado del período\Fecha de pago</w:t>
            </w:r>
          </w:p>
        </w:tc>
        <w:tc>
          <w:tcPr>
            <w:tcW w:w="4961" w:type="dxa"/>
          </w:tcPr>
          <w:p w:rsidRPr="005C6760" w:rsidR="00A16404" w:rsidP="0087559F" w:rsidRDefault="00A16404" w14:paraId="01CD435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Mes/Año de la fecha de pago de la paga correspondiente.</w:t>
            </w:r>
          </w:p>
        </w:tc>
      </w:tr>
      <w:tr w:rsidRPr="005C6760" w:rsidR="00A16404" w:rsidTr="0087559F" w14:paraId="528ED1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413BE686" w14:textId="77777777">
            <w:pPr>
              <w:rPr>
                <w:b w:val="0"/>
                <w:bCs w:val="0"/>
                <w:sz w:val="18"/>
                <w:szCs w:val="18"/>
                <w:lang w:val="fr-FR"/>
              </w:rPr>
            </w:pPr>
            <w:proofErr w:type="spellStart"/>
            <w:r w:rsidRPr="0074267B">
              <w:rPr>
                <w:b w:val="0"/>
                <w:bCs w:val="0"/>
                <w:sz w:val="18"/>
                <w:szCs w:val="18"/>
                <w:lang w:val="fr-FR"/>
              </w:rPr>
              <w:t>Award</w:t>
            </w:r>
            <w:proofErr w:type="spellEnd"/>
            <w:r w:rsidRPr="0074267B">
              <w:rPr>
                <w:b w:val="0"/>
                <w:bCs w:val="0"/>
                <w:sz w:val="18"/>
                <w:szCs w:val="18"/>
                <w:lang w:val="fr-FR"/>
              </w:rPr>
              <w:t xml:space="preserve"> Date / Date d'Allocation (Date 10)</w:t>
            </w:r>
          </w:p>
        </w:tc>
        <w:tc>
          <w:tcPr>
            <w:tcW w:w="2330" w:type="dxa"/>
          </w:tcPr>
          <w:p w:rsidRPr="005C6760" w:rsidR="00A16404" w:rsidP="0087559F" w:rsidRDefault="00A16404" w14:paraId="32076CA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No aplica</w:t>
            </w:r>
          </w:p>
        </w:tc>
        <w:tc>
          <w:tcPr>
            <w:tcW w:w="4961" w:type="dxa"/>
          </w:tcPr>
          <w:p w:rsidRPr="005C6760" w:rsidR="00A16404" w:rsidP="0087559F" w:rsidRDefault="00A16404" w14:paraId="61DF6767"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roofErr w:type="spellStart"/>
            <w:r w:rsidRPr="005C6760">
              <w:rPr>
                <w:sz w:val="18"/>
                <w:szCs w:val="18"/>
                <w:lang w:val="es-ES"/>
              </w:rPr>
              <w:t>Vacio</w:t>
            </w:r>
            <w:proofErr w:type="spellEnd"/>
          </w:p>
        </w:tc>
      </w:tr>
      <w:tr w:rsidRPr="005C6760" w:rsidR="00A16404" w:rsidTr="0087559F" w14:paraId="63A4207D" w14:textId="77777777">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E54A6A" w14:paraId="4C072736" w14:textId="4B32B25C">
            <w:pPr>
              <w:rPr>
                <w:b w:val="0"/>
                <w:bCs w:val="0"/>
                <w:sz w:val="18"/>
                <w:szCs w:val="18"/>
                <w:rPrChange w:author="Diana-Maria Sanchez Gutierrez" w:date="2021-09-14T17:01:00Z" w:id="137">
                  <w:rPr>
                    <w:b w:val="0"/>
                    <w:bCs w:val="0"/>
                    <w:sz w:val="18"/>
                    <w:szCs w:val="18"/>
                    <w:lang w:val="es-ES"/>
                  </w:rPr>
                </w:rPrChange>
              </w:rPr>
            </w:pPr>
            <w:r>
              <w:rPr>
                <w:sz w:val="18"/>
                <w:szCs w:val="18"/>
              </w:rPr>
              <w:t>Incentive Year</w:t>
            </w:r>
            <w:r w:rsidRPr="00886FA9" w:rsidR="00A16404">
              <w:rPr>
                <w:sz w:val="18"/>
                <w:szCs w:val="18"/>
                <w:rPrChange w:author="Diana-Maria Sanchez Gutierrez" w:date="2021-09-14T17:01:00Z" w:id="138">
                  <w:rPr>
                    <w:sz w:val="18"/>
                    <w:szCs w:val="18"/>
                    <w:lang w:val="es-ES"/>
                  </w:rPr>
                </w:rPrChange>
              </w:rPr>
              <w:t xml:space="preserve"> / Allocation </w:t>
            </w:r>
            <w:proofErr w:type="spellStart"/>
            <w:r w:rsidRPr="00886FA9" w:rsidR="00A16404">
              <w:rPr>
                <w:sz w:val="18"/>
                <w:szCs w:val="18"/>
                <w:rPrChange w:author="Diana-Maria Sanchez Gutierrez" w:date="2021-09-14T17:01:00Z" w:id="139">
                  <w:rPr>
                    <w:sz w:val="18"/>
                    <w:szCs w:val="18"/>
                    <w:lang w:val="es-ES"/>
                  </w:rPr>
                </w:rPrChange>
              </w:rPr>
              <w:t>réelle</w:t>
            </w:r>
            <w:proofErr w:type="spellEnd"/>
            <w:r w:rsidRPr="00886FA9" w:rsidR="00A16404">
              <w:rPr>
                <w:sz w:val="18"/>
                <w:szCs w:val="18"/>
                <w:rPrChange w:author="Diana-Maria Sanchez Gutierrez" w:date="2021-09-14T17:01:00Z" w:id="140">
                  <w:rPr>
                    <w:sz w:val="18"/>
                    <w:szCs w:val="18"/>
                    <w:lang w:val="es-ES"/>
                  </w:rPr>
                </w:rPrChange>
              </w:rPr>
              <w:t xml:space="preserve"> (Num 12,6)</w:t>
            </w:r>
          </w:p>
        </w:tc>
        <w:tc>
          <w:tcPr>
            <w:tcW w:w="2330" w:type="dxa"/>
          </w:tcPr>
          <w:p w:rsidRPr="005C6760" w:rsidR="00A16404" w:rsidP="0087559F" w:rsidRDefault="00A16404" w14:paraId="4978200D" w14:textId="325F010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Acumulado del Período \ </w:t>
            </w:r>
            <w:r w:rsidR="00E54A6A">
              <w:rPr>
                <w:rFonts w:ascii="Arial" w:hAnsi="Arial" w:cs="Arial"/>
                <w:sz w:val="18"/>
                <w:szCs w:val="18"/>
                <w:lang w:val="es-ES" w:eastAsia="es-ES"/>
              </w:rPr>
              <w:t>Incentivo Anual</w:t>
            </w:r>
          </w:p>
        </w:tc>
        <w:tc>
          <w:tcPr>
            <w:tcW w:w="4961" w:type="dxa"/>
          </w:tcPr>
          <w:p w:rsidRPr="005C6760" w:rsidR="00A16404" w:rsidP="0087559F" w:rsidRDefault="00E54A6A" w14:paraId="20727FF8" w14:textId="127C004F">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Incentivo Anual</w:t>
            </w:r>
          </w:p>
        </w:tc>
      </w:tr>
      <w:tr w:rsidRPr="005C6760" w:rsidR="00A16404" w:rsidTr="0087559F" w14:paraId="0859E7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A7F3B9F" w14:textId="77777777">
            <w:pPr>
              <w:rPr>
                <w:b w:val="0"/>
                <w:bCs w:val="0"/>
                <w:sz w:val="18"/>
                <w:szCs w:val="18"/>
                <w:lang w:val="es-ES"/>
              </w:rPr>
            </w:pPr>
            <w:proofErr w:type="spellStart"/>
            <w:r w:rsidRPr="005C6760">
              <w:rPr>
                <w:b w:val="0"/>
                <w:bCs w:val="0"/>
                <w:sz w:val="18"/>
                <w:szCs w:val="18"/>
                <w:lang w:val="es-ES"/>
              </w:rPr>
              <w:t>Currency</w:t>
            </w:r>
            <w:proofErr w:type="spellEnd"/>
            <w:r w:rsidRPr="005C6760">
              <w:rPr>
                <w:b w:val="0"/>
                <w:bCs w:val="0"/>
                <w:sz w:val="18"/>
                <w:szCs w:val="18"/>
                <w:lang w:val="es-ES"/>
              </w:rPr>
              <w:t xml:space="preserve"> / </w:t>
            </w:r>
            <w:proofErr w:type="spellStart"/>
            <w:r w:rsidRPr="005C6760">
              <w:rPr>
                <w:b w:val="0"/>
                <w:bCs w:val="0"/>
                <w:sz w:val="18"/>
                <w:szCs w:val="18"/>
                <w:lang w:val="es-ES"/>
              </w:rPr>
              <w:t>Devise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w:t>
            </w:r>
          </w:p>
        </w:tc>
        <w:tc>
          <w:tcPr>
            <w:tcW w:w="2330" w:type="dxa"/>
          </w:tcPr>
          <w:p w:rsidRPr="005C6760" w:rsidR="00A16404" w:rsidP="0087559F" w:rsidRDefault="00A16404" w14:paraId="6E1EFEE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Acumulado del Período \ Moneda</w:t>
            </w:r>
          </w:p>
        </w:tc>
        <w:tc>
          <w:tcPr>
            <w:tcW w:w="4961" w:type="dxa"/>
          </w:tcPr>
          <w:p w:rsidRPr="005C6760" w:rsidR="00A16404" w:rsidP="0087559F" w:rsidRDefault="00A16404" w14:paraId="3626C4D5"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bl>
    <w:p w:rsidRPr="005C6760" w:rsidR="00A16404" w:rsidP="00A16404" w:rsidRDefault="00A16404" w14:paraId="7C08CA0D" w14:textId="77777777">
      <w:pPr>
        <w:rPr>
          <w:lang w:val="es-ES" w:eastAsia="en-US"/>
        </w:rPr>
      </w:pPr>
    </w:p>
    <w:p w:rsidRPr="005C6760" w:rsidR="00A16404" w:rsidP="00A16404" w:rsidRDefault="00A16404" w14:paraId="783C4C15" w14:textId="77777777">
      <w:pPr>
        <w:rPr>
          <w:lang w:val="es-ES" w:eastAsia="en-US"/>
        </w:rPr>
      </w:pPr>
    </w:p>
    <w:p w:rsidRPr="005C6760" w:rsidR="00A16404" w:rsidP="00A16404" w:rsidRDefault="00A16404" w14:paraId="3C3FA91B" w14:textId="77777777">
      <w:pPr>
        <w:pStyle w:val="3TituloH3"/>
      </w:pPr>
      <w:bookmarkStart w:name="_Toc71797956" w:id="141"/>
      <w:bookmarkStart w:name="_Toc97208283" w:id="142"/>
      <w:r w:rsidRPr="005C6760">
        <w:t>Bloque “</w:t>
      </w:r>
      <w:proofErr w:type="spellStart"/>
      <w:r w:rsidRPr="005C6760">
        <w:t>Degree</w:t>
      </w:r>
      <w:proofErr w:type="spellEnd"/>
      <w:r w:rsidRPr="005C6760">
        <w:t>”</w:t>
      </w:r>
      <w:bookmarkEnd w:id="141"/>
      <w:bookmarkEnd w:id="142"/>
    </w:p>
    <w:p w:rsidRPr="005C6760" w:rsidR="00A16404" w:rsidP="00A16404" w:rsidRDefault="00A16404" w14:paraId="714744CD" w14:textId="4EF56A68">
      <w:pPr>
        <w:rPr>
          <w:lang w:val="es-ES" w:eastAsia="en-US"/>
        </w:rPr>
      </w:pPr>
      <w:r w:rsidRPr="005C6760">
        <w:rPr>
          <w:lang w:val="es-ES" w:eastAsia="en-US"/>
        </w:rPr>
        <w:t>En este bloque se envían la</w:t>
      </w:r>
      <w:ins w:author="Gabriel-Esteban Fractman Lazaro" w:date="2021-05-24T08:21:00Z" w:id="143">
        <w:r w:rsidR="00826471">
          <w:rPr>
            <w:lang w:val="es-ES" w:eastAsia="en-US"/>
          </w:rPr>
          <w:t>s</w:t>
        </w:r>
      </w:ins>
      <w:r w:rsidRPr="005C6760">
        <w:rPr>
          <w:lang w:val="es-ES" w:eastAsia="en-US"/>
        </w:rPr>
        <w:t xml:space="preserve"> </w:t>
      </w:r>
      <w:ins w:author="Gabriel-Esteban Fractman Lazaro" w:date="2021-05-24T08:21:00Z" w:id="144">
        <w:r w:rsidR="00826471">
          <w:rPr>
            <w:lang w:val="es-ES" w:eastAsia="en-US"/>
          </w:rPr>
          <w:t xml:space="preserve">distintas </w:t>
        </w:r>
      </w:ins>
      <w:r w:rsidRPr="005C6760">
        <w:rPr>
          <w:lang w:val="es-ES" w:eastAsia="en-US"/>
        </w:rPr>
        <w:t>titulaci</w:t>
      </w:r>
      <w:ins w:author="Gabriel-Esteban Fractman Lazaro" w:date="2021-05-24T08:21:00Z" w:id="145">
        <w:r w:rsidR="00826471">
          <w:rPr>
            <w:lang w:val="es-ES" w:eastAsia="en-US"/>
          </w:rPr>
          <w:t>ones</w:t>
        </w:r>
      </w:ins>
      <w:del w:author="Gabriel-Esteban Fractman Lazaro" w:date="2021-05-24T08:21:00Z" w:id="146">
        <w:r w:rsidRPr="005C6760" w:rsidDel="00826471">
          <w:rPr>
            <w:lang w:val="es-ES" w:eastAsia="en-US"/>
          </w:rPr>
          <w:delText>ón</w:delText>
        </w:r>
      </w:del>
      <w:r w:rsidRPr="005C6760">
        <w:rPr>
          <w:lang w:val="es-ES" w:eastAsia="en-US"/>
        </w:rPr>
        <w:t xml:space="preserve"> del empleado</w:t>
      </w:r>
      <w:ins w:author="Gabriel-Esteban Fractman Lazaro" w:date="2021-05-24T08:21:00Z" w:id="147">
        <w:r w:rsidR="00826471">
          <w:rPr>
            <w:lang w:val="es-ES" w:eastAsia="en-US"/>
          </w:rPr>
          <w:t xml:space="preserve"> (</w:t>
        </w:r>
      </w:ins>
      <w:del w:author="Gabriel-Esteban Fractman Lazaro" w:date="2021-05-24T08:21:00Z" w:id="148">
        <w:r w:rsidRPr="005C6760" w:rsidDel="00826471">
          <w:rPr>
            <w:lang w:val="es-ES" w:eastAsia="en-US"/>
          </w:rPr>
          <w:delText>;</w:delText>
        </w:r>
      </w:del>
      <w:r w:rsidRPr="005C6760">
        <w:rPr>
          <w:lang w:val="es-ES" w:eastAsia="en-US"/>
        </w:rPr>
        <w:t xml:space="preserve"> en Meta4 HR es posible tener informadas </w:t>
      </w:r>
      <w:del w:author="Gabriel-Esteban Fractman Lazaro" w:date="2021-05-24T08:22:00Z" w:id="149">
        <w:r w:rsidRPr="005C6760" w:rsidDel="00826471">
          <w:rPr>
            <w:lang w:val="es-ES" w:eastAsia="en-US"/>
          </w:rPr>
          <w:delText>distintas titulaciones</w:delText>
        </w:r>
      </w:del>
      <w:ins w:author="Gabriel-Esteban Fractman Lazaro" w:date="2021-05-24T08:22:00Z" w:id="150">
        <w:r w:rsidR="00826471">
          <w:rPr>
            <w:lang w:val="es-ES" w:eastAsia="en-US"/>
          </w:rPr>
          <w:t>más de una</w:t>
        </w:r>
      </w:ins>
      <w:ins w:author="Gabriel-Esteban Fractman Lazaro" w:date="2021-05-24T08:21:00Z" w:id="151">
        <w:r w:rsidR="00826471">
          <w:rPr>
            <w:lang w:val="es-ES" w:eastAsia="en-US"/>
          </w:rPr>
          <w:t>)</w:t>
        </w:r>
      </w:ins>
      <w:ins w:author="Gabriel-Esteban Fractman Lazaro" w:date="2021-05-24T08:22:00Z" w:id="152">
        <w:r w:rsidR="00826471">
          <w:rPr>
            <w:lang w:val="es-ES" w:eastAsia="en-US"/>
          </w:rPr>
          <w:t xml:space="preserve">; en el bloque de </w:t>
        </w:r>
        <w:proofErr w:type="spellStart"/>
        <w:r w:rsidR="00826471">
          <w:rPr>
            <w:lang w:val="es-ES" w:eastAsia="en-US"/>
          </w:rPr>
          <w:t>Biographical</w:t>
        </w:r>
        <w:proofErr w:type="spellEnd"/>
        <w:r w:rsidR="00826471">
          <w:rPr>
            <w:lang w:val="es-ES" w:eastAsia="en-US"/>
          </w:rPr>
          <w:t xml:space="preserve"> </w:t>
        </w:r>
        <w:proofErr w:type="spellStart"/>
        <w:r w:rsidR="00826471">
          <w:rPr>
            <w:lang w:val="es-ES" w:eastAsia="en-US"/>
          </w:rPr>
          <w:t>History</w:t>
        </w:r>
      </w:ins>
      <w:proofErr w:type="spellEnd"/>
      <w:r w:rsidRPr="005C6760">
        <w:rPr>
          <w:lang w:val="es-ES" w:eastAsia="en-US"/>
        </w:rPr>
        <w:t xml:space="preserve">, se </w:t>
      </w:r>
      <w:proofErr w:type="spellStart"/>
      <w:r w:rsidRPr="005C6760">
        <w:rPr>
          <w:lang w:val="es-ES" w:eastAsia="en-US"/>
        </w:rPr>
        <w:t>envia</w:t>
      </w:r>
      <w:del w:author="Gabriel-Esteban Fractman Lazaro" w:date="2021-05-24T08:22:00Z" w:id="153">
        <w:r w:rsidRPr="005C6760" w:rsidDel="00826471">
          <w:rPr>
            <w:lang w:val="es-ES" w:eastAsia="en-US"/>
          </w:rPr>
          <w:delText>rá en ese caso la de</w:delText>
        </w:r>
      </w:del>
      <w:ins w:author="Gabriel-Esteban Fractman Lazaro" w:date="2021-05-24T08:22:00Z" w:id="154">
        <w:r w:rsidR="00826471">
          <w:rPr>
            <w:lang w:val="es-ES" w:eastAsia="en-US"/>
          </w:rPr>
          <w:t>el</w:t>
        </w:r>
      </w:ins>
      <w:proofErr w:type="spellEnd"/>
      <w:r w:rsidRPr="005C6760">
        <w:rPr>
          <w:lang w:val="es-ES" w:eastAsia="en-US"/>
        </w:rPr>
        <w:t xml:space="preserve"> mayor nivel (ordenando por el nivel del </w:t>
      </w:r>
      <w:r w:rsidRPr="005C6760">
        <w:rPr>
          <w:i/>
          <w:iCs/>
          <w:lang w:val="es-ES" w:eastAsia="en-US"/>
        </w:rPr>
        <w:t>tipo de diploma</w:t>
      </w:r>
      <w:r w:rsidRPr="005C6760">
        <w:rPr>
          <w:lang w:val="es-ES" w:eastAsia="en-US"/>
        </w:rPr>
        <w:t xml:space="preserve">). </w:t>
      </w:r>
    </w:p>
    <w:p w:rsidRPr="005C6760" w:rsidR="00A16404" w:rsidP="00A16404" w:rsidRDefault="00A16404" w14:paraId="56275E10" w14:textId="77777777">
      <w:pPr>
        <w:rPr>
          <w:lang w:val="es-ES" w:eastAsia="en-US"/>
        </w:rPr>
      </w:pPr>
      <w:r w:rsidRPr="005C6760">
        <w:rPr>
          <w:lang w:val="es-ES" w:eastAsia="en-US"/>
        </w:rPr>
        <w:t>Los campos que contiene este bloque son los siguientes:</w:t>
      </w:r>
    </w:p>
    <w:p w:rsidRPr="005C6760" w:rsidR="00A16404" w:rsidP="00A16404" w:rsidRDefault="00A16404" w14:paraId="3F5073BD"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385BA6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C74F108"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7D4F6B70"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6AD995F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0CF3AC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F0BD719"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7447A27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7B30748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004000</w:t>
            </w:r>
          </w:p>
        </w:tc>
      </w:tr>
      <w:tr w:rsidRPr="001E4625" w:rsidR="00A16404" w:rsidTr="0087559F" w14:paraId="56A99DE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B35FFE8"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61A76B2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6EC6AB6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623E4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441A7B1C"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46F1A7C1" w14:textId="2FCBDF1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3FBD750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7E1AD3D7"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ADCB68D" w14:textId="77777777">
            <w:pPr>
              <w:rPr>
                <w:rFonts w:ascii="Arial" w:hAnsi="Arial" w:cs="Arial"/>
                <w:b w:val="0"/>
                <w:bCs w:val="0"/>
                <w:sz w:val="18"/>
                <w:szCs w:val="18"/>
                <w:lang w:val="es-ES" w:eastAsia="es-ES"/>
              </w:rPr>
            </w:pPr>
            <w:proofErr w:type="spellStart"/>
            <w:r w:rsidRPr="005C6760">
              <w:rPr>
                <w:b w:val="0"/>
                <w:bCs w:val="0"/>
                <w:sz w:val="18"/>
                <w:szCs w:val="18"/>
                <w:lang w:val="es-ES"/>
              </w:rPr>
              <w:t>Degree</w:t>
            </w:r>
            <w:proofErr w:type="spellEnd"/>
            <w:r w:rsidRPr="005C6760">
              <w:rPr>
                <w:b w:val="0"/>
                <w:bCs w:val="0"/>
                <w:sz w:val="18"/>
                <w:szCs w:val="18"/>
                <w:lang w:val="es-ES"/>
              </w:rPr>
              <w:t xml:space="preserve"> / </w:t>
            </w:r>
            <w:proofErr w:type="spellStart"/>
            <w:r w:rsidRPr="005C6760">
              <w:rPr>
                <w:b w:val="0"/>
                <w:bCs w:val="0"/>
                <w:sz w:val="18"/>
                <w:szCs w:val="18"/>
                <w:lang w:val="es-ES"/>
              </w:rPr>
              <w:t>Niveau</w:t>
            </w:r>
            <w:proofErr w:type="spellEnd"/>
            <w:r w:rsidRPr="005C6760">
              <w:rPr>
                <w:b w:val="0"/>
                <w:bCs w:val="0"/>
                <w:sz w:val="18"/>
                <w:szCs w:val="18"/>
                <w:lang w:val="es-ES"/>
              </w:rPr>
              <w:t xml:space="preserve"> </w:t>
            </w:r>
            <w:proofErr w:type="spellStart"/>
            <w:r w:rsidRPr="005C6760">
              <w:rPr>
                <w:b w:val="0"/>
                <w:bCs w:val="0"/>
                <w:sz w:val="18"/>
                <w:szCs w:val="18"/>
                <w:lang w:val="es-ES"/>
              </w:rPr>
              <w:t>d'Etudes</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8)</w:t>
            </w:r>
          </w:p>
        </w:tc>
        <w:tc>
          <w:tcPr>
            <w:tcW w:w="2330" w:type="dxa"/>
          </w:tcPr>
          <w:p w:rsidRPr="005C6760" w:rsidR="00A16404" w:rsidP="0087559F" w:rsidRDefault="00A16404" w14:paraId="5053FB5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Tipo de diploma</w:t>
            </w:r>
          </w:p>
        </w:tc>
        <w:tc>
          <w:tcPr>
            <w:tcW w:w="4961" w:type="dxa"/>
          </w:tcPr>
          <w:p w:rsidRPr="005C6760" w:rsidR="00A16404" w:rsidP="0087559F" w:rsidRDefault="00A16404" w14:paraId="40DD1FD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Se </w:t>
            </w:r>
            <w:proofErr w:type="spellStart"/>
            <w:r w:rsidRPr="005C6760">
              <w:rPr>
                <w:rFonts w:ascii="Arial" w:hAnsi="Arial" w:cs="Arial"/>
                <w:sz w:val="18"/>
                <w:szCs w:val="18"/>
                <w:lang w:val="es-ES" w:eastAsia="es-ES"/>
              </w:rPr>
              <w:t>utlilzarán</w:t>
            </w:r>
            <w:proofErr w:type="spellEnd"/>
            <w:r w:rsidRPr="005C6760">
              <w:rPr>
                <w:rFonts w:ascii="Arial" w:hAnsi="Arial" w:cs="Arial"/>
                <w:sz w:val="18"/>
                <w:szCs w:val="18"/>
                <w:lang w:val="es-ES" w:eastAsia="es-ES"/>
              </w:rPr>
              <w:t xml:space="preserve"> los mismos códigos que actualmente</w:t>
            </w:r>
          </w:p>
        </w:tc>
      </w:tr>
      <w:tr w:rsidRPr="005C6760" w:rsidR="00A16404" w:rsidTr="0087559F" w14:paraId="2CCEE7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886FA9" w:rsidR="00A16404" w:rsidP="0087559F" w:rsidRDefault="00A16404" w14:paraId="663DD86A" w14:textId="77777777">
            <w:pPr>
              <w:rPr>
                <w:rFonts w:ascii="Arial" w:hAnsi="Arial" w:cs="Arial"/>
                <w:b w:val="0"/>
                <w:bCs w:val="0"/>
                <w:sz w:val="18"/>
                <w:szCs w:val="18"/>
                <w:lang w:eastAsia="es-ES"/>
                <w:rPrChange w:author="Diana-Maria Sanchez Gutierrez" w:date="2021-09-14T17:01:00Z" w:id="155">
                  <w:rPr>
                    <w:rFonts w:ascii="Arial" w:hAnsi="Arial" w:cs="Arial"/>
                    <w:b w:val="0"/>
                    <w:bCs w:val="0"/>
                    <w:sz w:val="18"/>
                    <w:szCs w:val="18"/>
                    <w:lang w:val="es-ES" w:eastAsia="es-ES"/>
                  </w:rPr>
                </w:rPrChange>
              </w:rPr>
            </w:pPr>
            <w:r w:rsidRPr="005C6760">
              <w:rPr>
                <w:b w:val="0"/>
                <w:bCs w:val="0"/>
                <w:sz w:val="18"/>
                <w:szCs w:val="18"/>
                <w:lang w:val="es-ES"/>
              </w:rPr>
              <w:t xml:space="preserve"> </w:t>
            </w:r>
            <w:r w:rsidRPr="00886FA9">
              <w:rPr>
                <w:sz w:val="18"/>
                <w:szCs w:val="18"/>
                <w:rPrChange w:author="Diana-Maria Sanchez Gutierrez" w:date="2021-09-14T17:01:00Z" w:id="156">
                  <w:rPr>
                    <w:sz w:val="18"/>
                    <w:szCs w:val="18"/>
                    <w:lang w:val="es-ES"/>
                  </w:rPr>
                </w:rPrChange>
              </w:rPr>
              <w:t xml:space="preserve">Country of attained diploma / Pays </w:t>
            </w:r>
            <w:proofErr w:type="spellStart"/>
            <w:r w:rsidRPr="00886FA9">
              <w:rPr>
                <w:sz w:val="18"/>
                <w:szCs w:val="18"/>
                <w:rPrChange w:author="Diana-Maria Sanchez Gutierrez" w:date="2021-09-14T17:01:00Z" w:id="157">
                  <w:rPr>
                    <w:sz w:val="18"/>
                    <w:szCs w:val="18"/>
                    <w:lang w:val="es-ES"/>
                  </w:rPr>
                </w:rPrChange>
              </w:rPr>
              <w:t>d’obtention</w:t>
            </w:r>
            <w:proofErr w:type="spellEnd"/>
            <w:r w:rsidRPr="00886FA9">
              <w:rPr>
                <w:sz w:val="18"/>
                <w:szCs w:val="18"/>
                <w:rPrChange w:author="Diana-Maria Sanchez Gutierrez" w:date="2021-09-14T17:01:00Z" w:id="158">
                  <w:rPr>
                    <w:sz w:val="18"/>
                    <w:szCs w:val="18"/>
                    <w:lang w:val="es-ES"/>
                  </w:rPr>
                </w:rPrChange>
              </w:rPr>
              <w:t xml:space="preserve"> du </w:t>
            </w:r>
            <w:proofErr w:type="spellStart"/>
            <w:r w:rsidRPr="00886FA9">
              <w:rPr>
                <w:sz w:val="18"/>
                <w:szCs w:val="18"/>
                <w:rPrChange w:author="Diana-Maria Sanchez Gutierrez" w:date="2021-09-14T17:01:00Z" w:id="159">
                  <w:rPr>
                    <w:sz w:val="18"/>
                    <w:szCs w:val="18"/>
                    <w:lang w:val="es-ES"/>
                  </w:rPr>
                </w:rPrChange>
              </w:rPr>
              <w:t>diplôme</w:t>
            </w:r>
            <w:proofErr w:type="spellEnd"/>
            <w:r w:rsidRPr="00886FA9">
              <w:rPr>
                <w:sz w:val="18"/>
                <w:szCs w:val="18"/>
                <w:rPrChange w:author="Diana-Maria Sanchez Gutierrez" w:date="2021-09-14T17:01:00Z" w:id="160">
                  <w:rPr>
                    <w:sz w:val="18"/>
                    <w:szCs w:val="18"/>
                    <w:lang w:val="es-ES"/>
                  </w:rPr>
                </w:rPrChange>
              </w:rPr>
              <w:t xml:space="preserve"> (Char 3)</w:t>
            </w:r>
          </w:p>
        </w:tc>
        <w:tc>
          <w:tcPr>
            <w:tcW w:w="2330" w:type="dxa"/>
          </w:tcPr>
          <w:p w:rsidRPr="005C6760" w:rsidR="00A16404" w:rsidP="0087559F" w:rsidRDefault="00A16404" w14:paraId="6DA4375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Historial académico \País</w:t>
            </w:r>
          </w:p>
        </w:tc>
        <w:tc>
          <w:tcPr>
            <w:tcW w:w="4961" w:type="dxa"/>
          </w:tcPr>
          <w:p w:rsidRPr="005C6760" w:rsidR="00A16404" w:rsidP="0087559F" w:rsidRDefault="00A16404" w14:paraId="4FEC06D5"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roofErr w:type="spellStart"/>
            <w:r w:rsidRPr="005C6760">
              <w:rPr>
                <w:sz w:val="18"/>
                <w:szCs w:val="18"/>
                <w:lang w:val="es-ES"/>
              </w:rPr>
              <w:t>T</w:t>
            </w:r>
            <w:r>
              <w:rPr>
                <w:sz w:val="18"/>
                <w:szCs w:val="18"/>
                <w:lang w:val="es-ES"/>
              </w:rPr>
              <w:t>r</w:t>
            </w:r>
            <w:r w:rsidRPr="005C6760">
              <w:rPr>
                <w:sz w:val="18"/>
                <w:szCs w:val="18"/>
                <w:lang w:val="es-ES"/>
              </w:rPr>
              <w:t>a</w:t>
            </w:r>
            <w:r>
              <w:rPr>
                <w:sz w:val="18"/>
                <w:szCs w:val="18"/>
                <w:lang w:val="es-ES"/>
              </w:rPr>
              <w:t>n</w:t>
            </w:r>
            <w:r w:rsidRPr="005C6760">
              <w:rPr>
                <w:sz w:val="18"/>
                <w:szCs w:val="18"/>
                <w:lang w:val="es-ES"/>
              </w:rPr>
              <w:t>scodificado</w:t>
            </w:r>
            <w:proofErr w:type="spellEnd"/>
            <w:r w:rsidRPr="005C6760">
              <w:rPr>
                <w:sz w:val="18"/>
                <w:szCs w:val="18"/>
                <w:lang w:val="es-ES"/>
              </w:rPr>
              <w:t xml:space="preserve"> al código alpha-3</w:t>
            </w:r>
          </w:p>
        </w:tc>
      </w:tr>
      <w:tr w:rsidRPr="001E4625" w:rsidR="00A16404" w:rsidTr="0087559F" w14:paraId="322129DB"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18951131" w14:textId="77777777">
            <w:pPr>
              <w:rPr>
                <w:rFonts w:ascii="Arial" w:hAnsi="Arial" w:cs="Arial"/>
                <w:b w:val="0"/>
                <w:bCs w:val="0"/>
                <w:sz w:val="18"/>
                <w:szCs w:val="18"/>
                <w:lang w:val="fr-FR" w:eastAsia="es-ES"/>
              </w:rPr>
            </w:pPr>
            <w:r w:rsidRPr="0074267B">
              <w:rPr>
                <w:b w:val="0"/>
                <w:bCs w:val="0"/>
                <w:sz w:val="18"/>
                <w:szCs w:val="18"/>
                <w:lang w:val="fr-FR"/>
              </w:rPr>
              <w:t xml:space="preserve">Date </w:t>
            </w:r>
            <w:proofErr w:type="spellStart"/>
            <w:r w:rsidRPr="0074267B">
              <w:rPr>
                <w:b w:val="0"/>
                <w:bCs w:val="0"/>
                <w:sz w:val="18"/>
                <w:szCs w:val="18"/>
                <w:lang w:val="fr-FR"/>
              </w:rPr>
              <w:t>Acquired</w:t>
            </w:r>
            <w:proofErr w:type="spellEnd"/>
            <w:r w:rsidRPr="0074267B">
              <w:rPr>
                <w:b w:val="0"/>
                <w:bCs w:val="0"/>
                <w:sz w:val="18"/>
                <w:szCs w:val="18"/>
                <w:lang w:val="fr-FR"/>
              </w:rPr>
              <w:t xml:space="preserve"> / Date d'obtention (Date 10)</w:t>
            </w:r>
          </w:p>
        </w:tc>
        <w:tc>
          <w:tcPr>
            <w:tcW w:w="2330" w:type="dxa"/>
          </w:tcPr>
          <w:p w:rsidRPr="005C6760" w:rsidR="00A16404" w:rsidP="0087559F" w:rsidRDefault="00A16404" w14:paraId="29C154E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Fecha de fin</w:t>
            </w:r>
          </w:p>
        </w:tc>
        <w:tc>
          <w:tcPr>
            <w:tcW w:w="4961" w:type="dxa"/>
          </w:tcPr>
          <w:p w:rsidRPr="005C6760" w:rsidR="00A16404" w:rsidP="0087559F" w:rsidRDefault="00A16404" w14:paraId="78E2DC0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Supone la utilización del campo fecha de fin para indicar la “fecha de obtención del título”</w:t>
            </w:r>
          </w:p>
        </w:tc>
      </w:tr>
      <w:tr w:rsidRPr="001E4625" w:rsidR="00A16404" w:rsidTr="0087559F" w14:paraId="3A9142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D4F7A85" w14:textId="77777777">
            <w:pPr>
              <w:rPr>
                <w:rFonts w:ascii="Arial" w:hAnsi="Arial" w:cs="Arial"/>
                <w:b w:val="0"/>
                <w:bCs w:val="0"/>
                <w:sz w:val="18"/>
                <w:szCs w:val="18"/>
                <w:lang w:val="es-ES" w:eastAsia="es-ES"/>
              </w:rPr>
            </w:pPr>
            <w:r w:rsidRPr="005C6760">
              <w:rPr>
                <w:b w:val="0"/>
                <w:bCs w:val="0"/>
                <w:sz w:val="18"/>
                <w:szCs w:val="18"/>
                <w:lang w:val="es-ES"/>
              </w:rPr>
              <w:t xml:space="preserve"> </w:t>
            </w:r>
            <w:proofErr w:type="spellStart"/>
            <w:r w:rsidRPr="005C6760">
              <w:rPr>
                <w:b w:val="0"/>
                <w:bCs w:val="0"/>
                <w:sz w:val="18"/>
                <w:szCs w:val="18"/>
                <w:lang w:val="es-ES"/>
              </w:rPr>
              <w:t>Graduated</w:t>
            </w:r>
            <w:proofErr w:type="spellEnd"/>
            <w:r w:rsidRPr="005C6760">
              <w:rPr>
                <w:b w:val="0"/>
                <w:bCs w:val="0"/>
                <w:sz w:val="18"/>
                <w:szCs w:val="18"/>
                <w:lang w:val="es-ES"/>
              </w:rPr>
              <w:t xml:space="preserve"> / </w:t>
            </w:r>
            <w:proofErr w:type="spellStart"/>
            <w:r w:rsidRPr="005C6760">
              <w:rPr>
                <w:b w:val="0"/>
                <w:bCs w:val="0"/>
                <w:sz w:val="18"/>
                <w:szCs w:val="18"/>
                <w:lang w:val="es-ES"/>
              </w:rPr>
              <w:t>Obtenu</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tcPr>
          <w:p w:rsidRPr="005C6760" w:rsidR="00A16404" w:rsidP="0087559F" w:rsidRDefault="00A16404" w14:paraId="2D1C107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Titulación</w:t>
            </w:r>
          </w:p>
        </w:tc>
        <w:tc>
          <w:tcPr>
            <w:tcW w:w="4961" w:type="dxa"/>
          </w:tcPr>
          <w:p w:rsidRPr="005C6760" w:rsidR="00A16404" w:rsidP="0087559F" w:rsidRDefault="00A16404" w14:paraId="28B172E3" w14:textId="7DB00A81">
            <w:pPr>
              <w:cnfStyle w:val="000000100000" w:firstRow="0" w:lastRow="0" w:firstColumn="0" w:lastColumn="0" w:oddVBand="0" w:evenVBand="0" w:oddHBand="1" w:evenHBand="0" w:firstRowFirstColumn="0" w:firstRowLastColumn="0" w:lastRowFirstColumn="0" w:lastRowLastColumn="0"/>
              <w:rPr>
                <w:sz w:val="18"/>
                <w:szCs w:val="18"/>
                <w:lang w:val="es-ES"/>
              </w:rPr>
            </w:pPr>
            <w:proofErr w:type="spellStart"/>
            <w:r w:rsidRPr="005C6760">
              <w:rPr>
                <w:sz w:val="18"/>
                <w:szCs w:val="18"/>
                <w:lang w:val="es-ES"/>
              </w:rPr>
              <w:t>Tra</w:t>
            </w:r>
            <w:r>
              <w:rPr>
                <w:sz w:val="18"/>
                <w:szCs w:val="18"/>
                <w:lang w:val="es-ES"/>
              </w:rPr>
              <w:t>n</w:t>
            </w:r>
            <w:r w:rsidRPr="005C6760">
              <w:rPr>
                <w:sz w:val="18"/>
                <w:szCs w:val="18"/>
                <w:lang w:val="es-ES"/>
              </w:rPr>
              <w:t>scodificado</w:t>
            </w:r>
            <w:proofErr w:type="spellEnd"/>
            <w:r w:rsidRPr="005C6760">
              <w:rPr>
                <w:sz w:val="18"/>
                <w:szCs w:val="18"/>
                <w:lang w:val="es-ES"/>
              </w:rPr>
              <w:t xml:space="preserve"> (de 0/1 a Y/N</w:t>
            </w:r>
            <w:r>
              <w:rPr>
                <w:sz w:val="18"/>
                <w:szCs w:val="18"/>
                <w:lang w:val="es-ES"/>
              </w:rPr>
              <w:t>)</w:t>
            </w:r>
            <w:ins w:author="Gabriel-Esteban Fractman Lazaro" w:date="2021-05-24T08:22:00Z" w:id="161">
              <w:r w:rsidR="00826471">
                <w:rPr>
                  <w:sz w:val="18"/>
                  <w:szCs w:val="18"/>
                  <w:lang w:val="es-ES"/>
                </w:rPr>
                <w:t xml:space="preserve"> (Cuando se </w:t>
              </w:r>
            </w:ins>
            <w:ins w:author="Gabriel-Esteban Fractman Lazaro" w:date="2021-05-24T08:23:00Z" w:id="162">
              <w:r w:rsidR="00826471">
                <w:rPr>
                  <w:sz w:val="18"/>
                  <w:szCs w:val="18"/>
                  <w:lang w:val="es-ES"/>
                </w:rPr>
                <w:t xml:space="preserve">indica que se ha finalizado </w:t>
              </w:r>
              <w:r w:rsidR="007A7BFC">
                <w:rPr>
                  <w:sz w:val="18"/>
                  <w:szCs w:val="18"/>
                  <w:lang w:val="es-ES"/>
                </w:rPr>
                <w:t>la titulación se envía “Y”).</w:t>
              </w:r>
            </w:ins>
          </w:p>
        </w:tc>
      </w:tr>
      <w:tr w:rsidRPr="001E4625" w:rsidR="00A16404" w:rsidTr="0087559F" w14:paraId="5A2B01F8"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1AC9439" w14:textId="77777777">
            <w:pPr>
              <w:rPr>
                <w:rFonts w:ascii="Arial" w:hAnsi="Arial" w:cs="Arial"/>
                <w:b w:val="0"/>
                <w:bCs w:val="0"/>
                <w:sz w:val="18"/>
                <w:szCs w:val="18"/>
                <w:lang w:val="fr-FR" w:eastAsia="es-ES"/>
              </w:rPr>
            </w:pPr>
            <w:r w:rsidRPr="0074267B">
              <w:rPr>
                <w:b w:val="0"/>
                <w:bCs w:val="0"/>
                <w:sz w:val="18"/>
                <w:szCs w:val="18"/>
                <w:lang w:val="fr-FR"/>
              </w:rPr>
              <w:t>Major Code / Code spécialité (Char 10)</w:t>
            </w:r>
          </w:p>
        </w:tc>
        <w:tc>
          <w:tcPr>
            <w:tcW w:w="2330" w:type="dxa"/>
          </w:tcPr>
          <w:p w:rsidRPr="005C6760" w:rsidR="00A16404" w:rsidP="0087559F" w:rsidRDefault="00A16404" w14:paraId="04BF3AC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74267B">
              <w:rPr>
                <w:sz w:val="18"/>
                <w:szCs w:val="18"/>
                <w:lang w:val="fr-FR"/>
              </w:rPr>
              <w:t xml:space="preserve"> </w:t>
            </w:r>
            <w:r w:rsidRPr="005C6760">
              <w:rPr>
                <w:rFonts w:ascii="Arial" w:hAnsi="Arial" w:cs="Arial"/>
                <w:sz w:val="18"/>
                <w:szCs w:val="18"/>
                <w:lang w:val="es-ES" w:eastAsia="es-ES"/>
              </w:rPr>
              <w:t>Historial académico \ Titulo de la Carrera</w:t>
            </w:r>
          </w:p>
        </w:tc>
        <w:tc>
          <w:tcPr>
            <w:tcW w:w="4961" w:type="dxa"/>
          </w:tcPr>
          <w:p w:rsidRPr="005C6760" w:rsidR="00A16404" w:rsidP="0087559F" w:rsidRDefault="00A16404" w14:paraId="373DD541"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Se utilizarán los mismos códigos que actualmente</w:t>
            </w:r>
          </w:p>
        </w:tc>
      </w:tr>
      <w:tr w:rsidRPr="005C6760" w:rsidR="00A16404" w:rsidTr="0087559F" w14:paraId="79AAA9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3EF75B63" w14:textId="77777777">
            <w:pPr>
              <w:rPr>
                <w:rFonts w:ascii="Arial" w:hAnsi="Arial" w:cs="Arial"/>
                <w:b w:val="0"/>
                <w:bCs w:val="0"/>
                <w:sz w:val="18"/>
                <w:szCs w:val="18"/>
                <w:lang w:val="es-ES" w:eastAsia="es-ES"/>
              </w:rPr>
            </w:pPr>
            <w:proofErr w:type="spellStart"/>
            <w:r w:rsidRPr="005C6760">
              <w:rPr>
                <w:b w:val="0"/>
                <w:bCs w:val="0"/>
                <w:sz w:val="18"/>
                <w:szCs w:val="18"/>
                <w:lang w:val="es-ES"/>
              </w:rPr>
              <w:t>Major</w:t>
            </w:r>
            <w:proofErr w:type="spellEnd"/>
            <w:r w:rsidRPr="005C6760">
              <w:rPr>
                <w:b w:val="0"/>
                <w:bCs w:val="0"/>
                <w:sz w:val="18"/>
                <w:szCs w:val="18"/>
                <w:lang w:val="es-ES"/>
              </w:rPr>
              <w:t xml:space="preserve"> / </w:t>
            </w:r>
            <w:proofErr w:type="spellStart"/>
            <w:r w:rsidRPr="005C6760">
              <w:rPr>
                <w:b w:val="0"/>
                <w:bCs w:val="0"/>
                <w:sz w:val="18"/>
                <w:szCs w:val="18"/>
                <w:lang w:val="es-ES"/>
              </w:rPr>
              <w:t>Spécialité</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330" w:type="dxa"/>
          </w:tcPr>
          <w:p w:rsidRPr="005C6760" w:rsidR="00A16404" w:rsidP="0087559F" w:rsidRDefault="00A16404" w14:paraId="3279CC1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961" w:type="dxa"/>
          </w:tcPr>
          <w:p w:rsidRPr="005C6760" w:rsidR="00A16404" w:rsidP="0087559F" w:rsidRDefault="00A16404" w14:paraId="05967F9F"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Vacío</w:t>
            </w:r>
          </w:p>
        </w:tc>
      </w:tr>
      <w:tr w:rsidRPr="001E4625" w:rsidR="00A16404" w:rsidTr="0087559F" w14:paraId="55634F97"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32C5984" w14:textId="77777777">
            <w:pPr>
              <w:rPr>
                <w:rFonts w:ascii="Arial" w:hAnsi="Arial" w:cs="Arial"/>
                <w:b w:val="0"/>
                <w:bCs w:val="0"/>
                <w:sz w:val="18"/>
                <w:szCs w:val="18"/>
                <w:lang w:val="es-ES" w:eastAsia="es-ES"/>
              </w:rPr>
            </w:pPr>
            <w:proofErr w:type="spellStart"/>
            <w:r w:rsidRPr="005C6760">
              <w:rPr>
                <w:b w:val="0"/>
                <w:bCs w:val="0"/>
                <w:sz w:val="18"/>
                <w:szCs w:val="18"/>
                <w:lang w:val="es-ES"/>
              </w:rPr>
              <w:t>School</w:t>
            </w:r>
            <w:proofErr w:type="spellEnd"/>
            <w:r w:rsidRPr="005C6760">
              <w:rPr>
                <w:b w:val="0"/>
                <w:bCs w:val="0"/>
                <w:sz w:val="18"/>
                <w:szCs w:val="18"/>
                <w:lang w:val="es-ES"/>
              </w:rPr>
              <w:t xml:space="preserve"> </w:t>
            </w:r>
            <w:proofErr w:type="spellStart"/>
            <w:r w:rsidRPr="005C6760">
              <w:rPr>
                <w:b w:val="0"/>
                <w:bCs w:val="0"/>
                <w:sz w:val="18"/>
                <w:szCs w:val="18"/>
                <w:lang w:val="es-ES"/>
              </w:rPr>
              <w:t>Code</w:t>
            </w:r>
            <w:proofErr w:type="spellEnd"/>
            <w:r w:rsidRPr="005C6760">
              <w:rPr>
                <w:b w:val="0"/>
                <w:bCs w:val="0"/>
                <w:sz w:val="18"/>
                <w:szCs w:val="18"/>
                <w:lang w:val="es-ES"/>
              </w:rPr>
              <w:t xml:space="preserve">/ </w:t>
            </w:r>
            <w:proofErr w:type="spellStart"/>
            <w:r w:rsidRPr="005C6760">
              <w:rPr>
                <w:b w:val="0"/>
                <w:bCs w:val="0"/>
                <w:sz w:val="18"/>
                <w:szCs w:val="18"/>
                <w:lang w:val="es-ES"/>
              </w:rPr>
              <w:t>Code</w:t>
            </w:r>
            <w:proofErr w:type="spellEnd"/>
            <w:r w:rsidRPr="005C6760">
              <w:rPr>
                <w:b w:val="0"/>
                <w:bCs w:val="0"/>
                <w:sz w:val="18"/>
                <w:szCs w:val="18"/>
                <w:lang w:val="es-ES"/>
              </w:rPr>
              <w:t xml:space="preserve"> </w:t>
            </w:r>
            <w:proofErr w:type="spellStart"/>
            <w:r w:rsidRPr="005C6760">
              <w:rPr>
                <w:b w:val="0"/>
                <w:bCs w:val="0"/>
                <w:sz w:val="18"/>
                <w:szCs w:val="18"/>
                <w:lang w:val="es-ES"/>
              </w:rPr>
              <w:t>Ecole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10)</w:t>
            </w:r>
          </w:p>
        </w:tc>
        <w:tc>
          <w:tcPr>
            <w:tcW w:w="2330" w:type="dxa"/>
          </w:tcPr>
          <w:p w:rsidRPr="005C6760" w:rsidR="00A16404" w:rsidP="0087559F" w:rsidRDefault="00A16404" w14:paraId="7772DF4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Centro de formación</w:t>
            </w:r>
          </w:p>
        </w:tc>
        <w:tc>
          <w:tcPr>
            <w:tcW w:w="4961" w:type="dxa"/>
          </w:tcPr>
          <w:p w:rsidRPr="005C6760" w:rsidR="00A16404" w:rsidP="0087559F" w:rsidRDefault="00A16404" w14:paraId="0CEC0408"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1E4625" w:rsidR="00A16404" w:rsidTr="0087559F" w14:paraId="429561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5DF145E5" w14:textId="77777777">
            <w:pPr>
              <w:rPr>
                <w:rFonts w:ascii="Arial" w:hAnsi="Arial" w:cs="Arial"/>
                <w:b w:val="0"/>
                <w:bCs w:val="0"/>
                <w:sz w:val="18"/>
                <w:szCs w:val="18"/>
                <w:lang w:val="es-ES" w:eastAsia="es-ES"/>
              </w:rPr>
            </w:pPr>
            <w:proofErr w:type="spellStart"/>
            <w:r w:rsidRPr="005C6760">
              <w:rPr>
                <w:b w:val="0"/>
                <w:bCs w:val="0"/>
                <w:sz w:val="18"/>
                <w:szCs w:val="18"/>
                <w:lang w:val="es-ES"/>
              </w:rPr>
              <w:t>School</w:t>
            </w:r>
            <w:proofErr w:type="spellEnd"/>
            <w:r w:rsidRPr="005C6760">
              <w:rPr>
                <w:b w:val="0"/>
                <w:bCs w:val="0"/>
                <w:sz w:val="18"/>
                <w:szCs w:val="18"/>
                <w:lang w:val="es-ES"/>
              </w:rPr>
              <w:t xml:space="preserve"> / </w:t>
            </w:r>
            <w:proofErr w:type="spellStart"/>
            <w:r w:rsidRPr="005C6760">
              <w:rPr>
                <w:b w:val="0"/>
                <w:bCs w:val="0"/>
                <w:sz w:val="18"/>
                <w:szCs w:val="18"/>
                <w:lang w:val="es-ES"/>
              </w:rPr>
              <w:t>Ecole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330" w:type="dxa"/>
          </w:tcPr>
          <w:p w:rsidRPr="005C6760" w:rsidR="00A16404" w:rsidP="0087559F" w:rsidRDefault="00A16404" w14:paraId="0C134D9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Nombre del centro de formación</w:t>
            </w:r>
          </w:p>
        </w:tc>
        <w:tc>
          <w:tcPr>
            <w:tcW w:w="4961" w:type="dxa"/>
          </w:tcPr>
          <w:p w:rsidRPr="005C6760" w:rsidR="00A16404" w:rsidP="0087559F" w:rsidRDefault="00A16404" w14:paraId="5B937251"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Cuando se indica un centro que no está en la lista</w:t>
            </w:r>
          </w:p>
        </w:tc>
      </w:tr>
      <w:tr w:rsidRPr="001E4625" w:rsidR="00A16404" w:rsidTr="0087559F" w14:paraId="0B9CE90B"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77CCF733" w14:textId="77777777">
            <w:pPr>
              <w:rPr>
                <w:rFonts w:ascii="Arial" w:hAnsi="Arial" w:cs="Arial"/>
                <w:b w:val="0"/>
                <w:bCs w:val="0"/>
                <w:sz w:val="18"/>
                <w:szCs w:val="18"/>
                <w:lang w:val="fr-FR" w:eastAsia="es-ES"/>
              </w:rPr>
            </w:pPr>
            <w:r w:rsidRPr="0074267B">
              <w:rPr>
                <w:b w:val="0"/>
                <w:bCs w:val="0"/>
                <w:sz w:val="18"/>
                <w:szCs w:val="18"/>
                <w:lang w:val="fr-FR"/>
              </w:rPr>
              <w:t xml:space="preserve">Qualification </w:t>
            </w:r>
            <w:proofErr w:type="spellStart"/>
            <w:r w:rsidRPr="0074267B">
              <w:rPr>
                <w:b w:val="0"/>
                <w:bCs w:val="0"/>
                <w:sz w:val="18"/>
                <w:szCs w:val="18"/>
                <w:lang w:val="fr-FR"/>
              </w:rPr>
              <w:t>title</w:t>
            </w:r>
            <w:proofErr w:type="spellEnd"/>
            <w:r w:rsidRPr="0074267B">
              <w:rPr>
                <w:b w:val="0"/>
                <w:bCs w:val="0"/>
                <w:sz w:val="18"/>
                <w:szCs w:val="18"/>
                <w:lang w:val="fr-FR"/>
              </w:rPr>
              <w:t xml:space="preserve"> / Titre du diplôme (Char 50)</w:t>
            </w:r>
          </w:p>
        </w:tc>
        <w:tc>
          <w:tcPr>
            <w:tcW w:w="2330" w:type="dxa"/>
          </w:tcPr>
          <w:p w:rsidRPr="005C6760" w:rsidR="00A16404" w:rsidP="0087559F" w:rsidRDefault="00A16404" w14:paraId="0D34659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Historial académico \ Comentario</w:t>
            </w:r>
          </w:p>
        </w:tc>
        <w:tc>
          <w:tcPr>
            <w:tcW w:w="4961" w:type="dxa"/>
          </w:tcPr>
          <w:p w:rsidRPr="005C6760" w:rsidR="00A16404" w:rsidP="0087559F" w:rsidRDefault="00A16404" w14:paraId="2E299098"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Actualmente se gestiona en un campo de texto libre, se migrará al campo comentario.</w:t>
            </w:r>
          </w:p>
        </w:tc>
      </w:tr>
    </w:tbl>
    <w:p w:rsidRPr="005C6760" w:rsidR="00A16404" w:rsidP="00A16404" w:rsidRDefault="00A16404" w14:paraId="1DA50BF6" w14:textId="77777777">
      <w:pPr>
        <w:rPr>
          <w:lang w:val="es-ES" w:eastAsia="en-US"/>
        </w:rPr>
      </w:pPr>
    </w:p>
    <w:p w:rsidRPr="005C6760" w:rsidR="00A16404" w:rsidP="00A16404" w:rsidRDefault="00A16404" w14:paraId="5FC8A259" w14:textId="77777777">
      <w:pPr>
        <w:rPr>
          <w:lang w:val="es-ES" w:eastAsia="en-US"/>
        </w:rPr>
      </w:pPr>
    </w:p>
    <w:p w:rsidRPr="005C6760" w:rsidR="00A16404" w:rsidP="00A16404" w:rsidRDefault="00A16404" w14:paraId="2F092333" w14:textId="77777777">
      <w:pPr>
        <w:pStyle w:val="3TituloH3"/>
      </w:pPr>
      <w:bookmarkStart w:name="_Toc71797957" w:id="163"/>
      <w:bookmarkStart w:name="_Toc97208284" w:id="164"/>
      <w:r w:rsidRPr="005C6760">
        <w:t>Bloque “</w:t>
      </w:r>
      <w:proofErr w:type="spellStart"/>
      <w:r w:rsidRPr="005C6760">
        <w:t>Languages</w:t>
      </w:r>
      <w:proofErr w:type="spellEnd"/>
      <w:r w:rsidRPr="005C6760">
        <w:t>”</w:t>
      </w:r>
      <w:bookmarkEnd w:id="163"/>
      <w:bookmarkEnd w:id="164"/>
    </w:p>
    <w:p w:rsidRPr="005C6760" w:rsidR="00A16404" w:rsidP="00A16404" w:rsidRDefault="00A16404" w14:paraId="0C982077" w14:textId="77777777">
      <w:pPr>
        <w:rPr>
          <w:lang w:val="es-ES" w:eastAsia="en-US"/>
        </w:rPr>
      </w:pPr>
      <w:r w:rsidRPr="005C6760">
        <w:rPr>
          <w:lang w:val="es-ES" w:eastAsia="en-US"/>
        </w:rPr>
        <w:t xml:space="preserve">En este bloque se envían los niveles de idioma del empleado; en Meta4 HR pueden informarse de manera independiente el nivel de conversación, de lectura y de comprensión; dado que en </w:t>
      </w:r>
      <w:proofErr w:type="spellStart"/>
      <w:r w:rsidRPr="005C6760">
        <w:rPr>
          <w:lang w:val="es-ES" w:eastAsia="en-US"/>
        </w:rPr>
        <w:t>PeopleGroup</w:t>
      </w:r>
      <w:proofErr w:type="spellEnd"/>
      <w:r w:rsidRPr="005C6760">
        <w:rPr>
          <w:lang w:val="es-ES" w:eastAsia="en-US"/>
        </w:rPr>
        <w:t xml:space="preserve"> hay un único campo de nivel se ha decidido enviar el nivel de conversación.</w:t>
      </w:r>
    </w:p>
    <w:p w:rsidRPr="005C6760" w:rsidR="00A16404" w:rsidP="00A16404" w:rsidRDefault="00A16404" w14:paraId="43222CE7" w14:textId="77777777">
      <w:pPr>
        <w:rPr>
          <w:lang w:val="es-ES" w:eastAsia="en-US"/>
        </w:rPr>
      </w:pPr>
      <w:r w:rsidRPr="005C6760">
        <w:rPr>
          <w:lang w:val="es-ES" w:eastAsia="en-US"/>
        </w:rPr>
        <w:t>Los campos que contiene este bloque son los siguientes:</w:t>
      </w:r>
    </w:p>
    <w:p w:rsidRPr="005C6760" w:rsidR="00A16404" w:rsidP="00A16404" w:rsidRDefault="00A16404" w14:paraId="11217230"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1045335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B264DDD"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1785FA7E"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09E77A22"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2A9367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9CF1A92"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293B32F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5F1E5AE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005000</w:t>
            </w:r>
          </w:p>
        </w:tc>
      </w:tr>
      <w:tr w:rsidRPr="001E4625" w:rsidR="00A16404" w:rsidTr="0087559F" w14:paraId="558706BA"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73FD446A"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56369E4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0862E8B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55596F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381A01A3"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58BD8B8D" w14:textId="5B193B3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7A9F890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1E009B83"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631BEDB8" w14:textId="77777777">
            <w:pPr>
              <w:rPr>
                <w:rFonts w:ascii="Arial" w:hAnsi="Arial" w:cs="Arial"/>
                <w:b w:val="0"/>
                <w:bCs w:val="0"/>
                <w:sz w:val="18"/>
                <w:szCs w:val="18"/>
                <w:lang w:val="fr-FR" w:eastAsia="es-ES"/>
              </w:rPr>
            </w:pPr>
            <w:proofErr w:type="spellStart"/>
            <w:r w:rsidRPr="0074267B">
              <w:rPr>
                <w:rFonts w:ascii="Arial" w:hAnsi="Arial" w:cs="Arial"/>
                <w:b w:val="0"/>
                <w:bCs w:val="0"/>
                <w:sz w:val="18"/>
                <w:szCs w:val="18"/>
                <w:lang w:val="fr-FR" w:eastAsia="es-ES"/>
              </w:rPr>
              <w:t>Language</w:t>
            </w:r>
            <w:proofErr w:type="spellEnd"/>
            <w:r w:rsidRPr="0074267B">
              <w:rPr>
                <w:rFonts w:ascii="Arial" w:hAnsi="Arial" w:cs="Arial"/>
                <w:b w:val="0"/>
                <w:bCs w:val="0"/>
                <w:sz w:val="18"/>
                <w:szCs w:val="18"/>
                <w:lang w:val="fr-FR" w:eastAsia="es-ES"/>
              </w:rPr>
              <w:t xml:space="preserve"> Code / Code Langue étrangère (char 3)</w:t>
            </w:r>
          </w:p>
        </w:tc>
        <w:tc>
          <w:tcPr>
            <w:tcW w:w="2330" w:type="dxa"/>
          </w:tcPr>
          <w:p w:rsidRPr="005C6760" w:rsidR="00A16404" w:rsidP="0087559F" w:rsidRDefault="00A16404" w14:paraId="417B863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rFonts w:ascii="Arial" w:hAnsi="Arial" w:cs="Arial"/>
                <w:sz w:val="18"/>
                <w:szCs w:val="18"/>
                <w:lang w:val="es-ES" w:eastAsia="es-ES"/>
              </w:rPr>
              <w:t>Idiomas del empleado\Idioma</w:t>
            </w:r>
          </w:p>
        </w:tc>
        <w:tc>
          <w:tcPr>
            <w:tcW w:w="4961" w:type="dxa"/>
          </w:tcPr>
          <w:p w:rsidRPr="005C6760" w:rsidR="00A16404" w:rsidP="0087559F" w:rsidRDefault="00A16404" w14:paraId="3AD87B5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 xml:space="preserve">Se aplicará transcodificación </w:t>
            </w:r>
          </w:p>
        </w:tc>
      </w:tr>
      <w:tr w:rsidRPr="001E4625" w:rsidR="00A16404" w:rsidTr="0087559F" w14:paraId="32FD87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185AC171" w14:textId="77777777">
            <w:pPr>
              <w:rPr>
                <w:rFonts w:ascii="Arial" w:hAnsi="Arial" w:cs="Arial"/>
                <w:b w:val="0"/>
                <w:bCs w:val="0"/>
                <w:sz w:val="18"/>
                <w:szCs w:val="18"/>
                <w:lang w:val="fr-FR" w:eastAsia="es-ES"/>
              </w:rPr>
            </w:pPr>
            <w:r w:rsidRPr="0074267B">
              <w:rPr>
                <w:rFonts w:ascii="Arial" w:hAnsi="Arial" w:cs="Arial"/>
                <w:b w:val="0"/>
                <w:bCs w:val="0"/>
                <w:sz w:val="18"/>
                <w:szCs w:val="18"/>
                <w:lang w:val="fr-FR" w:eastAsia="es-ES"/>
              </w:rPr>
              <w:t>Evaluation Date / Date d'évaluation (Date 10)</w:t>
            </w:r>
          </w:p>
        </w:tc>
        <w:tc>
          <w:tcPr>
            <w:tcW w:w="2330" w:type="dxa"/>
          </w:tcPr>
          <w:p w:rsidRPr="005C6760" w:rsidR="00A16404" w:rsidP="0087559F" w:rsidRDefault="00A16404" w14:paraId="6CBBBF2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rFonts w:ascii="Arial" w:hAnsi="Arial" w:cs="Arial"/>
                <w:sz w:val="18"/>
                <w:szCs w:val="18"/>
                <w:lang w:val="es-ES" w:eastAsia="es-ES"/>
              </w:rPr>
              <w:t>I</w:t>
            </w:r>
            <w:r w:rsidRPr="005C6760">
              <w:rPr>
                <w:rFonts w:ascii="Arial" w:hAnsi="Arial" w:cs="Arial"/>
                <w:sz w:val="18"/>
                <w:szCs w:val="18"/>
                <w:lang w:val="es-ES" w:eastAsia="es-ES"/>
              </w:rPr>
              <w:t>diomas del empleado\Fecha de inicio</w:t>
            </w:r>
          </w:p>
        </w:tc>
        <w:tc>
          <w:tcPr>
            <w:tcW w:w="4961" w:type="dxa"/>
          </w:tcPr>
          <w:p w:rsidRPr="005C6760" w:rsidR="00A16404" w:rsidP="0087559F" w:rsidRDefault="00A16404" w14:paraId="79A1105C"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1E4625" w:rsidR="00A16404" w:rsidTr="0087559F" w14:paraId="0D6ED33B"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8A60F0" w14:paraId="4343C02B" w14:textId="77777777">
            <w:pPr>
              <w:rPr>
                <w:rFonts w:ascii="Arial" w:hAnsi="Arial" w:cs="Arial"/>
                <w:b w:val="0"/>
                <w:bCs w:val="0"/>
                <w:sz w:val="18"/>
                <w:szCs w:val="18"/>
                <w:lang w:val="fr-FR" w:eastAsia="es-ES"/>
              </w:rPr>
            </w:pPr>
            <w:r>
              <w:fldChar w:fldCharType="begin"/>
            </w:r>
            <w:r w:rsidRPr="00886FA9">
              <w:rPr>
                <w:lang w:val="es-ES"/>
                <w:rPrChange w:author="Diana-Maria Sanchez Gutierrez" w:date="2021-09-14T17:01:00Z" w:id="165">
                  <w:rPr/>
                </w:rPrChange>
              </w:rPr>
              <w:instrText xml:space="preserve"> HYPERLINK "file:///C:\\Users\\marianogc\\AppData\\Local\\Microsoft\\Windows\\INetCache\\Content.Outlook\\NGR7CV6T\\BPL%20to%20PG%20-%20Interface%20file%20format%20-%20MGC.xls" \l "'Speak Proficiency'!A1" </w:instrText>
            </w:r>
            <w:r>
              <w:fldChar w:fldCharType="separate"/>
            </w:r>
            <w:proofErr w:type="spellStart"/>
            <w:r w:rsidRPr="0074267B" w:rsidR="00A16404">
              <w:rPr>
                <w:rFonts w:ascii="Arial" w:hAnsi="Arial" w:cs="Arial"/>
                <w:b w:val="0"/>
                <w:bCs w:val="0"/>
                <w:sz w:val="18"/>
                <w:szCs w:val="18"/>
                <w:lang w:val="fr-FR" w:eastAsia="es-ES"/>
              </w:rPr>
              <w:t>Proficiency</w:t>
            </w:r>
            <w:proofErr w:type="spellEnd"/>
            <w:r w:rsidRPr="0074267B" w:rsidR="00A16404">
              <w:rPr>
                <w:rFonts w:ascii="Arial" w:hAnsi="Arial" w:cs="Arial"/>
                <w:b w:val="0"/>
                <w:bCs w:val="0"/>
                <w:sz w:val="18"/>
                <w:szCs w:val="18"/>
                <w:lang w:val="fr-FR" w:eastAsia="es-ES"/>
              </w:rPr>
              <w:t xml:space="preserve"> </w:t>
            </w:r>
            <w:proofErr w:type="spellStart"/>
            <w:r w:rsidRPr="0074267B" w:rsidR="00A16404">
              <w:rPr>
                <w:rFonts w:ascii="Arial" w:hAnsi="Arial" w:cs="Arial"/>
                <w:b w:val="0"/>
                <w:bCs w:val="0"/>
                <w:sz w:val="18"/>
                <w:szCs w:val="18"/>
                <w:lang w:val="fr-FR" w:eastAsia="es-ES"/>
              </w:rPr>
              <w:t>Level</w:t>
            </w:r>
            <w:proofErr w:type="spellEnd"/>
            <w:r w:rsidRPr="0074267B" w:rsidR="00A16404">
              <w:rPr>
                <w:rFonts w:ascii="Arial" w:hAnsi="Arial" w:cs="Arial"/>
                <w:b w:val="0"/>
                <w:bCs w:val="0"/>
                <w:sz w:val="18"/>
                <w:szCs w:val="18"/>
                <w:lang w:val="fr-FR" w:eastAsia="es-ES"/>
              </w:rPr>
              <w:t xml:space="preserve"> / Niveau de Maîtrise (Char 1)</w:t>
            </w:r>
            <w:r>
              <w:rPr>
                <w:rFonts w:ascii="Arial" w:hAnsi="Arial" w:cs="Arial"/>
                <w:sz w:val="18"/>
                <w:szCs w:val="18"/>
                <w:lang w:val="fr-FR" w:eastAsia="es-ES"/>
              </w:rPr>
              <w:fldChar w:fldCharType="end"/>
            </w:r>
          </w:p>
        </w:tc>
        <w:tc>
          <w:tcPr>
            <w:tcW w:w="2330" w:type="dxa"/>
          </w:tcPr>
          <w:p w:rsidRPr="005C6760" w:rsidR="00A16404" w:rsidP="0087559F" w:rsidRDefault="00A16404" w14:paraId="193011D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Idiomas del empleado\Nivel conversación</w:t>
            </w:r>
          </w:p>
        </w:tc>
        <w:tc>
          <w:tcPr>
            <w:tcW w:w="4961" w:type="dxa"/>
          </w:tcPr>
          <w:p w:rsidRPr="005C6760" w:rsidR="00A16404" w:rsidP="0087559F" w:rsidRDefault="00A16404" w14:paraId="6428D48B"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Se utilizarán los mismos códigos actuales (A,B,C.D)</w:t>
            </w:r>
          </w:p>
        </w:tc>
      </w:tr>
    </w:tbl>
    <w:p w:rsidRPr="005C6760" w:rsidR="00A16404" w:rsidP="00A16404" w:rsidRDefault="00A16404" w14:paraId="6FAA4623" w14:textId="77777777">
      <w:pPr>
        <w:rPr>
          <w:lang w:val="es-ES" w:eastAsia="en-US"/>
        </w:rPr>
      </w:pPr>
    </w:p>
    <w:p w:rsidRPr="005C6760" w:rsidR="00A16404" w:rsidP="00A16404" w:rsidRDefault="00A16404" w14:paraId="7251A665" w14:textId="77777777">
      <w:pPr>
        <w:rPr>
          <w:lang w:val="es-ES" w:eastAsia="en-US"/>
        </w:rPr>
      </w:pPr>
    </w:p>
    <w:p w:rsidRPr="005C6760" w:rsidR="00A16404" w:rsidP="00A16404" w:rsidRDefault="00A16404" w14:paraId="4169704B" w14:textId="77777777">
      <w:pPr>
        <w:rPr>
          <w:lang w:val="es-ES" w:eastAsia="en-US"/>
        </w:rPr>
      </w:pPr>
    </w:p>
    <w:p w:rsidRPr="005C6760" w:rsidR="00A16404" w:rsidP="00A16404" w:rsidRDefault="00A16404" w14:paraId="0505D3FA" w14:textId="77777777">
      <w:pPr>
        <w:rPr>
          <w:lang w:val="es-ES" w:eastAsia="en-US"/>
        </w:rPr>
      </w:pPr>
    </w:p>
    <w:p w:rsidRPr="005C6760" w:rsidR="00A16404" w:rsidP="00A16404" w:rsidRDefault="00A16404" w14:paraId="4BA1D26B" w14:textId="77777777">
      <w:pPr>
        <w:pStyle w:val="3TituloH3"/>
      </w:pPr>
      <w:bookmarkStart w:name="_Toc71797958" w:id="166"/>
      <w:bookmarkStart w:name="_Toc97208285" w:id="167"/>
      <w:r w:rsidRPr="005C6760">
        <w:t>Bloque “</w:t>
      </w:r>
      <w:proofErr w:type="spellStart"/>
      <w:r w:rsidRPr="005C6760">
        <w:t>Dependent</w:t>
      </w:r>
      <w:proofErr w:type="spellEnd"/>
      <w:r w:rsidRPr="005C6760">
        <w:t xml:space="preserve"> </w:t>
      </w:r>
      <w:proofErr w:type="spellStart"/>
      <w:r w:rsidRPr="005C6760">
        <w:t>Benefitiary</w:t>
      </w:r>
      <w:proofErr w:type="spellEnd"/>
      <w:r w:rsidRPr="005C6760">
        <w:t>”</w:t>
      </w:r>
      <w:bookmarkEnd w:id="166"/>
      <w:bookmarkEnd w:id="167"/>
    </w:p>
    <w:p w:rsidRPr="005C6760" w:rsidR="00A16404" w:rsidP="00A16404" w:rsidRDefault="00A16404" w14:paraId="1A124058" w14:textId="77777777">
      <w:pPr>
        <w:rPr>
          <w:lang w:val="es-ES" w:eastAsia="en-US"/>
        </w:rPr>
      </w:pPr>
      <w:r w:rsidRPr="005C6760">
        <w:rPr>
          <w:lang w:val="es-ES" w:eastAsia="en-US"/>
        </w:rPr>
        <w:t xml:space="preserve">Este bloque se constituye por la información de familiares (beneficiarios) del empleado. Se enviarán aquellos familiares o dependientes cuyo </w:t>
      </w:r>
      <w:r w:rsidRPr="005C6760">
        <w:rPr>
          <w:i/>
          <w:iCs/>
          <w:lang w:val="es-ES" w:eastAsia="en-US"/>
        </w:rPr>
        <w:t>tipo de dependiente</w:t>
      </w:r>
      <w:r w:rsidRPr="005C6760">
        <w:rPr>
          <w:lang w:val="es-ES" w:eastAsia="en-US"/>
        </w:rPr>
        <w:t xml:space="preserve"> (grado de parentesco) sea hijo o cónyuge, </w:t>
      </w:r>
    </w:p>
    <w:p w:rsidRPr="005C6760" w:rsidR="00A16404" w:rsidP="00A16404" w:rsidRDefault="00A16404" w14:paraId="493B31E8" w14:textId="77777777">
      <w:pPr>
        <w:rPr>
          <w:lang w:val="es-ES" w:eastAsia="en-US"/>
        </w:rPr>
      </w:pPr>
      <w:r w:rsidRPr="005C6760">
        <w:rPr>
          <w:lang w:val="es-ES" w:eastAsia="en-US"/>
        </w:rPr>
        <w:t>Los campos que compondrán la consulta correspondiente son los siguientes:</w:t>
      </w:r>
    </w:p>
    <w:p w:rsidRPr="005C6760" w:rsidR="00A16404" w:rsidP="00A16404" w:rsidRDefault="00A16404" w14:paraId="7EF6651F" w14:textId="77777777">
      <w:pPr>
        <w:rPr>
          <w:lang w:val="es-ES" w:eastAsia="en-US"/>
        </w:rPr>
      </w:pPr>
    </w:p>
    <w:tbl>
      <w:tblPr>
        <w:tblStyle w:val="Tablaconcuadrcula4-nfasis2"/>
        <w:tblW w:w="0" w:type="auto"/>
        <w:tblLook w:val="04A0" w:firstRow="1" w:lastRow="0" w:firstColumn="1" w:lastColumn="0" w:noHBand="0" w:noVBand="1"/>
      </w:tblPr>
      <w:tblGrid>
        <w:gridCol w:w="1947"/>
        <w:gridCol w:w="2995"/>
        <w:gridCol w:w="4687"/>
      </w:tblGrid>
      <w:tr w:rsidRPr="005C6760" w:rsidR="00A16404" w:rsidTr="0087559F" w14:paraId="1244C2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4D926047"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995" w:type="dxa"/>
          </w:tcPr>
          <w:p w:rsidRPr="005C6760" w:rsidR="00A16404" w:rsidP="0087559F" w:rsidRDefault="00A16404" w14:paraId="0384741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687" w:type="dxa"/>
          </w:tcPr>
          <w:p w:rsidRPr="005C6760" w:rsidR="00A16404" w:rsidP="0087559F" w:rsidRDefault="00A16404" w14:paraId="0B673AB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0951DB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72DD9C97"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995" w:type="dxa"/>
          </w:tcPr>
          <w:p w:rsidRPr="005C6760" w:rsidR="00A16404" w:rsidP="0087559F" w:rsidRDefault="00A16404" w14:paraId="3ACD50A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687" w:type="dxa"/>
          </w:tcPr>
          <w:p w:rsidRPr="005C6760" w:rsidR="00A16404" w:rsidP="0087559F" w:rsidRDefault="00A16404" w14:paraId="719C03F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014000</w:t>
            </w:r>
          </w:p>
        </w:tc>
      </w:tr>
      <w:tr w:rsidRPr="001E4625" w:rsidR="00A16404" w:rsidTr="0087559F" w14:paraId="1829A970" w14:textId="77777777">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2455E8AB"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995" w:type="dxa"/>
            <w:vAlign w:val="center"/>
          </w:tcPr>
          <w:p w:rsidRPr="005C6760" w:rsidR="00A16404" w:rsidP="0087559F" w:rsidRDefault="00A16404" w14:paraId="0ECBB29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687" w:type="dxa"/>
          </w:tcPr>
          <w:p w:rsidRPr="005C6760" w:rsidR="00A16404" w:rsidP="0087559F" w:rsidRDefault="00A16404" w14:paraId="378F868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6880F9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1155FBD7"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995" w:type="dxa"/>
          </w:tcPr>
          <w:p w:rsidRPr="005C6760" w:rsidR="00A16404" w:rsidP="0087559F" w:rsidRDefault="0065074D" w14:paraId="2AAB2BE4" w14:textId="3D4AF2B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687" w:type="dxa"/>
          </w:tcPr>
          <w:p w:rsidRPr="005C6760" w:rsidR="00A16404" w:rsidP="0087559F" w:rsidRDefault="00A16404" w14:paraId="03BF99E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77441479" w14:textId="77777777">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36F4875A" w14:textId="77777777">
            <w:pPr>
              <w:rPr>
                <w:rFonts w:ascii="Arial" w:hAnsi="Arial" w:cs="Arial"/>
                <w:b w:val="0"/>
                <w:bCs w:val="0"/>
                <w:sz w:val="18"/>
                <w:szCs w:val="18"/>
                <w:highlight w:val="yellow"/>
                <w:lang w:val="fr-FR" w:eastAsia="es-ES"/>
              </w:rPr>
            </w:pPr>
            <w:proofErr w:type="spellStart"/>
            <w:r w:rsidRPr="0074267B">
              <w:rPr>
                <w:b w:val="0"/>
                <w:bCs w:val="0"/>
                <w:sz w:val="18"/>
                <w:szCs w:val="18"/>
                <w:lang w:val="fr-FR"/>
              </w:rPr>
              <w:t>Dependent</w:t>
            </w:r>
            <w:proofErr w:type="spellEnd"/>
            <w:r w:rsidRPr="0074267B">
              <w:rPr>
                <w:b w:val="0"/>
                <w:bCs w:val="0"/>
                <w:sz w:val="18"/>
                <w:szCs w:val="18"/>
                <w:lang w:val="fr-FR"/>
              </w:rPr>
              <w:t xml:space="preserve"> ID / Matricule de la personne à charge (Char 2)</w:t>
            </w:r>
          </w:p>
        </w:tc>
        <w:tc>
          <w:tcPr>
            <w:tcW w:w="2995" w:type="dxa"/>
          </w:tcPr>
          <w:p w:rsidRPr="005C6760" w:rsidR="00A16404" w:rsidP="0087559F" w:rsidRDefault="00A16404" w14:paraId="5DF94B94"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rFonts w:cs="Arial"/>
                <w:sz w:val="18"/>
                <w:szCs w:val="18"/>
                <w:lang w:val="es-ES"/>
              </w:rPr>
              <w:t>Dependientes \ Número secuencia</w:t>
            </w:r>
          </w:p>
        </w:tc>
        <w:tc>
          <w:tcPr>
            <w:tcW w:w="4687" w:type="dxa"/>
          </w:tcPr>
          <w:p w:rsidRPr="005C6760" w:rsidR="00A16404" w:rsidP="0087559F" w:rsidRDefault="00A16404" w14:paraId="3FD55C5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 xml:space="preserve">Secuencia </w:t>
            </w:r>
            <w:r>
              <w:rPr>
                <w:sz w:val="18"/>
                <w:szCs w:val="18"/>
                <w:lang w:val="es-ES"/>
              </w:rPr>
              <w:t>del f</w:t>
            </w:r>
            <w:r w:rsidRPr="005C6760">
              <w:rPr>
                <w:sz w:val="18"/>
                <w:szCs w:val="18"/>
                <w:lang w:val="es-ES"/>
              </w:rPr>
              <w:t>amiliar</w:t>
            </w:r>
          </w:p>
        </w:tc>
      </w:tr>
      <w:tr w:rsidRPr="001E4625" w:rsidR="00A16404" w:rsidTr="0087559F" w14:paraId="60205B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09D25FDE" w14:textId="77777777">
            <w:pPr>
              <w:rPr>
                <w:b w:val="0"/>
                <w:bCs w:val="0"/>
                <w:sz w:val="18"/>
                <w:szCs w:val="18"/>
                <w:lang w:val="fr-FR"/>
              </w:rPr>
            </w:pPr>
            <w:r w:rsidRPr="0074267B">
              <w:rPr>
                <w:b w:val="0"/>
                <w:bCs w:val="0"/>
                <w:sz w:val="18"/>
                <w:szCs w:val="18"/>
                <w:lang w:val="fr-FR"/>
              </w:rPr>
              <w:t>Birth date / Date de naissance (Date 10)</w:t>
            </w:r>
          </w:p>
        </w:tc>
        <w:tc>
          <w:tcPr>
            <w:tcW w:w="2995" w:type="dxa"/>
          </w:tcPr>
          <w:p w:rsidRPr="005C6760" w:rsidR="00A16404" w:rsidP="0087559F" w:rsidRDefault="00A16404" w14:paraId="66B48F8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Dependientes\Persona\Fecha de Nacimiento</w:t>
            </w:r>
          </w:p>
        </w:tc>
        <w:tc>
          <w:tcPr>
            <w:tcW w:w="4687" w:type="dxa"/>
          </w:tcPr>
          <w:p w:rsidRPr="005C6760" w:rsidR="00A16404" w:rsidP="0087559F" w:rsidRDefault="00A16404" w14:paraId="37F2291F"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1E4625" w:rsidR="00A16404" w:rsidTr="0087559F" w14:paraId="15293863" w14:textId="77777777">
        <w:tc>
          <w:tcPr>
            <w:cnfStyle w:val="001000000000" w:firstRow="0" w:lastRow="0" w:firstColumn="1" w:lastColumn="0" w:oddVBand="0" w:evenVBand="0" w:oddHBand="0" w:evenHBand="0" w:firstRowFirstColumn="0" w:firstRowLastColumn="0" w:lastRowFirstColumn="0" w:lastRowLastColumn="0"/>
            <w:tcW w:w="1947" w:type="dxa"/>
          </w:tcPr>
          <w:p w:rsidRPr="00886FA9" w:rsidR="00A16404" w:rsidP="0087559F" w:rsidRDefault="00A16404" w14:paraId="5459DA60" w14:textId="77777777">
            <w:pPr>
              <w:rPr>
                <w:b w:val="0"/>
                <w:bCs w:val="0"/>
                <w:sz w:val="18"/>
                <w:szCs w:val="18"/>
                <w:rPrChange w:author="Diana-Maria Sanchez Gutierrez" w:date="2021-09-14T17:01:00Z" w:id="168">
                  <w:rPr>
                    <w:b w:val="0"/>
                    <w:bCs w:val="0"/>
                    <w:sz w:val="18"/>
                    <w:szCs w:val="18"/>
                    <w:lang w:val="es-ES"/>
                  </w:rPr>
                </w:rPrChange>
              </w:rPr>
            </w:pPr>
            <w:r w:rsidRPr="00886FA9">
              <w:rPr>
                <w:sz w:val="18"/>
                <w:szCs w:val="18"/>
                <w:rPrChange w:author="Diana-Maria Sanchez Gutierrez" w:date="2021-09-14T17:01:00Z" w:id="169">
                  <w:rPr>
                    <w:sz w:val="18"/>
                    <w:szCs w:val="18"/>
                    <w:lang w:val="es-ES"/>
                  </w:rPr>
                </w:rPrChange>
              </w:rPr>
              <w:t>Dependent birth country / Pays de naissance (Char 3)</w:t>
            </w:r>
          </w:p>
        </w:tc>
        <w:tc>
          <w:tcPr>
            <w:tcW w:w="2995" w:type="dxa"/>
          </w:tcPr>
          <w:p w:rsidRPr="005C6760" w:rsidR="00A16404" w:rsidP="0087559F" w:rsidRDefault="00A16404" w14:paraId="161B883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Dependientes\Persona\País de Nacimiento</w:t>
            </w:r>
          </w:p>
        </w:tc>
        <w:tc>
          <w:tcPr>
            <w:tcW w:w="4687" w:type="dxa"/>
          </w:tcPr>
          <w:p w:rsidRPr="005C6760" w:rsidR="00A16404" w:rsidP="0087559F" w:rsidRDefault="00A16404" w14:paraId="3944882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Se aplica la transcodificación a alpha-3</w:t>
            </w:r>
          </w:p>
        </w:tc>
      </w:tr>
      <w:tr w:rsidRPr="001E4625" w:rsidR="00A16404" w:rsidTr="0087559F" w14:paraId="6F17BC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6964E21D" w14:textId="77777777">
            <w:pPr>
              <w:rPr>
                <w:b w:val="0"/>
                <w:bCs w:val="0"/>
                <w:sz w:val="18"/>
                <w:szCs w:val="18"/>
                <w:lang w:val="fr-FR"/>
              </w:rPr>
            </w:pPr>
            <w:proofErr w:type="spellStart"/>
            <w:r w:rsidRPr="0074267B">
              <w:rPr>
                <w:b w:val="0"/>
                <w:bCs w:val="0"/>
                <w:sz w:val="18"/>
                <w:szCs w:val="18"/>
                <w:lang w:val="fr-FR"/>
              </w:rPr>
              <w:t>Dependent</w:t>
            </w:r>
            <w:proofErr w:type="spellEnd"/>
            <w:r w:rsidRPr="0074267B">
              <w:rPr>
                <w:b w:val="0"/>
                <w:bCs w:val="0"/>
                <w:sz w:val="18"/>
                <w:szCs w:val="18"/>
                <w:lang w:val="fr-FR"/>
              </w:rPr>
              <w:t xml:space="preserve"> Birth Location / Lieu de naissance (Char 30)</w:t>
            </w:r>
          </w:p>
        </w:tc>
        <w:tc>
          <w:tcPr>
            <w:tcW w:w="2995" w:type="dxa"/>
          </w:tcPr>
          <w:p w:rsidRPr="005C6760" w:rsidR="00A16404" w:rsidP="0087559F" w:rsidRDefault="00A16404" w14:paraId="5E435C8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Dependientes\Persona\Subdivisión geográfica</w:t>
            </w:r>
          </w:p>
        </w:tc>
        <w:tc>
          <w:tcPr>
            <w:tcW w:w="4687" w:type="dxa"/>
          </w:tcPr>
          <w:p w:rsidRPr="005C6760" w:rsidR="00A16404" w:rsidP="0087559F" w:rsidRDefault="00A16404" w14:paraId="5942B49C"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Nombre de la localidad de Nacimiento del familiar</w:t>
            </w:r>
          </w:p>
        </w:tc>
      </w:tr>
      <w:tr w:rsidRPr="001E4625" w:rsidR="00A16404" w:rsidTr="0087559F" w14:paraId="15D87EEF" w14:textId="77777777">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7CAC6545" w14:textId="77777777">
            <w:pPr>
              <w:rPr>
                <w:b w:val="0"/>
                <w:bCs w:val="0"/>
                <w:sz w:val="18"/>
                <w:szCs w:val="18"/>
                <w:lang w:val="fr-FR"/>
              </w:rPr>
            </w:pPr>
            <w:proofErr w:type="spellStart"/>
            <w:r w:rsidRPr="0074267B">
              <w:rPr>
                <w:b w:val="0"/>
                <w:bCs w:val="0"/>
                <w:sz w:val="18"/>
                <w:szCs w:val="18"/>
                <w:lang w:val="fr-FR"/>
              </w:rPr>
              <w:t>Dependent</w:t>
            </w:r>
            <w:proofErr w:type="spellEnd"/>
            <w:r w:rsidRPr="0074267B">
              <w:rPr>
                <w:b w:val="0"/>
                <w:bCs w:val="0"/>
                <w:sz w:val="18"/>
                <w:szCs w:val="18"/>
                <w:lang w:val="fr-FR"/>
              </w:rPr>
              <w:t xml:space="preserve"> Birth State / Département de naissance (Char 6</w:t>
            </w:r>
          </w:p>
        </w:tc>
        <w:tc>
          <w:tcPr>
            <w:tcW w:w="2995" w:type="dxa"/>
          </w:tcPr>
          <w:p w:rsidRPr="005C6760" w:rsidR="00A16404" w:rsidP="0087559F" w:rsidRDefault="00A16404" w14:paraId="7CB600C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Dependientes\Persona\Subdivisión geográfica</w:t>
            </w:r>
          </w:p>
        </w:tc>
        <w:tc>
          <w:tcPr>
            <w:tcW w:w="4687" w:type="dxa"/>
          </w:tcPr>
          <w:p w:rsidRPr="005C6760" w:rsidR="00A16404" w:rsidP="0087559F" w:rsidRDefault="00A16404" w14:paraId="6D489DBE"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Provincia de nacimiento del familiar (solo para empleados de España)</w:t>
            </w:r>
          </w:p>
        </w:tc>
      </w:tr>
      <w:tr w:rsidRPr="005C6760" w:rsidR="00A16404" w:rsidTr="0087559F" w14:paraId="466342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886FA9" w:rsidR="00A16404" w:rsidP="0087559F" w:rsidRDefault="00A16404" w14:paraId="2D8A4282" w14:textId="77777777">
            <w:pPr>
              <w:rPr>
                <w:b w:val="0"/>
                <w:bCs w:val="0"/>
                <w:sz w:val="18"/>
                <w:szCs w:val="18"/>
                <w:rPrChange w:author="Diana-Maria Sanchez Gutierrez" w:date="2021-09-14T17:01:00Z" w:id="170">
                  <w:rPr>
                    <w:b w:val="0"/>
                    <w:bCs w:val="0"/>
                    <w:sz w:val="18"/>
                    <w:szCs w:val="18"/>
                    <w:lang w:val="es-ES"/>
                  </w:rPr>
                </w:rPrChange>
              </w:rPr>
            </w:pPr>
            <w:r w:rsidRPr="00886FA9">
              <w:rPr>
                <w:sz w:val="18"/>
                <w:szCs w:val="18"/>
                <w:rPrChange w:author="Diana-Maria Sanchez Gutierrez" w:date="2021-09-14T17:01:00Z" w:id="171">
                  <w:rPr>
                    <w:sz w:val="18"/>
                    <w:szCs w:val="18"/>
                    <w:lang w:val="es-ES"/>
                  </w:rPr>
                </w:rPrChange>
              </w:rPr>
              <w:t xml:space="preserve">Date of Death / Date de </w:t>
            </w:r>
            <w:proofErr w:type="spellStart"/>
            <w:r w:rsidRPr="00886FA9">
              <w:rPr>
                <w:sz w:val="18"/>
                <w:szCs w:val="18"/>
                <w:rPrChange w:author="Diana-Maria Sanchez Gutierrez" w:date="2021-09-14T17:01:00Z" w:id="172">
                  <w:rPr>
                    <w:sz w:val="18"/>
                    <w:szCs w:val="18"/>
                    <w:lang w:val="es-ES"/>
                  </w:rPr>
                </w:rPrChange>
              </w:rPr>
              <w:t>décès</w:t>
            </w:r>
            <w:proofErr w:type="spellEnd"/>
            <w:r w:rsidRPr="00886FA9">
              <w:rPr>
                <w:sz w:val="18"/>
                <w:szCs w:val="18"/>
                <w:rPrChange w:author="Diana-Maria Sanchez Gutierrez" w:date="2021-09-14T17:01:00Z" w:id="173">
                  <w:rPr>
                    <w:sz w:val="18"/>
                    <w:szCs w:val="18"/>
                    <w:lang w:val="es-ES"/>
                  </w:rPr>
                </w:rPrChange>
              </w:rPr>
              <w:t xml:space="preserve"> (Date 10)</w:t>
            </w:r>
          </w:p>
        </w:tc>
        <w:tc>
          <w:tcPr>
            <w:tcW w:w="2995" w:type="dxa"/>
          </w:tcPr>
          <w:p w:rsidRPr="005C6760" w:rsidR="00A16404" w:rsidP="0087559F" w:rsidRDefault="00A16404" w14:paraId="2C264B1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687" w:type="dxa"/>
          </w:tcPr>
          <w:p w:rsidRPr="005C6760" w:rsidR="00A16404" w:rsidP="0087559F" w:rsidRDefault="00A16404" w14:paraId="541BB7B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5C6760" w:rsidR="00A16404" w:rsidTr="0087559F" w14:paraId="4057C8B8" w14:textId="77777777">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68E8742F" w14:textId="77777777">
            <w:pPr>
              <w:rPr>
                <w:b w:val="0"/>
                <w:bCs w:val="0"/>
                <w:sz w:val="18"/>
                <w:szCs w:val="18"/>
                <w:lang w:val="fr-FR"/>
              </w:rPr>
            </w:pPr>
            <w:r w:rsidRPr="0074267B">
              <w:rPr>
                <w:b w:val="0"/>
                <w:bCs w:val="0"/>
                <w:sz w:val="18"/>
                <w:szCs w:val="18"/>
                <w:lang w:val="fr-FR"/>
              </w:rPr>
              <w:t>Format Type / Type de Format (Char 3)</w:t>
            </w:r>
          </w:p>
        </w:tc>
        <w:tc>
          <w:tcPr>
            <w:tcW w:w="2995" w:type="dxa"/>
          </w:tcPr>
          <w:p w:rsidRPr="005C6760" w:rsidR="00A16404" w:rsidP="0087559F" w:rsidRDefault="00A16404" w14:paraId="38BE1C0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cs="Arial"/>
                <w:sz w:val="18"/>
                <w:szCs w:val="18"/>
                <w:lang w:val="es-ES"/>
              </w:rPr>
              <w:t>Literal (valor por defecto)</w:t>
            </w:r>
          </w:p>
        </w:tc>
        <w:tc>
          <w:tcPr>
            <w:tcW w:w="4687" w:type="dxa"/>
          </w:tcPr>
          <w:p w:rsidRPr="005C6760" w:rsidR="00A16404" w:rsidP="0087559F" w:rsidRDefault="00A16404" w14:paraId="7045C9B3"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Por defecto GRP</w:t>
            </w:r>
          </w:p>
        </w:tc>
      </w:tr>
      <w:tr w:rsidRPr="001E4625" w:rsidR="00A16404" w:rsidTr="0087559F" w14:paraId="50DD85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02BC1BE1" w14:textId="77777777">
            <w:pPr>
              <w:rPr>
                <w:b w:val="0"/>
                <w:bCs w:val="0"/>
                <w:sz w:val="18"/>
                <w:szCs w:val="18"/>
                <w:lang w:val="es-ES"/>
              </w:rPr>
            </w:pPr>
            <w:proofErr w:type="spellStart"/>
            <w:r w:rsidRPr="005C6760">
              <w:rPr>
                <w:b w:val="0"/>
                <w:bCs w:val="0"/>
                <w:sz w:val="18"/>
                <w:szCs w:val="18"/>
                <w:lang w:val="es-ES"/>
              </w:rPr>
              <w:t>Prefix</w:t>
            </w:r>
            <w:proofErr w:type="spellEnd"/>
            <w:r w:rsidRPr="005C6760">
              <w:rPr>
                <w:b w:val="0"/>
                <w:bCs w:val="0"/>
                <w:sz w:val="18"/>
                <w:szCs w:val="18"/>
                <w:lang w:val="es-ES"/>
              </w:rPr>
              <w:t xml:space="preserve"> / </w:t>
            </w:r>
            <w:proofErr w:type="spellStart"/>
            <w:r w:rsidRPr="005C6760">
              <w:rPr>
                <w:b w:val="0"/>
                <w:bCs w:val="0"/>
                <w:sz w:val="18"/>
                <w:szCs w:val="18"/>
                <w:lang w:val="es-ES"/>
              </w:rPr>
              <w:t>Préfixe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4)</w:t>
            </w:r>
          </w:p>
        </w:tc>
        <w:tc>
          <w:tcPr>
            <w:tcW w:w="2995" w:type="dxa"/>
          </w:tcPr>
          <w:p w:rsidRPr="005C6760" w:rsidR="00A16404" w:rsidP="0087559F" w:rsidRDefault="00A16404" w14:paraId="058642D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 Campo calculado</w:t>
            </w:r>
          </w:p>
        </w:tc>
        <w:tc>
          <w:tcPr>
            <w:tcW w:w="4687" w:type="dxa"/>
          </w:tcPr>
          <w:p w:rsidRPr="005C6760" w:rsidR="00A16404" w:rsidP="0087559F" w:rsidRDefault="00A16404" w14:paraId="0ABEB2C9"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Mr. o Mrs. en función del campo Sexo del familiar.</w:t>
            </w:r>
          </w:p>
        </w:tc>
      </w:tr>
      <w:tr w:rsidRPr="005C6760" w:rsidR="00A16404" w:rsidTr="0087559F" w14:paraId="41F7B1FA" w14:textId="77777777">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5D567A4E" w14:textId="77777777">
            <w:pPr>
              <w:rPr>
                <w:b w:val="0"/>
                <w:bCs w:val="0"/>
                <w:sz w:val="18"/>
                <w:szCs w:val="18"/>
                <w:lang w:val="es-ES"/>
              </w:rPr>
            </w:pPr>
            <w:proofErr w:type="spellStart"/>
            <w:r w:rsidRPr="005C6760">
              <w:rPr>
                <w:b w:val="0"/>
                <w:bCs w:val="0"/>
                <w:sz w:val="18"/>
                <w:szCs w:val="18"/>
                <w:lang w:val="es-ES"/>
              </w:rPr>
              <w:t>First</w:t>
            </w:r>
            <w:proofErr w:type="spellEnd"/>
            <w:r w:rsidRPr="005C6760">
              <w:rPr>
                <w:b w:val="0"/>
                <w:bCs w:val="0"/>
                <w:sz w:val="18"/>
                <w:szCs w:val="18"/>
                <w:lang w:val="es-ES"/>
              </w:rPr>
              <w:t xml:space="preserve"> </w:t>
            </w:r>
            <w:proofErr w:type="spellStart"/>
            <w:r w:rsidRPr="005C6760">
              <w:rPr>
                <w:b w:val="0"/>
                <w:bCs w:val="0"/>
                <w:sz w:val="18"/>
                <w:szCs w:val="18"/>
                <w:lang w:val="es-ES"/>
              </w:rPr>
              <w:t>Name</w:t>
            </w:r>
            <w:proofErr w:type="spellEnd"/>
            <w:r w:rsidRPr="005C6760">
              <w:rPr>
                <w:b w:val="0"/>
                <w:bCs w:val="0"/>
                <w:sz w:val="18"/>
                <w:szCs w:val="18"/>
                <w:lang w:val="es-ES"/>
              </w:rPr>
              <w:t xml:space="preserve"> / </w:t>
            </w:r>
            <w:proofErr w:type="spellStart"/>
            <w:r w:rsidRPr="005C6760">
              <w:rPr>
                <w:b w:val="0"/>
                <w:bCs w:val="0"/>
                <w:sz w:val="18"/>
                <w:szCs w:val="18"/>
                <w:lang w:val="es-ES"/>
              </w:rPr>
              <w:t>Prénom</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995" w:type="dxa"/>
          </w:tcPr>
          <w:p w:rsidRPr="005C6760" w:rsidR="00A16404" w:rsidP="0087559F" w:rsidRDefault="00A16404" w14:paraId="599EE53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Dependientes\Persona\Nombre</w:t>
            </w:r>
          </w:p>
        </w:tc>
        <w:tc>
          <w:tcPr>
            <w:tcW w:w="4687" w:type="dxa"/>
          </w:tcPr>
          <w:p w:rsidRPr="005C6760" w:rsidR="00A16404" w:rsidP="0087559F" w:rsidRDefault="00A16404" w14:paraId="3FCD4C5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Nombre del familiar</w:t>
            </w:r>
          </w:p>
        </w:tc>
      </w:tr>
      <w:tr w:rsidRPr="005C6760" w:rsidR="00A16404" w:rsidTr="0087559F" w14:paraId="6B6AE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56739903" w14:textId="77777777">
            <w:pPr>
              <w:rPr>
                <w:b w:val="0"/>
                <w:bCs w:val="0"/>
                <w:sz w:val="18"/>
                <w:szCs w:val="18"/>
                <w:lang w:val="es-ES"/>
              </w:rPr>
            </w:pPr>
            <w:proofErr w:type="spellStart"/>
            <w:r w:rsidRPr="005C6760">
              <w:rPr>
                <w:b w:val="0"/>
                <w:bCs w:val="0"/>
                <w:sz w:val="18"/>
                <w:szCs w:val="18"/>
                <w:lang w:val="es-ES"/>
              </w:rPr>
              <w:t>Middle</w:t>
            </w:r>
            <w:proofErr w:type="spellEnd"/>
            <w:r w:rsidRPr="005C6760">
              <w:rPr>
                <w:b w:val="0"/>
                <w:bCs w:val="0"/>
                <w:sz w:val="18"/>
                <w:szCs w:val="18"/>
                <w:lang w:val="es-ES"/>
              </w:rPr>
              <w:t xml:space="preserve"> </w:t>
            </w:r>
            <w:proofErr w:type="spellStart"/>
            <w:r w:rsidRPr="005C6760">
              <w:rPr>
                <w:b w:val="0"/>
                <w:bCs w:val="0"/>
                <w:sz w:val="18"/>
                <w:szCs w:val="18"/>
                <w:lang w:val="es-ES"/>
              </w:rPr>
              <w:t>Name</w:t>
            </w:r>
            <w:proofErr w:type="spellEnd"/>
            <w:r w:rsidRPr="005C6760">
              <w:rPr>
                <w:b w:val="0"/>
                <w:bCs w:val="0"/>
                <w:sz w:val="18"/>
                <w:szCs w:val="18"/>
                <w:lang w:val="es-ES"/>
              </w:rPr>
              <w:t xml:space="preserve"> (Date 30)</w:t>
            </w:r>
          </w:p>
        </w:tc>
        <w:tc>
          <w:tcPr>
            <w:tcW w:w="2995" w:type="dxa"/>
          </w:tcPr>
          <w:p w:rsidRPr="005C6760" w:rsidR="00A16404" w:rsidP="0087559F" w:rsidRDefault="00A16404" w14:paraId="2BC1F61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687" w:type="dxa"/>
          </w:tcPr>
          <w:p w:rsidRPr="005C6760" w:rsidR="00A16404" w:rsidP="0087559F" w:rsidRDefault="00A16404" w14:paraId="4B0A7658"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Vacío</w:t>
            </w:r>
          </w:p>
        </w:tc>
      </w:tr>
      <w:tr w:rsidRPr="001E4625" w:rsidR="00A16404" w:rsidTr="0087559F" w14:paraId="4510ABCC" w14:textId="77777777">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7FD2DBCA" w14:textId="77777777">
            <w:pPr>
              <w:rPr>
                <w:b w:val="0"/>
                <w:bCs w:val="0"/>
                <w:sz w:val="18"/>
                <w:szCs w:val="18"/>
                <w:lang w:val="es-ES"/>
              </w:rPr>
            </w:pPr>
            <w:proofErr w:type="spellStart"/>
            <w:r w:rsidRPr="005C6760">
              <w:rPr>
                <w:b w:val="0"/>
                <w:bCs w:val="0"/>
                <w:sz w:val="18"/>
                <w:szCs w:val="18"/>
                <w:lang w:val="es-ES"/>
              </w:rPr>
              <w:t>Last</w:t>
            </w:r>
            <w:proofErr w:type="spellEnd"/>
            <w:r w:rsidRPr="005C6760">
              <w:rPr>
                <w:b w:val="0"/>
                <w:bCs w:val="0"/>
                <w:sz w:val="18"/>
                <w:szCs w:val="18"/>
                <w:lang w:val="es-ES"/>
              </w:rPr>
              <w:t xml:space="preserve"> </w:t>
            </w:r>
            <w:proofErr w:type="spellStart"/>
            <w:r w:rsidRPr="005C6760">
              <w:rPr>
                <w:b w:val="0"/>
                <w:bCs w:val="0"/>
                <w:sz w:val="18"/>
                <w:szCs w:val="18"/>
                <w:lang w:val="es-ES"/>
              </w:rPr>
              <w:t>Name</w:t>
            </w:r>
            <w:proofErr w:type="spellEnd"/>
            <w:r w:rsidRPr="005C6760">
              <w:rPr>
                <w:b w:val="0"/>
                <w:bCs w:val="0"/>
                <w:sz w:val="18"/>
                <w:szCs w:val="18"/>
                <w:lang w:val="es-ES"/>
              </w:rPr>
              <w:t xml:space="preserve"> / </w:t>
            </w:r>
            <w:proofErr w:type="spellStart"/>
            <w:r w:rsidRPr="005C6760">
              <w:rPr>
                <w:b w:val="0"/>
                <w:bCs w:val="0"/>
                <w:sz w:val="18"/>
                <w:szCs w:val="18"/>
                <w:lang w:val="es-ES"/>
              </w:rPr>
              <w:t>Nom</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995" w:type="dxa"/>
          </w:tcPr>
          <w:p w:rsidRPr="005C6760" w:rsidR="00A16404" w:rsidP="0087559F" w:rsidRDefault="00A16404" w14:paraId="5746D25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Dependientes \ Persona \Primer apellido + Segundo apellido</w:t>
            </w:r>
          </w:p>
        </w:tc>
        <w:tc>
          <w:tcPr>
            <w:tcW w:w="4687" w:type="dxa"/>
          </w:tcPr>
          <w:p w:rsidRPr="005C6760" w:rsidR="00A16404" w:rsidP="0087559F" w:rsidRDefault="00A16404" w14:paraId="5300141E"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5C6760" w:rsidR="00A16404" w:rsidTr="0087559F" w14:paraId="145D69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2B9B9657" w14:textId="77777777">
            <w:pPr>
              <w:rPr>
                <w:b w:val="0"/>
                <w:bCs w:val="0"/>
                <w:sz w:val="18"/>
                <w:szCs w:val="18"/>
                <w:lang w:val="es-ES"/>
              </w:rPr>
            </w:pPr>
            <w:proofErr w:type="spellStart"/>
            <w:r w:rsidRPr="005C6760">
              <w:rPr>
                <w:b w:val="0"/>
                <w:bCs w:val="0"/>
                <w:sz w:val="18"/>
                <w:szCs w:val="18"/>
                <w:lang w:val="es-ES"/>
              </w:rPr>
              <w:t>Suffix</w:t>
            </w:r>
            <w:proofErr w:type="spellEnd"/>
            <w:r w:rsidRPr="005C6760">
              <w:rPr>
                <w:b w:val="0"/>
                <w:bCs w:val="0"/>
                <w:sz w:val="18"/>
                <w:szCs w:val="18"/>
                <w:lang w:val="es-ES"/>
              </w:rPr>
              <w:t xml:space="preserve"> / </w:t>
            </w:r>
            <w:proofErr w:type="spellStart"/>
            <w:r w:rsidRPr="005C6760">
              <w:rPr>
                <w:b w:val="0"/>
                <w:bCs w:val="0"/>
                <w:sz w:val="18"/>
                <w:szCs w:val="18"/>
                <w:lang w:val="es-ES"/>
              </w:rPr>
              <w:t>Suffixe</w:t>
            </w:r>
            <w:proofErr w:type="spellEnd"/>
            <w:r w:rsidRPr="005C6760">
              <w:rPr>
                <w:b w:val="0"/>
                <w:bCs w:val="0"/>
                <w:sz w:val="18"/>
                <w:szCs w:val="18"/>
                <w:lang w:val="es-ES"/>
              </w:rPr>
              <w:t xml:space="preserve"> (Date 15)</w:t>
            </w:r>
          </w:p>
        </w:tc>
        <w:tc>
          <w:tcPr>
            <w:tcW w:w="2995" w:type="dxa"/>
          </w:tcPr>
          <w:p w:rsidRPr="005C6760" w:rsidR="00A16404" w:rsidP="0087559F" w:rsidRDefault="00A16404" w14:paraId="0AE34A4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No aplica</w:t>
            </w:r>
          </w:p>
        </w:tc>
        <w:tc>
          <w:tcPr>
            <w:tcW w:w="4687" w:type="dxa"/>
          </w:tcPr>
          <w:p w:rsidRPr="005C6760" w:rsidR="00A16404" w:rsidP="0087559F" w:rsidRDefault="00A16404" w14:paraId="4CA5EC0C"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Vacío</w:t>
            </w:r>
          </w:p>
        </w:tc>
      </w:tr>
      <w:tr w:rsidRPr="001E4625" w:rsidR="00A16404" w:rsidTr="0087559F" w14:paraId="63623CA6" w14:textId="77777777">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5E98642C" w14:textId="77777777">
            <w:pPr>
              <w:rPr>
                <w:b w:val="0"/>
                <w:bCs w:val="0"/>
                <w:sz w:val="18"/>
                <w:szCs w:val="18"/>
                <w:lang w:val="fr-FR"/>
              </w:rPr>
            </w:pPr>
            <w:r w:rsidRPr="0074267B">
              <w:rPr>
                <w:b w:val="0"/>
                <w:bCs w:val="0"/>
                <w:sz w:val="18"/>
                <w:szCs w:val="18"/>
                <w:lang w:val="fr-FR"/>
              </w:rPr>
              <w:t xml:space="preserve">Relationship to </w:t>
            </w:r>
            <w:proofErr w:type="spellStart"/>
            <w:r w:rsidRPr="0074267B">
              <w:rPr>
                <w:b w:val="0"/>
                <w:bCs w:val="0"/>
                <w:sz w:val="18"/>
                <w:szCs w:val="18"/>
                <w:lang w:val="fr-FR"/>
              </w:rPr>
              <w:t>employee</w:t>
            </w:r>
            <w:proofErr w:type="spellEnd"/>
            <w:r w:rsidRPr="0074267B">
              <w:rPr>
                <w:b w:val="0"/>
                <w:bCs w:val="0"/>
                <w:sz w:val="18"/>
                <w:szCs w:val="18"/>
                <w:lang w:val="fr-FR"/>
              </w:rPr>
              <w:t xml:space="preserve"> / Lien de parenté avec le salarié (char 2)</w:t>
            </w:r>
          </w:p>
        </w:tc>
        <w:tc>
          <w:tcPr>
            <w:tcW w:w="2995" w:type="dxa"/>
          </w:tcPr>
          <w:p w:rsidRPr="005C6760" w:rsidR="00A16404" w:rsidP="0087559F" w:rsidRDefault="00A16404" w14:paraId="1747C5C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 \ Tipo de dependiente</w:t>
            </w:r>
          </w:p>
        </w:tc>
        <w:tc>
          <w:tcPr>
            <w:tcW w:w="4687" w:type="dxa"/>
          </w:tcPr>
          <w:p w:rsidRPr="005C6760" w:rsidR="00A16404" w:rsidP="0087559F" w:rsidRDefault="00A16404" w14:paraId="377A2174"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Se aplica transcodificación a la table de grados de parentesco</w:t>
            </w:r>
          </w:p>
        </w:tc>
      </w:tr>
      <w:tr w:rsidRPr="005C6760" w:rsidR="00A16404" w:rsidTr="0087559F" w14:paraId="321B09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74267B" w:rsidR="00A16404" w:rsidP="0087559F" w:rsidRDefault="00A16404" w14:paraId="4ABDA085" w14:textId="77777777">
            <w:pPr>
              <w:rPr>
                <w:b w:val="0"/>
                <w:bCs w:val="0"/>
                <w:sz w:val="18"/>
                <w:szCs w:val="18"/>
                <w:lang w:val="fr-FR"/>
              </w:rPr>
            </w:pPr>
            <w:proofErr w:type="spellStart"/>
            <w:r w:rsidRPr="0074267B">
              <w:rPr>
                <w:b w:val="0"/>
                <w:bCs w:val="0"/>
                <w:sz w:val="18"/>
                <w:szCs w:val="18"/>
                <w:lang w:val="fr-FR"/>
              </w:rPr>
              <w:t>Dependent</w:t>
            </w:r>
            <w:proofErr w:type="spellEnd"/>
            <w:r w:rsidRPr="0074267B">
              <w:rPr>
                <w:b w:val="0"/>
                <w:bCs w:val="0"/>
                <w:sz w:val="18"/>
                <w:szCs w:val="18"/>
                <w:lang w:val="fr-FR"/>
              </w:rPr>
              <w:t xml:space="preserve"> </w:t>
            </w:r>
            <w:proofErr w:type="spellStart"/>
            <w:r w:rsidRPr="0074267B">
              <w:rPr>
                <w:b w:val="0"/>
                <w:bCs w:val="0"/>
                <w:sz w:val="18"/>
                <w:szCs w:val="18"/>
                <w:lang w:val="fr-FR"/>
              </w:rPr>
              <w:t>Beneficiary</w:t>
            </w:r>
            <w:proofErr w:type="spellEnd"/>
            <w:r w:rsidRPr="0074267B">
              <w:rPr>
                <w:b w:val="0"/>
                <w:bCs w:val="0"/>
                <w:sz w:val="18"/>
                <w:szCs w:val="18"/>
                <w:lang w:val="fr-FR"/>
              </w:rPr>
              <w:t xml:space="preserve"> Type / Type de personne à charge (Char 1)</w:t>
            </w:r>
          </w:p>
        </w:tc>
        <w:tc>
          <w:tcPr>
            <w:tcW w:w="2995" w:type="dxa"/>
          </w:tcPr>
          <w:p w:rsidRPr="005C6760" w:rsidR="00A16404" w:rsidP="0087559F" w:rsidRDefault="00A16404" w14:paraId="67C3DD97"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Literal (valor por defecto)</w:t>
            </w:r>
          </w:p>
        </w:tc>
        <w:tc>
          <w:tcPr>
            <w:tcW w:w="4687" w:type="dxa"/>
          </w:tcPr>
          <w:p w:rsidRPr="005C6760" w:rsidR="00A16404" w:rsidP="0087559F" w:rsidRDefault="00A16404" w14:paraId="6018CA70"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A</w:t>
            </w:r>
          </w:p>
        </w:tc>
      </w:tr>
      <w:tr w:rsidRPr="001E4625" w:rsidR="00A16404" w:rsidTr="0087559F" w14:paraId="2CEF5E60" w14:textId="77777777">
        <w:tc>
          <w:tcPr>
            <w:cnfStyle w:val="001000000000" w:firstRow="0" w:lastRow="0" w:firstColumn="1" w:lastColumn="0" w:oddVBand="0" w:evenVBand="0" w:oddHBand="0" w:evenHBand="0" w:firstRowFirstColumn="0" w:firstRowLastColumn="0" w:lastRowFirstColumn="0" w:lastRowLastColumn="0"/>
            <w:tcW w:w="1947" w:type="dxa"/>
          </w:tcPr>
          <w:p w:rsidRPr="005C6760" w:rsidR="00A16404" w:rsidP="0087559F" w:rsidRDefault="00A16404" w14:paraId="524FD7CA" w14:textId="77777777">
            <w:pPr>
              <w:rPr>
                <w:b w:val="0"/>
                <w:bCs w:val="0"/>
                <w:sz w:val="18"/>
                <w:szCs w:val="18"/>
                <w:lang w:val="es-ES"/>
              </w:rPr>
            </w:pPr>
            <w:proofErr w:type="spellStart"/>
            <w:r w:rsidRPr="005C6760">
              <w:rPr>
                <w:b w:val="0"/>
                <w:bCs w:val="0"/>
                <w:sz w:val="18"/>
                <w:szCs w:val="18"/>
                <w:lang w:val="es-ES"/>
              </w:rPr>
              <w:t>Gender</w:t>
            </w:r>
            <w:proofErr w:type="spellEnd"/>
            <w:r w:rsidRPr="005C6760">
              <w:rPr>
                <w:b w:val="0"/>
                <w:bCs w:val="0"/>
                <w:sz w:val="18"/>
                <w:szCs w:val="18"/>
                <w:lang w:val="es-ES"/>
              </w:rPr>
              <w:t xml:space="preserve"> / Sexe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995" w:type="dxa"/>
          </w:tcPr>
          <w:p w:rsidRPr="005C6760" w:rsidR="00A16404" w:rsidP="0087559F" w:rsidRDefault="00A16404" w14:paraId="5C165053"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Dependientes \ Persona \Sexo</w:t>
            </w:r>
          </w:p>
        </w:tc>
        <w:tc>
          <w:tcPr>
            <w:tcW w:w="4687" w:type="dxa"/>
          </w:tcPr>
          <w:p w:rsidRPr="005C6760" w:rsidR="00A16404" w:rsidP="0087559F" w:rsidRDefault="00A16404" w14:paraId="5F14683A"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 xml:space="preserve">Sexo del familiar. </w:t>
            </w:r>
            <w:proofErr w:type="spellStart"/>
            <w:r w:rsidRPr="005C6760">
              <w:rPr>
                <w:sz w:val="18"/>
                <w:szCs w:val="18"/>
                <w:lang w:val="es-ES"/>
              </w:rPr>
              <w:t>Tra</w:t>
            </w:r>
            <w:r>
              <w:rPr>
                <w:sz w:val="18"/>
                <w:szCs w:val="18"/>
                <w:lang w:val="es-ES"/>
              </w:rPr>
              <w:t>n</w:t>
            </w:r>
            <w:r w:rsidRPr="005C6760">
              <w:rPr>
                <w:sz w:val="18"/>
                <w:szCs w:val="18"/>
                <w:lang w:val="es-ES"/>
              </w:rPr>
              <w:t>scodificado</w:t>
            </w:r>
            <w:proofErr w:type="spellEnd"/>
            <w:r w:rsidRPr="005C6760">
              <w:rPr>
                <w:sz w:val="18"/>
                <w:szCs w:val="18"/>
                <w:lang w:val="es-ES"/>
              </w:rPr>
              <w:t xml:space="preserve"> a ‘M’, ‘F’</w:t>
            </w:r>
          </w:p>
        </w:tc>
      </w:tr>
      <w:tr w:rsidRPr="001E4625" w:rsidR="00A16404" w:rsidTr="0087559F" w14:paraId="39D935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68581C" w:rsidR="00A16404" w:rsidP="0087559F" w:rsidRDefault="00A16404" w14:paraId="76045287" w14:textId="77777777">
            <w:pPr>
              <w:rPr>
                <w:b w:val="0"/>
                <w:bCs w:val="0"/>
                <w:sz w:val="18"/>
                <w:szCs w:val="18"/>
                <w:lang w:val="fr-FR"/>
              </w:rPr>
            </w:pPr>
            <w:r w:rsidRPr="0068581C">
              <w:rPr>
                <w:b w:val="0"/>
                <w:bCs w:val="0"/>
                <w:sz w:val="18"/>
                <w:szCs w:val="18"/>
                <w:lang w:val="fr-FR"/>
              </w:rPr>
              <w:t xml:space="preserve">Marital </w:t>
            </w:r>
            <w:proofErr w:type="spellStart"/>
            <w:r w:rsidRPr="0068581C">
              <w:rPr>
                <w:b w:val="0"/>
                <w:bCs w:val="0"/>
                <w:sz w:val="18"/>
                <w:szCs w:val="18"/>
                <w:lang w:val="fr-FR"/>
              </w:rPr>
              <w:t>Status</w:t>
            </w:r>
            <w:proofErr w:type="spellEnd"/>
            <w:r w:rsidRPr="0068581C">
              <w:rPr>
                <w:b w:val="0"/>
                <w:bCs w:val="0"/>
                <w:sz w:val="18"/>
                <w:szCs w:val="18"/>
                <w:lang w:val="fr-FR"/>
              </w:rPr>
              <w:t xml:space="preserve"> / Situation Familiale (Char 1)</w:t>
            </w:r>
          </w:p>
        </w:tc>
        <w:tc>
          <w:tcPr>
            <w:tcW w:w="2995" w:type="dxa"/>
          </w:tcPr>
          <w:p w:rsidRPr="005C6760" w:rsidR="00A16404" w:rsidP="0087559F" w:rsidRDefault="00A16404" w14:paraId="1EDEF41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Dependientes\Persona\Estado Civil\ID Estado civil</w:t>
            </w:r>
          </w:p>
        </w:tc>
        <w:tc>
          <w:tcPr>
            <w:tcW w:w="4687" w:type="dxa"/>
          </w:tcPr>
          <w:p w:rsidRPr="005C6760" w:rsidR="00A16404" w:rsidP="0087559F" w:rsidRDefault="00A16404" w14:paraId="6A46D152"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 xml:space="preserve">Estado civil del familiar, </w:t>
            </w:r>
            <w:proofErr w:type="spellStart"/>
            <w:r w:rsidRPr="005C6760">
              <w:rPr>
                <w:sz w:val="18"/>
                <w:szCs w:val="18"/>
                <w:lang w:val="es-ES"/>
              </w:rPr>
              <w:t>tra</w:t>
            </w:r>
            <w:r>
              <w:rPr>
                <w:sz w:val="18"/>
                <w:szCs w:val="18"/>
                <w:lang w:val="es-ES"/>
              </w:rPr>
              <w:t>n</w:t>
            </w:r>
            <w:r w:rsidRPr="005C6760">
              <w:rPr>
                <w:sz w:val="18"/>
                <w:szCs w:val="18"/>
                <w:lang w:val="es-ES"/>
              </w:rPr>
              <w:t>scodificado</w:t>
            </w:r>
            <w:proofErr w:type="spellEnd"/>
            <w:r w:rsidRPr="005C6760">
              <w:rPr>
                <w:sz w:val="18"/>
                <w:szCs w:val="18"/>
                <w:lang w:val="es-ES"/>
              </w:rPr>
              <w:t>.</w:t>
            </w:r>
          </w:p>
        </w:tc>
      </w:tr>
      <w:tr w:rsidRPr="001E4625" w:rsidR="00BD22DC" w:rsidTr="0087559F" w14:paraId="75B0ABF9" w14:textId="77777777">
        <w:tc>
          <w:tcPr>
            <w:cnfStyle w:val="001000000000" w:firstRow="0" w:lastRow="0" w:firstColumn="1" w:lastColumn="0" w:oddVBand="0" w:evenVBand="0" w:oddHBand="0" w:evenHBand="0" w:firstRowFirstColumn="0" w:firstRowLastColumn="0" w:lastRowFirstColumn="0" w:lastRowLastColumn="0"/>
            <w:tcW w:w="1947" w:type="dxa"/>
          </w:tcPr>
          <w:p w:rsidRPr="00BD22DC" w:rsidR="00BD22DC" w:rsidP="0087559F" w:rsidRDefault="00BD22DC" w14:paraId="5F0B12BF" w14:textId="6F95C8E6">
            <w:pPr>
              <w:rPr>
                <w:b w:val="0"/>
                <w:bCs w:val="0"/>
                <w:sz w:val="18"/>
                <w:szCs w:val="18"/>
                <w:lang w:val="fr-FR"/>
              </w:rPr>
            </w:pPr>
            <w:proofErr w:type="spellStart"/>
            <w:r w:rsidRPr="00BD22DC">
              <w:rPr>
                <w:b w:val="0"/>
                <w:bCs w:val="0"/>
                <w:sz w:val="18"/>
                <w:szCs w:val="18"/>
                <w:lang w:val="fr-FR"/>
              </w:rPr>
              <w:t>Student</w:t>
            </w:r>
            <w:proofErr w:type="spellEnd"/>
            <w:r w:rsidRPr="00BD22DC">
              <w:rPr>
                <w:b w:val="0"/>
                <w:bCs w:val="0"/>
                <w:sz w:val="18"/>
                <w:szCs w:val="18"/>
                <w:lang w:val="fr-FR"/>
              </w:rPr>
              <w:t xml:space="preserve"> / Etudiant (Char 1)</w:t>
            </w:r>
          </w:p>
        </w:tc>
        <w:tc>
          <w:tcPr>
            <w:tcW w:w="2995" w:type="dxa"/>
          </w:tcPr>
          <w:p w:rsidRPr="00BD22DC" w:rsidR="00BD22DC" w:rsidP="0087559F" w:rsidRDefault="00BD22DC" w14:paraId="46DB1FA0"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c>
          <w:tcPr>
            <w:tcW w:w="4687" w:type="dxa"/>
          </w:tcPr>
          <w:p w:rsidRPr="00BD22DC" w:rsidR="00BD22DC" w:rsidP="0087559F" w:rsidRDefault="00995293" w14:paraId="5F5908BA" w14:textId="7D70D6A3">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Puede contener los valores Y/N</w:t>
            </w:r>
          </w:p>
        </w:tc>
      </w:tr>
      <w:tr w:rsidRPr="0065074D" w:rsidR="00BD22DC" w:rsidTr="0087559F" w14:paraId="28C553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rsidRPr="00BD22DC" w:rsidR="00BD22DC" w:rsidP="0087559F" w:rsidRDefault="00BD22DC" w14:paraId="14F65D58" w14:textId="520954EF">
            <w:pPr>
              <w:rPr>
                <w:b w:val="0"/>
                <w:bCs w:val="0"/>
                <w:sz w:val="18"/>
                <w:szCs w:val="18"/>
                <w:lang w:val="fr-FR"/>
              </w:rPr>
            </w:pPr>
            <w:r w:rsidRPr="00BD22DC">
              <w:rPr>
                <w:b w:val="0"/>
                <w:bCs w:val="0"/>
                <w:sz w:val="18"/>
                <w:szCs w:val="18"/>
                <w:lang w:val="fr-FR"/>
              </w:rPr>
              <w:t>Occupation / Occupation (Date 40)</w:t>
            </w:r>
          </w:p>
        </w:tc>
        <w:tc>
          <w:tcPr>
            <w:tcW w:w="2995" w:type="dxa"/>
          </w:tcPr>
          <w:p w:rsidRPr="005C6760" w:rsidR="00BD22DC" w:rsidP="0087559F" w:rsidRDefault="00BD22DC" w14:paraId="4A67A939"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c>
          <w:tcPr>
            <w:tcW w:w="4687" w:type="dxa"/>
          </w:tcPr>
          <w:p w:rsidRPr="005C6760" w:rsidR="00BD22DC" w:rsidP="0087559F" w:rsidRDefault="00BD22DC" w14:paraId="05D3C8A7" w14:textId="3EC740F5">
            <w:pPr>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Campo en Blanco</w:t>
            </w:r>
          </w:p>
        </w:tc>
      </w:tr>
    </w:tbl>
    <w:p w:rsidRPr="005C6760" w:rsidR="00A16404" w:rsidP="00A16404" w:rsidRDefault="00A16404" w14:paraId="5CD7A32D" w14:textId="77777777">
      <w:pPr>
        <w:pStyle w:val="3TituloH3"/>
      </w:pPr>
      <w:bookmarkStart w:name="_Toc71797959" w:id="174"/>
      <w:bookmarkStart w:name="_Toc97208286" w:id="175"/>
      <w:r w:rsidRPr="005C6760">
        <w:t>Bloque “</w:t>
      </w:r>
      <w:proofErr w:type="spellStart"/>
      <w:r w:rsidRPr="005C6760">
        <w:t>Dependent</w:t>
      </w:r>
      <w:proofErr w:type="spellEnd"/>
      <w:r w:rsidRPr="005C6760">
        <w:t xml:space="preserve"> </w:t>
      </w:r>
      <w:proofErr w:type="spellStart"/>
      <w:r w:rsidRPr="005C6760">
        <w:t>Citizenship</w:t>
      </w:r>
      <w:proofErr w:type="spellEnd"/>
      <w:r w:rsidRPr="005C6760">
        <w:t>”</w:t>
      </w:r>
      <w:bookmarkEnd w:id="174"/>
      <w:bookmarkEnd w:id="175"/>
    </w:p>
    <w:p w:rsidRPr="005C6760" w:rsidR="00A16404" w:rsidP="00A16404" w:rsidRDefault="00A16404" w14:paraId="579BE909" w14:textId="2FCE10C8">
      <w:pPr>
        <w:rPr>
          <w:lang w:val="es-ES" w:eastAsia="en-US"/>
        </w:rPr>
      </w:pPr>
      <w:r w:rsidRPr="005C6760">
        <w:rPr>
          <w:lang w:val="es-ES" w:eastAsia="en-US"/>
        </w:rPr>
        <w:t xml:space="preserve">Este bloque podrá ser enviado cuando se envía información del dependiente. En Meta4 HR el dependiente es una </w:t>
      </w:r>
      <w:r w:rsidRPr="005C6760">
        <w:rPr>
          <w:i/>
          <w:iCs/>
          <w:lang w:val="es-ES" w:eastAsia="en-US"/>
        </w:rPr>
        <w:t>Persona</w:t>
      </w:r>
      <w:r w:rsidRPr="005C6760">
        <w:rPr>
          <w:lang w:val="es-ES" w:eastAsia="en-US"/>
        </w:rPr>
        <w:t xml:space="preserve"> y como tal puede tener una nacionalidad; este campo sin embargo es no obligatorio (en particular no se informa desde el portal del empleado) por lo que podría no tomar </w:t>
      </w:r>
      <w:r w:rsidRPr="005C6760">
        <w:rPr>
          <w:lang w:val="es-ES" w:eastAsia="en-US"/>
        </w:rPr>
        <w:t xml:space="preserve">valor. Tampoco es obligatorio en </w:t>
      </w:r>
      <w:proofErr w:type="spellStart"/>
      <w:r w:rsidRPr="005C6760">
        <w:rPr>
          <w:lang w:val="es-ES" w:eastAsia="en-US"/>
        </w:rPr>
        <w:t>PeopleGroup</w:t>
      </w:r>
      <w:proofErr w:type="spellEnd"/>
      <w:r w:rsidRPr="005C6760">
        <w:rPr>
          <w:lang w:val="es-ES" w:eastAsia="en-US"/>
        </w:rPr>
        <w:t>.</w:t>
      </w:r>
      <w:ins w:author="Gabriel-Esteban Fractman Lazaro" w:date="2021-05-24T08:24:00Z" w:id="176">
        <w:r w:rsidR="007A7BFC">
          <w:rPr>
            <w:lang w:val="es-ES" w:eastAsia="en-US"/>
          </w:rPr>
          <w:t xml:space="preserve"> Debe ser enviad siempre que se dé de alta un dependiente, por lo que en ese caso será necesario aplicar un valor por defecto.</w:t>
        </w:r>
      </w:ins>
    </w:p>
    <w:p w:rsidRPr="005C6760" w:rsidR="00A16404" w:rsidP="00A16404" w:rsidRDefault="00A16404" w14:paraId="1347E97F" w14:textId="77777777">
      <w:pPr>
        <w:rPr>
          <w:lang w:val="es-ES" w:eastAsia="en-US"/>
        </w:rPr>
      </w:pPr>
      <w:r w:rsidRPr="005C6760">
        <w:rPr>
          <w:lang w:val="es-ES" w:eastAsia="en-US"/>
        </w:rPr>
        <w:t>Los campos que compondrán esta consulta son los siguientes:</w:t>
      </w:r>
    </w:p>
    <w:p w:rsidRPr="005C6760" w:rsidR="00A16404" w:rsidP="00A16404" w:rsidRDefault="00A16404" w14:paraId="48D55DD7" w14:textId="77777777">
      <w:pPr>
        <w:rPr>
          <w:lang w:val="es-ES" w:eastAsia="en-US"/>
        </w:rPr>
      </w:pPr>
    </w:p>
    <w:p w:rsidRPr="005C6760" w:rsidR="00A16404" w:rsidP="00A16404" w:rsidRDefault="00A16404" w14:paraId="3C7DDD7E"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0EC806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3A70330"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79322F2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1548393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5FA7D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AC0019B"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230A62E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6081690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014010</w:t>
            </w:r>
          </w:p>
        </w:tc>
      </w:tr>
      <w:tr w:rsidRPr="001E4625" w:rsidR="00A16404" w:rsidTr="0087559F" w14:paraId="4B1E579C"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5759AD1"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4BC1209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4B0CF4F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65C6B6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6613D822"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22576FBD" w14:textId="0DECF39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0F6661E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5C6760" w:rsidR="00A16404" w:rsidTr="0087559F" w14:paraId="5818C276" w14:textId="77777777">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134AC591" w14:textId="77777777">
            <w:pPr>
              <w:rPr>
                <w:b w:val="0"/>
                <w:bCs w:val="0"/>
                <w:sz w:val="18"/>
                <w:szCs w:val="18"/>
                <w:lang w:val="fr-FR"/>
              </w:rPr>
            </w:pPr>
            <w:proofErr w:type="spellStart"/>
            <w:r w:rsidRPr="0074267B">
              <w:rPr>
                <w:b w:val="0"/>
                <w:bCs w:val="0"/>
                <w:sz w:val="18"/>
                <w:szCs w:val="18"/>
                <w:lang w:val="fr-FR"/>
              </w:rPr>
              <w:t>Dependent</w:t>
            </w:r>
            <w:proofErr w:type="spellEnd"/>
            <w:r w:rsidRPr="0074267B">
              <w:rPr>
                <w:b w:val="0"/>
                <w:bCs w:val="0"/>
                <w:sz w:val="18"/>
                <w:szCs w:val="18"/>
                <w:lang w:val="fr-FR"/>
              </w:rPr>
              <w:t xml:space="preserve"> ID / Matricule de la personne à charge (Char 2)</w:t>
            </w:r>
          </w:p>
        </w:tc>
        <w:tc>
          <w:tcPr>
            <w:tcW w:w="2330" w:type="dxa"/>
          </w:tcPr>
          <w:p w:rsidRPr="005C6760" w:rsidR="00A16404" w:rsidP="0087559F" w:rsidRDefault="00A16404" w14:paraId="3689F90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Dependientes (familiares) \ Numero secuencia</w:t>
            </w:r>
          </w:p>
        </w:tc>
        <w:tc>
          <w:tcPr>
            <w:tcW w:w="4961" w:type="dxa"/>
          </w:tcPr>
          <w:p w:rsidRPr="005C6760" w:rsidR="00A16404" w:rsidP="0087559F" w:rsidRDefault="00A16404" w14:paraId="66229771"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1E4625" w:rsidR="00A16404" w:rsidTr="0087559F" w14:paraId="553A16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48E8FEBC" w14:textId="77777777">
            <w:pPr>
              <w:rPr>
                <w:rFonts w:ascii="Arial" w:hAnsi="Arial" w:cs="Arial"/>
                <w:b w:val="0"/>
                <w:bCs w:val="0"/>
                <w:sz w:val="18"/>
                <w:szCs w:val="18"/>
                <w:highlight w:val="yellow"/>
                <w:lang w:val="es-ES" w:eastAsia="es-ES"/>
              </w:rPr>
            </w:pPr>
            <w:proofErr w:type="spellStart"/>
            <w:r w:rsidRPr="005C6760">
              <w:rPr>
                <w:b w:val="0"/>
                <w:bCs w:val="0"/>
                <w:sz w:val="18"/>
                <w:szCs w:val="18"/>
                <w:lang w:val="es-ES"/>
              </w:rPr>
              <w:t>Pays</w:t>
            </w:r>
            <w:proofErr w:type="spellEnd"/>
            <w:r w:rsidRPr="005C6760">
              <w:rPr>
                <w:b w:val="0"/>
                <w:bCs w:val="0"/>
                <w:sz w:val="18"/>
                <w:szCs w:val="18"/>
                <w:lang w:val="es-ES"/>
              </w:rPr>
              <w:t xml:space="preserve"> </w:t>
            </w:r>
            <w:proofErr w:type="gramStart"/>
            <w:r w:rsidRPr="005C6760">
              <w:rPr>
                <w:b w:val="0"/>
                <w:bCs w:val="0"/>
                <w:sz w:val="18"/>
                <w:szCs w:val="18"/>
                <w:lang w:val="es-ES"/>
              </w:rPr>
              <w:t>Country  /</w:t>
            </w:r>
            <w:proofErr w:type="gramEnd"/>
            <w:r w:rsidRPr="005C6760">
              <w:rPr>
                <w:b w:val="0"/>
                <w:bCs w:val="0"/>
                <w:sz w:val="18"/>
                <w:szCs w:val="18"/>
                <w:lang w:val="es-ES"/>
              </w:rPr>
              <w:t xml:space="preserve"> </w:t>
            </w:r>
            <w:proofErr w:type="spellStart"/>
            <w:r w:rsidRPr="005C6760">
              <w:rPr>
                <w:b w:val="0"/>
                <w:bCs w:val="0"/>
                <w:sz w:val="18"/>
                <w:szCs w:val="18"/>
                <w:lang w:val="es-ES"/>
              </w:rPr>
              <w:t>Pays</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4)</w:t>
            </w:r>
          </w:p>
        </w:tc>
        <w:tc>
          <w:tcPr>
            <w:tcW w:w="2330" w:type="dxa"/>
          </w:tcPr>
          <w:p w:rsidRPr="005C6760" w:rsidR="00A16404" w:rsidP="0087559F" w:rsidRDefault="00A16404" w14:paraId="2D81524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val="es-ES" w:eastAsia="es-ES"/>
              </w:rPr>
            </w:pPr>
            <w:r w:rsidRPr="005C6760">
              <w:rPr>
                <w:rFonts w:ascii="Arial" w:hAnsi="Arial" w:cs="Arial"/>
                <w:sz w:val="18"/>
                <w:szCs w:val="18"/>
                <w:lang w:val="es-ES" w:eastAsia="es-ES"/>
              </w:rPr>
              <w:t>Nacionalidad \ País</w:t>
            </w:r>
          </w:p>
        </w:tc>
        <w:tc>
          <w:tcPr>
            <w:tcW w:w="4961" w:type="dxa"/>
          </w:tcPr>
          <w:p w:rsidRPr="005C6760" w:rsidR="00A16404" w:rsidP="0087559F" w:rsidRDefault="00A16404" w14:paraId="553E61C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val="es-ES" w:eastAsia="es-ES"/>
              </w:rPr>
            </w:pPr>
            <w:r w:rsidRPr="005C6760">
              <w:rPr>
                <w:sz w:val="18"/>
                <w:szCs w:val="18"/>
                <w:lang w:val="es-ES"/>
              </w:rPr>
              <w:t xml:space="preserve">Se obtiene la nacionalidad a partir del Id Persona del dependiente, aplicando transcodificación al </w:t>
            </w:r>
            <w:proofErr w:type="spellStart"/>
            <w:r w:rsidRPr="005C6760">
              <w:rPr>
                <w:sz w:val="18"/>
                <w:szCs w:val="18"/>
                <w:lang w:val="es-ES"/>
              </w:rPr>
              <w:t>códifo</w:t>
            </w:r>
            <w:proofErr w:type="spellEnd"/>
            <w:r w:rsidRPr="005C6760">
              <w:rPr>
                <w:sz w:val="18"/>
                <w:szCs w:val="18"/>
                <w:lang w:val="es-ES"/>
              </w:rPr>
              <w:t xml:space="preserve"> alpha-3</w:t>
            </w:r>
          </w:p>
        </w:tc>
      </w:tr>
    </w:tbl>
    <w:p w:rsidRPr="005C6760" w:rsidR="00A16404" w:rsidP="00A16404" w:rsidRDefault="00A16404" w14:paraId="3079C0E9" w14:textId="77777777">
      <w:pPr>
        <w:rPr>
          <w:lang w:val="es-ES" w:eastAsia="en-US"/>
        </w:rPr>
      </w:pPr>
    </w:p>
    <w:p w:rsidRPr="005C6760" w:rsidR="00A16404" w:rsidP="00A16404" w:rsidRDefault="00A16404" w14:paraId="49EA8888" w14:textId="77777777">
      <w:pPr>
        <w:pStyle w:val="3TituloH3"/>
      </w:pPr>
      <w:bookmarkStart w:name="_Toc71797960" w:id="177"/>
      <w:bookmarkStart w:name="_Toc97208287" w:id="178"/>
      <w:r w:rsidRPr="005C6760">
        <w:t xml:space="preserve">Bloque “Prior </w:t>
      </w:r>
      <w:proofErr w:type="spellStart"/>
      <w:r w:rsidRPr="005C6760">
        <w:t>Work</w:t>
      </w:r>
      <w:proofErr w:type="spellEnd"/>
      <w:r w:rsidRPr="005C6760">
        <w:t xml:space="preserve"> </w:t>
      </w:r>
      <w:proofErr w:type="spellStart"/>
      <w:r w:rsidRPr="005C6760">
        <w:t>Experience</w:t>
      </w:r>
      <w:proofErr w:type="spellEnd"/>
      <w:r w:rsidRPr="005C6760">
        <w:t>”</w:t>
      </w:r>
      <w:bookmarkEnd w:id="177"/>
      <w:bookmarkEnd w:id="178"/>
    </w:p>
    <w:p w:rsidRPr="005C6760" w:rsidR="00A16404" w:rsidP="00A16404" w:rsidRDefault="00A16404" w14:paraId="458493BC" w14:textId="18760134">
      <w:pPr>
        <w:rPr>
          <w:lang w:val="es-ES" w:eastAsia="en-US"/>
        </w:rPr>
      </w:pPr>
      <w:r w:rsidRPr="005C6760">
        <w:rPr>
          <w:lang w:val="es-ES" w:eastAsia="en-US"/>
        </w:rPr>
        <w:t>Este bloque podrá ser enviado junto al bloque “</w:t>
      </w:r>
      <w:proofErr w:type="spellStart"/>
      <w:r w:rsidRPr="005C6760">
        <w:rPr>
          <w:lang w:val="es-ES" w:eastAsia="en-US"/>
        </w:rPr>
        <w:t>Hire</w:t>
      </w:r>
      <w:proofErr w:type="spellEnd"/>
      <w:r w:rsidRPr="005C6760">
        <w:rPr>
          <w:lang w:val="es-ES" w:eastAsia="en-US"/>
        </w:rPr>
        <w:t>, o en caso de modificación de alguno de los valores. En Meta4 HR es posible definir diferentes registros de Experiencia Profesional</w:t>
      </w:r>
      <w:r>
        <w:rPr>
          <w:lang w:val="es-ES" w:eastAsia="en-US"/>
        </w:rPr>
        <w:t>, se enviarán todos los registros (salvo si se incluye una experiencia profesional sin fecha de fin)</w:t>
      </w:r>
      <w:ins w:author="Gabriel-Esteban Fractman Lazaro" w:date="2021-05-24T08:24:00Z" w:id="179">
        <w:r w:rsidR="007A7BFC">
          <w:rPr>
            <w:lang w:val="es-ES" w:eastAsia="en-US"/>
          </w:rPr>
          <w:t>, si</w:t>
        </w:r>
      </w:ins>
      <w:ins w:author="Gabriel-Esteban Fractman Lazaro" w:date="2021-05-24T08:25:00Z" w:id="180">
        <w:r w:rsidR="007A7BFC">
          <w:rPr>
            <w:lang w:val="es-ES" w:eastAsia="en-US"/>
          </w:rPr>
          <w:t>empre y cuando sean previos a la contratación en Saint-Gobain</w:t>
        </w:r>
      </w:ins>
      <w:r>
        <w:rPr>
          <w:lang w:val="es-ES" w:eastAsia="en-US"/>
        </w:rPr>
        <w:t>.</w:t>
      </w:r>
    </w:p>
    <w:p w:rsidRPr="005C6760" w:rsidR="00A16404" w:rsidP="00A16404" w:rsidRDefault="00A16404" w14:paraId="0A247455" w14:textId="77777777">
      <w:pPr>
        <w:rPr>
          <w:lang w:val="es-ES" w:eastAsia="en-US"/>
        </w:rPr>
      </w:pPr>
      <w:r w:rsidRPr="005C6760">
        <w:rPr>
          <w:lang w:val="es-ES" w:eastAsia="en-US"/>
        </w:rPr>
        <w:t>Los campos que contiene este bloque son los siguientes:</w:t>
      </w:r>
    </w:p>
    <w:p w:rsidRPr="005C6760" w:rsidR="00A16404" w:rsidP="00A16404" w:rsidRDefault="00A16404" w14:paraId="338F9CF9" w14:textId="77777777">
      <w:pPr>
        <w:rPr>
          <w:lang w:val="es-ES" w:eastAsia="en-US"/>
        </w:rPr>
      </w:pPr>
    </w:p>
    <w:tbl>
      <w:tblPr>
        <w:tblStyle w:val="Tablaconcuadrcula4-nfasis2"/>
        <w:tblW w:w="0" w:type="auto"/>
        <w:tblLook w:val="04A0" w:firstRow="1" w:lastRow="0" w:firstColumn="1" w:lastColumn="0" w:noHBand="0" w:noVBand="1"/>
      </w:tblPr>
      <w:tblGrid>
        <w:gridCol w:w="2007"/>
        <w:gridCol w:w="2330"/>
        <w:gridCol w:w="4961"/>
      </w:tblGrid>
      <w:tr w:rsidRPr="005C6760" w:rsidR="00A16404" w:rsidTr="0087559F" w14:paraId="385DC9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2785C9DC" w14:textId="77777777">
            <w:pPr>
              <w:jc w:val="center"/>
              <w:rPr>
                <w:color w:val="FFFFFF" w:themeColor="background1"/>
                <w:sz w:val="20"/>
                <w:szCs w:val="20"/>
                <w:lang w:val="es-ES"/>
              </w:rPr>
            </w:pPr>
            <w:r w:rsidRPr="005C6760">
              <w:rPr>
                <w:color w:val="FFFFFF" w:themeColor="background1"/>
                <w:sz w:val="20"/>
                <w:szCs w:val="20"/>
                <w:lang w:val="es-ES"/>
              </w:rPr>
              <w:t>Campo Interface</w:t>
            </w:r>
          </w:p>
        </w:tc>
        <w:tc>
          <w:tcPr>
            <w:tcW w:w="2330" w:type="dxa"/>
          </w:tcPr>
          <w:p w:rsidRPr="005C6760" w:rsidR="00A16404" w:rsidP="0087559F" w:rsidRDefault="00A16404" w14:paraId="529DC8C0"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Campo Meta4 HR</w:t>
            </w:r>
          </w:p>
        </w:tc>
        <w:tc>
          <w:tcPr>
            <w:tcW w:w="4961" w:type="dxa"/>
          </w:tcPr>
          <w:p w:rsidRPr="005C6760" w:rsidR="00A16404" w:rsidP="0087559F" w:rsidRDefault="00A16404" w14:paraId="0A2B40B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5C6760">
              <w:rPr>
                <w:color w:val="FFFFFF" w:themeColor="background1"/>
                <w:sz w:val="20"/>
                <w:szCs w:val="20"/>
                <w:lang w:val="es-ES"/>
              </w:rPr>
              <w:t>Observaciones</w:t>
            </w:r>
          </w:p>
        </w:tc>
      </w:tr>
      <w:tr w:rsidRPr="005C6760" w:rsidR="00A16404" w:rsidTr="0087559F" w14:paraId="0AE21F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01052F7F" w14:textId="77777777">
            <w:pPr>
              <w:rPr>
                <w:rFonts w:ascii="Arial" w:hAnsi="Arial" w:cs="Arial"/>
                <w:b w:val="0"/>
                <w:bCs w:val="0"/>
                <w:sz w:val="18"/>
                <w:szCs w:val="18"/>
                <w:lang w:val="es-ES" w:eastAsia="es-ES"/>
              </w:rPr>
            </w:pPr>
            <w:proofErr w:type="spellStart"/>
            <w:r w:rsidRPr="005C6760">
              <w:rPr>
                <w:b w:val="0"/>
                <w:bCs w:val="0"/>
                <w:sz w:val="18"/>
                <w:szCs w:val="18"/>
                <w:lang w:val="es-ES"/>
              </w:rPr>
              <w:t>N°REF</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6)</w:t>
            </w:r>
          </w:p>
        </w:tc>
        <w:tc>
          <w:tcPr>
            <w:tcW w:w="2330" w:type="dxa"/>
          </w:tcPr>
          <w:p w:rsidRPr="005C6760" w:rsidR="00A16404" w:rsidP="0087559F" w:rsidRDefault="00A16404" w14:paraId="3EFBC6E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 xml:space="preserve">Literal (valor fijo) </w:t>
            </w:r>
          </w:p>
        </w:tc>
        <w:tc>
          <w:tcPr>
            <w:tcW w:w="4961" w:type="dxa"/>
          </w:tcPr>
          <w:p w:rsidRPr="005C6760" w:rsidR="00A16404" w:rsidP="0087559F" w:rsidRDefault="00A16404" w14:paraId="5C0A1C0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sz w:val="18"/>
                <w:szCs w:val="18"/>
                <w:lang w:val="es-ES"/>
              </w:rPr>
              <w:t>012000</w:t>
            </w:r>
          </w:p>
        </w:tc>
      </w:tr>
      <w:tr w:rsidRPr="001E4625" w:rsidR="00A16404" w:rsidTr="0087559F" w14:paraId="4EA22D20" w14:textId="77777777">
        <w:tc>
          <w:tcPr>
            <w:cnfStyle w:val="001000000000" w:firstRow="0" w:lastRow="0" w:firstColumn="1" w:lastColumn="0" w:oddVBand="0" w:evenVBand="0" w:oddHBand="0" w:evenHBand="0" w:firstRowFirstColumn="0" w:firstRowLastColumn="0" w:lastRowFirstColumn="0" w:lastRowLastColumn="0"/>
            <w:tcW w:w="2007" w:type="dxa"/>
          </w:tcPr>
          <w:p w:rsidRPr="005C6760" w:rsidR="00A16404" w:rsidP="0087559F" w:rsidRDefault="00A16404" w14:paraId="1FED73FF" w14:textId="77777777">
            <w:pPr>
              <w:rPr>
                <w:rFonts w:ascii="Arial" w:hAnsi="Arial" w:cs="Arial"/>
                <w:b w:val="0"/>
                <w:bCs w:val="0"/>
                <w:sz w:val="18"/>
                <w:szCs w:val="18"/>
                <w:lang w:val="es-ES" w:eastAsia="es-ES"/>
              </w:rPr>
            </w:pPr>
            <w:proofErr w:type="spellStart"/>
            <w:r w:rsidRPr="005C6760">
              <w:rPr>
                <w:b w:val="0"/>
                <w:bCs w:val="0"/>
                <w:sz w:val="18"/>
                <w:szCs w:val="18"/>
                <w:lang w:val="es-ES"/>
              </w:rPr>
              <w:t>Action</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1)</w:t>
            </w:r>
          </w:p>
        </w:tc>
        <w:tc>
          <w:tcPr>
            <w:tcW w:w="2330" w:type="dxa"/>
            <w:vAlign w:val="center"/>
          </w:tcPr>
          <w:p w:rsidRPr="005C6760" w:rsidR="00A16404" w:rsidP="0087559F" w:rsidRDefault="00A16404" w14:paraId="7387CA2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Campo calculado </w:t>
            </w:r>
            <w:r>
              <w:rPr>
                <w:rFonts w:ascii="Arial" w:hAnsi="Arial" w:cs="Arial"/>
                <w:sz w:val="18"/>
                <w:szCs w:val="18"/>
                <w:lang w:val="es-ES" w:eastAsia="es-ES"/>
              </w:rPr>
              <w:t xml:space="preserve">(en el </w:t>
            </w:r>
            <w:proofErr w:type="spellStart"/>
            <w:r>
              <w:rPr>
                <w:rFonts w:ascii="Arial" w:hAnsi="Arial" w:cs="Arial"/>
                <w:sz w:val="18"/>
                <w:szCs w:val="18"/>
                <w:lang w:val="es-ES" w:eastAsia="es-ES"/>
              </w:rPr>
              <w:t>pos-proceso</w:t>
            </w:r>
            <w:proofErr w:type="spellEnd"/>
            <w:r>
              <w:rPr>
                <w:rFonts w:ascii="Arial" w:hAnsi="Arial" w:cs="Arial"/>
                <w:sz w:val="18"/>
                <w:szCs w:val="18"/>
                <w:lang w:val="es-ES" w:eastAsia="es-ES"/>
              </w:rPr>
              <w:t xml:space="preserve"> Talend)</w:t>
            </w:r>
          </w:p>
        </w:tc>
        <w:tc>
          <w:tcPr>
            <w:tcW w:w="4961" w:type="dxa"/>
          </w:tcPr>
          <w:p w:rsidRPr="005C6760" w:rsidR="00A16404" w:rsidP="0087559F" w:rsidRDefault="00A16404" w14:paraId="3B628C03"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U para el caso general, en el caso de borrado se enviaría ya el bloque </w:t>
            </w:r>
            <w:proofErr w:type="spellStart"/>
            <w:r w:rsidRPr="005C6760">
              <w:rPr>
                <w:rFonts w:ascii="Arial" w:hAnsi="Arial" w:cs="Arial"/>
                <w:sz w:val="18"/>
                <w:szCs w:val="18"/>
                <w:lang w:val="es-ES" w:eastAsia="es-ES"/>
              </w:rPr>
              <w:t>Hire</w:t>
            </w:r>
            <w:proofErr w:type="spellEnd"/>
          </w:p>
        </w:tc>
      </w:tr>
      <w:tr w:rsidRPr="001E4625" w:rsidR="00A16404" w:rsidTr="0087559F" w14:paraId="691E9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4267B" w:rsidR="00A16404" w:rsidP="0087559F" w:rsidRDefault="00A16404" w14:paraId="3EA9FCE4" w14:textId="77777777">
            <w:pPr>
              <w:rPr>
                <w:rFonts w:ascii="Arial" w:hAnsi="Arial" w:cs="Arial"/>
                <w:b w:val="0"/>
                <w:bCs w:val="0"/>
                <w:sz w:val="18"/>
                <w:szCs w:val="18"/>
                <w:lang w:val="fr-FR" w:eastAsia="es-ES"/>
              </w:rPr>
            </w:pPr>
            <w:r w:rsidRPr="0074267B">
              <w:rPr>
                <w:b w:val="0"/>
                <w:bCs w:val="0"/>
                <w:sz w:val="18"/>
                <w:szCs w:val="18"/>
                <w:lang w:val="fr-FR"/>
              </w:rPr>
              <w:t>SGI Saint-Gobain Identifier / Matricule Groupe (Char 11)</w:t>
            </w:r>
          </w:p>
        </w:tc>
        <w:tc>
          <w:tcPr>
            <w:tcW w:w="2330" w:type="dxa"/>
          </w:tcPr>
          <w:p w:rsidRPr="005C6760" w:rsidR="00A16404" w:rsidP="0087559F" w:rsidRDefault="0065074D" w14:paraId="1A578F9F" w14:textId="7525F3B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5C6760" w:rsidR="00A16404" w:rsidP="0087559F" w:rsidRDefault="00A16404" w14:paraId="2C2D839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sidRPr="005C6760">
              <w:rPr>
                <w:rFonts w:ascii="Arial" w:hAnsi="Arial" w:cs="Arial"/>
                <w:sz w:val="18"/>
                <w:szCs w:val="18"/>
                <w:lang w:val="es-ES" w:eastAsia="es-ES"/>
              </w:rPr>
              <w:t xml:space="preserve">El identificador del empleado en el grupo SG es la clave para identificarlo en </w:t>
            </w:r>
            <w:proofErr w:type="spellStart"/>
            <w:r w:rsidRPr="005C6760">
              <w:rPr>
                <w:rFonts w:ascii="Arial" w:hAnsi="Arial" w:cs="Arial"/>
                <w:sz w:val="18"/>
                <w:szCs w:val="18"/>
                <w:lang w:val="es-ES" w:eastAsia="es-ES"/>
              </w:rPr>
              <w:t>PeopleGroup</w:t>
            </w:r>
            <w:proofErr w:type="spellEnd"/>
          </w:p>
        </w:tc>
      </w:tr>
      <w:tr w:rsidRPr="001E4625" w:rsidR="00A16404" w:rsidTr="0087559F" w14:paraId="159F96C9"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55AD441A" w14:textId="77777777">
            <w:pPr>
              <w:rPr>
                <w:b w:val="0"/>
                <w:bCs w:val="0"/>
                <w:sz w:val="18"/>
                <w:szCs w:val="18"/>
                <w:lang w:val="fr-FR"/>
              </w:rPr>
            </w:pPr>
            <w:r w:rsidRPr="0074267B">
              <w:rPr>
                <w:b w:val="0"/>
                <w:bCs w:val="0"/>
                <w:sz w:val="18"/>
                <w:szCs w:val="18"/>
                <w:lang w:val="fr-FR"/>
              </w:rPr>
              <w:t>Start Date / Date de Début (Date 10)</w:t>
            </w:r>
          </w:p>
        </w:tc>
        <w:tc>
          <w:tcPr>
            <w:tcW w:w="2330" w:type="dxa"/>
            <w:vAlign w:val="center"/>
          </w:tcPr>
          <w:p w:rsidRPr="005C6760" w:rsidR="00A16404" w:rsidP="0087559F" w:rsidRDefault="00A16404" w14:paraId="731A7022"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Experiencia Profesional \ Fecha de inicio</w:t>
            </w:r>
          </w:p>
        </w:tc>
        <w:tc>
          <w:tcPr>
            <w:tcW w:w="4961" w:type="dxa"/>
            <w:vAlign w:val="center"/>
          </w:tcPr>
          <w:p w:rsidRPr="005C6760" w:rsidR="00A16404" w:rsidP="0087559F" w:rsidRDefault="00A16404" w14:paraId="584CCE9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1E4625" w:rsidR="00A16404" w:rsidTr="0087559F" w14:paraId="469913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26685B83" w14:textId="77777777">
            <w:pPr>
              <w:rPr>
                <w:b w:val="0"/>
                <w:bCs w:val="0"/>
                <w:sz w:val="18"/>
                <w:szCs w:val="18"/>
                <w:lang w:val="es-ES"/>
              </w:rPr>
            </w:pPr>
            <w:proofErr w:type="spellStart"/>
            <w:r w:rsidRPr="005C6760">
              <w:rPr>
                <w:b w:val="0"/>
                <w:bCs w:val="0"/>
                <w:sz w:val="18"/>
                <w:szCs w:val="18"/>
                <w:lang w:val="es-ES"/>
              </w:rPr>
              <w:t>Sequence</w:t>
            </w:r>
            <w:proofErr w:type="spellEnd"/>
            <w:r w:rsidRPr="005C6760">
              <w:rPr>
                <w:b w:val="0"/>
                <w:bCs w:val="0"/>
                <w:sz w:val="18"/>
                <w:szCs w:val="18"/>
                <w:lang w:val="es-ES"/>
              </w:rPr>
              <w:t xml:space="preserve"> / </w:t>
            </w:r>
            <w:proofErr w:type="spellStart"/>
            <w:r w:rsidRPr="005C6760">
              <w:rPr>
                <w:b w:val="0"/>
                <w:bCs w:val="0"/>
                <w:sz w:val="18"/>
                <w:szCs w:val="18"/>
                <w:lang w:val="es-ES"/>
              </w:rPr>
              <w:t>Séquence</w:t>
            </w:r>
            <w:proofErr w:type="spellEnd"/>
            <w:r w:rsidRPr="005C6760">
              <w:rPr>
                <w:b w:val="0"/>
                <w:bCs w:val="0"/>
                <w:sz w:val="18"/>
                <w:szCs w:val="18"/>
                <w:lang w:val="es-ES"/>
              </w:rPr>
              <w:t xml:space="preserve"> (</w:t>
            </w:r>
            <w:proofErr w:type="spellStart"/>
            <w:r w:rsidRPr="005C6760">
              <w:rPr>
                <w:b w:val="0"/>
                <w:bCs w:val="0"/>
                <w:sz w:val="18"/>
                <w:szCs w:val="18"/>
                <w:lang w:val="es-ES"/>
              </w:rPr>
              <w:t>Num</w:t>
            </w:r>
            <w:proofErr w:type="spellEnd"/>
            <w:r w:rsidRPr="005C6760">
              <w:rPr>
                <w:b w:val="0"/>
                <w:bCs w:val="0"/>
                <w:sz w:val="18"/>
                <w:szCs w:val="18"/>
                <w:lang w:val="es-ES"/>
              </w:rPr>
              <w:t xml:space="preserve"> 2)</w:t>
            </w:r>
          </w:p>
        </w:tc>
        <w:tc>
          <w:tcPr>
            <w:tcW w:w="2330" w:type="dxa"/>
            <w:vAlign w:val="center"/>
          </w:tcPr>
          <w:p w:rsidRPr="005C6760" w:rsidR="00A16404" w:rsidP="0087559F" w:rsidRDefault="00A16404" w14:paraId="0C8B76CD"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Experiencia Profesional \ Número de secuencia</w:t>
            </w:r>
          </w:p>
        </w:tc>
        <w:tc>
          <w:tcPr>
            <w:tcW w:w="4961" w:type="dxa"/>
            <w:vAlign w:val="center"/>
          </w:tcPr>
          <w:p w:rsidRPr="005C6760" w:rsidR="00A16404" w:rsidP="0087559F" w:rsidRDefault="00A16404" w14:paraId="5D59518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
        </w:tc>
      </w:tr>
      <w:tr w:rsidRPr="001E4625" w:rsidR="00A16404" w:rsidTr="0087559F" w14:paraId="61D92464"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68581C" w:rsidR="00A16404" w:rsidP="0087559F" w:rsidRDefault="00A16404" w14:paraId="799CCA9F" w14:textId="77777777">
            <w:pPr>
              <w:rPr>
                <w:b w:val="0"/>
                <w:bCs w:val="0"/>
                <w:sz w:val="18"/>
                <w:szCs w:val="18"/>
                <w:lang w:val="fr-FR"/>
              </w:rPr>
            </w:pPr>
            <w:r w:rsidRPr="0068581C">
              <w:rPr>
                <w:b w:val="0"/>
                <w:bCs w:val="0"/>
                <w:sz w:val="18"/>
                <w:szCs w:val="18"/>
                <w:lang w:val="fr-FR"/>
              </w:rPr>
              <w:t xml:space="preserve">End Date / Date de </w:t>
            </w:r>
            <w:proofErr w:type="gramStart"/>
            <w:r w:rsidRPr="0068581C">
              <w:rPr>
                <w:b w:val="0"/>
                <w:bCs w:val="0"/>
                <w:sz w:val="18"/>
                <w:szCs w:val="18"/>
                <w:lang w:val="fr-FR"/>
              </w:rPr>
              <w:t>Fin  (</w:t>
            </w:r>
            <w:proofErr w:type="gramEnd"/>
            <w:r w:rsidRPr="0068581C">
              <w:rPr>
                <w:b w:val="0"/>
                <w:bCs w:val="0"/>
                <w:sz w:val="18"/>
                <w:szCs w:val="18"/>
                <w:lang w:val="fr-FR"/>
              </w:rPr>
              <w:t>Date 10)</w:t>
            </w:r>
          </w:p>
        </w:tc>
        <w:tc>
          <w:tcPr>
            <w:tcW w:w="2330" w:type="dxa"/>
            <w:vAlign w:val="center"/>
          </w:tcPr>
          <w:p w:rsidRPr="005C6760" w:rsidR="00A16404" w:rsidP="0087559F" w:rsidRDefault="00A16404" w14:paraId="0F1629D4"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Experiencia Profesional \ Fecha de fin</w:t>
            </w:r>
          </w:p>
        </w:tc>
        <w:tc>
          <w:tcPr>
            <w:tcW w:w="4961" w:type="dxa"/>
            <w:vAlign w:val="center"/>
          </w:tcPr>
          <w:p w:rsidRPr="005C6760" w:rsidR="00A16404" w:rsidP="0087559F" w:rsidRDefault="00A16404" w14:paraId="604F6B6D"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5C6760" w:rsidR="00A16404" w:rsidTr="0087559F" w14:paraId="736EA7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4F5694" w14:paraId="6255EA77" w14:textId="77777777">
            <w:pPr>
              <w:rPr>
                <w:b w:val="0"/>
                <w:bCs w:val="0"/>
                <w:sz w:val="18"/>
                <w:szCs w:val="18"/>
                <w:lang w:val="fr-FR"/>
              </w:rPr>
            </w:pPr>
            <w:hyperlink w:history="1" w:anchor="RANGE!Zone_d_impression" r:id="rId33">
              <w:r w:rsidRPr="0074267B" w:rsidR="00A16404">
                <w:rPr>
                  <w:b w:val="0"/>
                  <w:bCs w:val="0"/>
                  <w:sz w:val="18"/>
                  <w:szCs w:val="18"/>
                  <w:lang w:val="fr-FR"/>
                </w:rPr>
                <w:t xml:space="preserve">Relevant Work </w:t>
              </w:r>
              <w:proofErr w:type="spellStart"/>
              <w:r w:rsidRPr="0074267B" w:rsidR="00A16404">
                <w:rPr>
                  <w:b w:val="0"/>
                  <w:bCs w:val="0"/>
                  <w:sz w:val="18"/>
                  <w:szCs w:val="18"/>
                  <w:lang w:val="fr-FR"/>
                </w:rPr>
                <w:t>Experience</w:t>
              </w:r>
              <w:proofErr w:type="spellEnd"/>
              <w:r w:rsidRPr="0074267B" w:rsidR="00A16404">
                <w:rPr>
                  <w:b w:val="0"/>
                  <w:bCs w:val="0"/>
                  <w:sz w:val="18"/>
                  <w:szCs w:val="18"/>
                  <w:lang w:val="fr-FR"/>
                </w:rPr>
                <w:t xml:space="preserve"> / </w:t>
              </w:r>
              <w:r w:rsidRPr="0074267B" w:rsidR="00A16404">
                <w:rPr>
                  <w:b w:val="0"/>
                  <w:bCs w:val="0"/>
                  <w:sz w:val="18"/>
                  <w:szCs w:val="18"/>
                  <w:lang w:val="fr-FR"/>
                </w:rPr>
                <w:t>Expérience Professionnelle Significative (Char 1)</w:t>
              </w:r>
            </w:hyperlink>
          </w:p>
        </w:tc>
        <w:tc>
          <w:tcPr>
            <w:tcW w:w="2330" w:type="dxa"/>
            <w:vAlign w:val="center"/>
          </w:tcPr>
          <w:p w:rsidRPr="005C6760" w:rsidR="00A16404" w:rsidP="0087559F" w:rsidRDefault="00A16404" w14:paraId="1510C4C7"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Literal (valor por defecto)</w:t>
            </w:r>
          </w:p>
        </w:tc>
        <w:tc>
          <w:tcPr>
            <w:tcW w:w="4961" w:type="dxa"/>
            <w:vAlign w:val="center"/>
          </w:tcPr>
          <w:p w:rsidRPr="005C6760" w:rsidR="00A16404" w:rsidP="0087559F" w:rsidRDefault="00A16404" w14:paraId="3F59CF33"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Y</w:t>
            </w:r>
          </w:p>
        </w:tc>
      </w:tr>
      <w:tr w:rsidRPr="005C6760" w:rsidR="00A16404" w:rsidTr="0087559F" w14:paraId="0147A564"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77132647" w14:textId="77777777">
            <w:pPr>
              <w:rPr>
                <w:b w:val="0"/>
                <w:bCs w:val="0"/>
                <w:sz w:val="18"/>
                <w:szCs w:val="18"/>
                <w:lang w:val="es-ES"/>
              </w:rPr>
            </w:pPr>
            <w:proofErr w:type="spellStart"/>
            <w:r w:rsidRPr="005C6760">
              <w:rPr>
                <w:b w:val="0"/>
                <w:bCs w:val="0"/>
                <w:sz w:val="18"/>
                <w:szCs w:val="18"/>
                <w:lang w:val="es-ES"/>
              </w:rPr>
              <w:t>Employer</w:t>
            </w:r>
            <w:proofErr w:type="spellEnd"/>
            <w:r w:rsidRPr="005C6760">
              <w:rPr>
                <w:b w:val="0"/>
                <w:bCs w:val="0"/>
                <w:sz w:val="18"/>
                <w:szCs w:val="18"/>
                <w:lang w:val="es-ES"/>
              </w:rPr>
              <w:t xml:space="preserve"> / </w:t>
            </w:r>
            <w:proofErr w:type="spellStart"/>
            <w:r w:rsidRPr="005C6760">
              <w:rPr>
                <w:b w:val="0"/>
                <w:bCs w:val="0"/>
                <w:sz w:val="18"/>
                <w:szCs w:val="18"/>
                <w:lang w:val="es-ES"/>
              </w:rPr>
              <w:t>Employeur</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330" w:type="dxa"/>
            <w:vAlign w:val="center"/>
          </w:tcPr>
          <w:p w:rsidRPr="005C6760" w:rsidR="00A16404" w:rsidP="0087559F" w:rsidRDefault="00A16404" w14:paraId="34B05E84"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Experiencia Profesional \ Compañía</w:t>
            </w:r>
          </w:p>
        </w:tc>
        <w:tc>
          <w:tcPr>
            <w:tcW w:w="4961" w:type="dxa"/>
            <w:vAlign w:val="center"/>
          </w:tcPr>
          <w:p w:rsidRPr="005C6760" w:rsidR="00A16404" w:rsidP="0087559F" w:rsidRDefault="00A16404" w14:paraId="6D26B701"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
        </w:tc>
      </w:tr>
      <w:tr w:rsidRPr="001E4625" w:rsidR="00A16404" w:rsidTr="0087559F" w14:paraId="6ACD51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34A0A2E7" w14:textId="77777777">
            <w:pPr>
              <w:rPr>
                <w:b w:val="0"/>
                <w:bCs w:val="0"/>
                <w:sz w:val="18"/>
                <w:szCs w:val="18"/>
                <w:lang w:val="es-ES"/>
              </w:rPr>
            </w:pPr>
            <w:hyperlink w:history="1" w:anchor="RANGE!A1" r:id="rId34">
              <w:r w:rsidRPr="005C6760" w:rsidR="00A16404">
                <w:rPr>
                  <w:b w:val="0"/>
                  <w:bCs w:val="0"/>
                  <w:sz w:val="18"/>
                  <w:szCs w:val="18"/>
                  <w:lang w:val="es-ES"/>
                </w:rPr>
                <w:t xml:space="preserve">Country / </w:t>
              </w:r>
              <w:proofErr w:type="spellStart"/>
              <w:r w:rsidRPr="005C6760" w:rsidR="00A16404">
                <w:rPr>
                  <w:b w:val="0"/>
                  <w:bCs w:val="0"/>
                  <w:sz w:val="18"/>
                  <w:szCs w:val="18"/>
                  <w:lang w:val="es-ES"/>
                </w:rPr>
                <w:t>Pays</w:t>
              </w:r>
              <w:proofErr w:type="spellEnd"/>
              <w:r w:rsidRPr="005C6760" w:rsidR="00A16404">
                <w:rPr>
                  <w:b w:val="0"/>
                  <w:bCs w:val="0"/>
                  <w:sz w:val="18"/>
                  <w:szCs w:val="18"/>
                  <w:lang w:val="es-ES"/>
                </w:rPr>
                <w:t xml:space="preserve"> (</w:t>
              </w:r>
              <w:proofErr w:type="spellStart"/>
              <w:r w:rsidRPr="005C6760" w:rsidR="00A16404">
                <w:rPr>
                  <w:b w:val="0"/>
                  <w:bCs w:val="0"/>
                  <w:sz w:val="18"/>
                  <w:szCs w:val="18"/>
                  <w:lang w:val="es-ES"/>
                </w:rPr>
                <w:t>Char</w:t>
              </w:r>
              <w:proofErr w:type="spellEnd"/>
              <w:r w:rsidRPr="005C6760" w:rsidR="00A16404">
                <w:rPr>
                  <w:b w:val="0"/>
                  <w:bCs w:val="0"/>
                  <w:sz w:val="18"/>
                  <w:szCs w:val="18"/>
                  <w:lang w:val="es-ES"/>
                </w:rPr>
                <w:t xml:space="preserve"> 3)</w:t>
              </w:r>
            </w:hyperlink>
          </w:p>
        </w:tc>
        <w:tc>
          <w:tcPr>
            <w:tcW w:w="2330" w:type="dxa"/>
            <w:vAlign w:val="center"/>
          </w:tcPr>
          <w:p w:rsidRPr="005C6760" w:rsidR="00A16404" w:rsidP="0087559F" w:rsidRDefault="00A16404" w14:paraId="11964CE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Experiencia Profesional \ País</w:t>
            </w:r>
          </w:p>
        </w:tc>
        <w:tc>
          <w:tcPr>
            <w:tcW w:w="4961" w:type="dxa"/>
            <w:vAlign w:val="center"/>
          </w:tcPr>
          <w:p w:rsidRPr="005C6760" w:rsidR="00A16404" w:rsidP="0087559F" w:rsidRDefault="00A16404" w14:paraId="4E10850E"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Aplicar transcodificación a ISO alpha-3</w:t>
            </w:r>
          </w:p>
        </w:tc>
      </w:tr>
      <w:tr w:rsidRPr="005C6760" w:rsidR="00A16404" w:rsidTr="0087559F" w14:paraId="7F1ED02F"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61BA8563" w14:textId="77777777">
            <w:pPr>
              <w:rPr>
                <w:b w:val="0"/>
                <w:bCs w:val="0"/>
                <w:sz w:val="18"/>
                <w:szCs w:val="18"/>
                <w:lang w:val="es-ES"/>
              </w:rPr>
            </w:pPr>
            <w:r w:rsidRPr="005C6760">
              <w:rPr>
                <w:b w:val="0"/>
                <w:bCs w:val="0"/>
                <w:sz w:val="18"/>
                <w:szCs w:val="18"/>
                <w:lang w:val="es-ES"/>
              </w:rPr>
              <w:t xml:space="preserve">City / </w:t>
            </w:r>
            <w:proofErr w:type="spellStart"/>
            <w:r w:rsidRPr="005C6760">
              <w:rPr>
                <w:b w:val="0"/>
                <w:bCs w:val="0"/>
                <w:sz w:val="18"/>
                <w:szCs w:val="18"/>
                <w:lang w:val="es-ES"/>
              </w:rPr>
              <w:t>Ville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30)</w:t>
            </w:r>
          </w:p>
        </w:tc>
        <w:tc>
          <w:tcPr>
            <w:tcW w:w="2330" w:type="dxa"/>
            <w:vAlign w:val="center"/>
          </w:tcPr>
          <w:p w:rsidRPr="005C6760" w:rsidR="00A16404" w:rsidP="0087559F" w:rsidRDefault="00A16404" w14:paraId="4B9C1449"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No aplica</w:t>
            </w:r>
          </w:p>
        </w:tc>
        <w:tc>
          <w:tcPr>
            <w:tcW w:w="4961" w:type="dxa"/>
            <w:vAlign w:val="center"/>
          </w:tcPr>
          <w:p w:rsidRPr="005C6760" w:rsidR="00A16404" w:rsidP="0087559F" w:rsidRDefault="00A16404" w14:paraId="3DC30EE2"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roofErr w:type="spellStart"/>
            <w:r w:rsidRPr="005C6760">
              <w:rPr>
                <w:sz w:val="18"/>
                <w:szCs w:val="18"/>
                <w:lang w:val="es-ES"/>
              </w:rPr>
              <w:t>Vacio</w:t>
            </w:r>
            <w:proofErr w:type="spellEnd"/>
          </w:p>
        </w:tc>
      </w:tr>
      <w:tr w:rsidRPr="005C6760" w:rsidR="00A16404" w:rsidTr="0087559F" w14:paraId="62CFA4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5C25A457" w14:textId="77777777">
            <w:pPr>
              <w:rPr>
                <w:b w:val="0"/>
                <w:bCs w:val="0"/>
                <w:sz w:val="18"/>
                <w:szCs w:val="18"/>
                <w:lang w:val="es-ES"/>
              </w:rPr>
            </w:pPr>
            <w:hyperlink w:history="1" w:anchor="RANGE!Impression_des_titres" r:id="rId35">
              <w:proofErr w:type="spellStart"/>
              <w:r w:rsidRPr="005C6760" w:rsidR="00A16404">
                <w:rPr>
                  <w:b w:val="0"/>
                  <w:bCs w:val="0"/>
                  <w:sz w:val="18"/>
                  <w:szCs w:val="18"/>
                  <w:lang w:val="es-ES"/>
                </w:rPr>
                <w:t>State</w:t>
              </w:r>
              <w:proofErr w:type="spellEnd"/>
              <w:r w:rsidRPr="005C6760" w:rsidR="00A16404">
                <w:rPr>
                  <w:b w:val="0"/>
                  <w:bCs w:val="0"/>
                  <w:sz w:val="18"/>
                  <w:szCs w:val="18"/>
                  <w:lang w:val="es-ES"/>
                </w:rPr>
                <w:t xml:space="preserve"> / </w:t>
              </w:r>
              <w:proofErr w:type="spellStart"/>
              <w:r w:rsidRPr="005C6760" w:rsidR="00A16404">
                <w:rPr>
                  <w:b w:val="0"/>
                  <w:bCs w:val="0"/>
                  <w:sz w:val="18"/>
                  <w:szCs w:val="18"/>
                  <w:lang w:val="es-ES"/>
                </w:rPr>
                <w:t>Etat</w:t>
              </w:r>
              <w:proofErr w:type="spellEnd"/>
              <w:r w:rsidRPr="005C6760" w:rsidR="00A16404">
                <w:rPr>
                  <w:b w:val="0"/>
                  <w:bCs w:val="0"/>
                  <w:sz w:val="18"/>
                  <w:szCs w:val="18"/>
                  <w:lang w:val="es-ES"/>
                </w:rPr>
                <w:t xml:space="preserve"> (</w:t>
              </w:r>
              <w:proofErr w:type="spellStart"/>
              <w:r w:rsidRPr="005C6760" w:rsidR="00A16404">
                <w:rPr>
                  <w:b w:val="0"/>
                  <w:bCs w:val="0"/>
                  <w:sz w:val="18"/>
                  <w:szCs w:val="18"/>
                  <w:lang w:val="es-ES"/>
                </w:rPr>
                <w:t>Char</w:t>
              </w:r>
              <w:proofErr w:type="spellEnd"/>
              <w:r w:rsidRPr="005C6760" w:rsidR="00A16404">
                <w:rPr>
                  <w:b w:val="0"/>
                  <w:bCs w:val="0"/>
                  <w:sz w:val="18"/>
                  <w:szCs w:val="18"/>
                  <w:lang w:val="es-ES"/>
                </w:rPr>
                <w:t xml:space="preserve"> 3)</w:t>
              </w:r>
            </w:hyperlink>
          </w:p>
        </w:tc>
        <w:tc>
          <w:tcPr>
            <w:tcW w:w="2330" w:type="dxa"/>
          </w:tcPr>
          <w:p w:rsidRPr="005C6760" w:rsidR="00A16404" w:rsidP="0087559F" w:rsidRDefault="00A16404" w14:paraId="2B1E94D1"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No aplica</w:t>
            </w:r>
          </w:p>
        </w:tc>
        <w:tc>
          <w:tcPr>
            <w:tcW w:w="4961" w:type="dxa"/>
            <w:vAlign w:val="center"/>
          </w:tcPr>
          <w:p w:rsidRPr="005C6760" w:rsidR="00A16404" w:rsidP="0087559F" w:rsidRDefault="00A16404" w14:paraId="4F3FEF6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proofErr w:type="spellStart"/>
            <w:r w:rsidRPr="005C6760">
              <w:rPr>
                <w:sz w:val="18"/>
                <w:szCs w:val="18"/>
                <w:lang w:val="es-ES"/>
              </w:rPr>
              <w:t>Vacio</w:t>
            </w:r>
            <w:proofErr w:type="spellEnd"/>
          </w:p>
        </w:tc>
      </w:tr>
      <w:tr w:rsidRPr="005C6760" w:rsidR="00A16404" w:rsidTr="0087559F" w14:paraId="00D98EEE"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A16404" w14:paraId="52E7704F" w14:textId="77777777">
            <w:pPr>
              <w:rPr>
                <w:b w:val="0"/>
                <w:bCs w:val="0"/>
                <w:sz w:val="18"/>
                <w:szCs w:val="18"/>
                <w:lang w:val="es-ES"/>
              </w:rPr>
            </w:pPr>
            <w:proofErr w:type="spellStart"/>
            <w:r w:rsidRPr="005C6760">
              <w:rPr>
                <w:b w:val="0"/>
                <w:bCs w:val="0"/>
                <w:sz w:val="18"/>
                <w:szCs w:val="18"/>
                <w:lang w:val="es-ES"/>
              </w:rPr>
              <w:t>Phone</w:t>
            </w:r>
            <w:proofErr w:type="spellEnd"/>
            <w:r w:rsidRPr="005C6760">
              <w:rPr>
                <w:b w:val="0"/>
                <w:bCs w:val="0"/>
                <w:sz w:val="18"/>
                <w:szCs w:val="18"/>
                <w:lang w:val="es-ES"/>
              </w:rPr>
              <w:t xml:space="preserve"> / </w:t>
            </w:r>
            <w:proofErr w:type="spellStart"/>
            <w:r w:rsidRPr="005C6760">
              <w:rPr>
                <w:b w:val="0"/>
                <w:bCs w:val="0"/>
                <w:sz w:val="18"/>
                <w:szCs w:val="18"/>
                <w:lang w:val="es-ES"/>
              </w:rPr>
              <w:t>Téléphone</w:t>
            </w:r>
            <w:proofErr w:type="spellEnd"/>
            <w:r w:rsidRPr="005C6760">
              <w:rPr>
                <w:b w:val="0"/>
                <w:bCs w:val="0"/>
                <w:sz w:val="18"/>
                <w:szCs w:val="18"/>
                <w:lang w:val="es-ES"/>
              </w:rPr>
              <w:t xml:space="preserve"> (</w:t>
            </w:r>
            <w:proofErr w:type="spellStart"/>
            <w:r w:rsidRPr="005C6760">
              <w:rPr>
                <w:b w:val="0"/>
                <w:bCs w:val="0"/>
                <w:sz w:val="18"/>
                <w:szCs w:val="18"/>
                <w:lang w:val="es-ES"/>
              </w:rPr>
              <w:t>Char</w:t>
            </w:r>
            <w:proofErr w:type="spellEnd"/>
            <w:r w:rsidRPr="005C6760">
              <w:rPr>
                <w:b w:val="0"/>
                <w:bCs w:val="0"/>
                <w:sz w:val="18"/>
                <w:szCs w:val="18"/>
                <w:lang w:val="es-ES"/>
              </w:rPr>
              <w:t xml:space="preserve"> 24)</w:t>
            </w:r>
          </w:p>
        </w:tc>
        <w:tc>
          <w:tcPr>
            <w:tcW w:w="2330" w:type="dxa"/>
          </w:tcPr>
          <w:p w:rsidRPr="005C6760" w:rsidR="00A16404" w:rsidP="0087559F" w:rsidRDefault="00A16404" w14:paraId="13CC796B"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No aplica</w:t>
            </w:r>
          </w:p>
        </w:tc>
        <w:tc>
          <w:tcPr>
            <w:tcW w:w="4961" w:type="dxa"/>
            <w:vAlign w:val="center"/>
          </w:tcPr>
          <w:p w:rsidRPr="005C6760" w:rsidR="00A16404" w:rsidP="0087559F" w:rsidRDefault="00A16404" w14:paraId="265AB4D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proofErr w:type="spellStart"/>
            <w:r w:rsidRPr="005C6760">
              <w:rPr>
                <w:sz w:val="18"/>
                <w:szCs w:val="18"/>
                <w:lang w:val="es-ES"/>
              </w:rPr>
              <w:t>Vacio</w:t>
            </w:r>
            <w:proofErr w:type="spellEnd"/>
          </w:p>
        </w:tc>
      </w:tr>
      <w:tr w:rsidRPr="005C6760" w:rsidR="00A16404" w:rsidTr="0087559F" w14:paraId="698D05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886FA9" w:rsidR="00A16404" w:rsidP="0087559F" w:rsidRDefault="00A16404" w14:paraId="354CF19D" w14:textId="77777777">
            <w:pPr>
              <w:rPr>
                <w:b w:val="0"/>
                <w:bCs w:val="0"/>
                <w:sz w:val="18"/>
                <w:szCs w:val="18"/>
                <w:rPrChange w:author="Diana-Maria Sanchez Gutierrez" w:date="2021-09-14T17:01:00Z" w:id="181">
                  <w:rPr>
                    <w:b w:val="0"/>
                    <w:bCs w:val="0"/>
                    <w:sz w:val="18"/>
                    <w:szCs w:val="18"/>
                    <w:lang w:val="es-ES"/>
                  </w:rPr>
                </w:rPrChange>
              </w:rPr>
            </w:pPr>
            <w:r w:rsidRPr="00886FA9">
              <w:rPr>
                <w:sz w:val="18"/>
                <w:szCs w:val="18"/>
                <w:rPrChange w:author="Diana-Maria Sanchez Gutierrez" w:date="2021-09-14T17:01:00Z" w:id="182">
                  <w:rPr>
                    <w:sz w:val="18"/>
                    <w:szCs w:val="18"/>
                    <w:lang w:val="es-ES"/>
                  </w:rPr>
                </w:rPrChange>
              </w:rPr>
              <w:t xml:space="preserve">Ending Job Title / </w:t>
            </w:r>
            <w:proofErr w:type="spellStart"/>
            <w:r w:rsidRPr="00886FA9">
              <w:rPr>
                <w:sz w:val="18"/>
                <w:szCs w:val="18"/>
                <w:rPrChange w:author="Diana-Maria Sanchez Gutierrez" w:date="2021-09-14T17:01:00Z" w:id="183">
                  <w:rPr>
                    <w:sz w:val="18"/>
                    <w:szCs w:val="18"/>
                    <w:lang w:val="es-ES"/>
                  </w:rPr>
                </w:rPrChange>
              </w:rPr>
              <w:t>Intitulé</w:t>
            </w:r>
            <w:proofErr w:type="spellEnd"/>
            <w:r w:rsidRPr="00886FA9">
              <w:rPr>
                <w:sz w:val="18"/>
                <w:szCs w:val="18"/>
                <w:rPrChange w:author="Diana-Maria Sanchez Gutierrez" w:date="2021-09-14T17:01:00Z" w:id="184">
                  <w:rPr>
                    <w:sz w:val="18"/>
                    <w:szCs w:val="18"/>
                    <w:lang w:val="es-ES"/>
                  </w:rPr>
                </w:rPrChange>
              </w:rPr>
              <w:t xml:space="preserve"> Dernier </w:t>
            </w:r>
            <w:proofErr w:type="spellStart"/>
            <w:r w:rsidRPr="00886FA9">
              <w:rPr>
                <w:sz w:val="18"/>
                <w:szCs w:val="18"/>
                <w:rPrChange w:author="Diana-Maria Sanchez Gutierrez" w:date="2021-09-14T17:01:00Z" w:id="185">
                  <w:rPr>
                    <w:sz w:val="18"/>
                    <w:szCs w:val="18"/>
                    <w:lang w:val="es-ES"/>
                  </w:rPr>
                </w:rPrChange>
              </w:rPr>
              <w:t>Emploi</w:t>
            </w:r>
            <w:proofErr w:type="spellEnd"/>
            <w:r w:rsidRPr="00886FA9">
              <w:rPr>
                <w:sz w:val="18"/>
                <w:szCs w:val="18"/>
                <w:rPrChange w:author="Diana-Maria Sanchez Gutierrez" w:date="2021-09-14T17:01:00Z" w:id="186">
                  <w:rPr>
                    <w:sz w:val="18"/>
                    <w:szCs w:val="18"/>
                    <w:lang w:val="es-ES"/>
                  </w:rPr>
                </w:rPrChange>
              </w:rPr>
              <w:t xml:space="preserve"> (Char 30)</w:t>
            </w:r>
          </w:p>
        </w:tc>
        <w:tc>
          <w:tcPr>
            <w:tcW w:w="2330" w:type="dxa"/>
            <w:vAlign w:val="center"/>
          </w:tcPr>
          <w:p w:rsidRPr="005C6760" w:rsidR="00A16404" w:rsidP="0087559F" w:rsidRDefault="00A16404" w14:paraId="63DDF3DE"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Experiencia Profesional\Puesto final</w:t>
            </w:r>
          </w:p>
        </w:tc>
        <w:tc>
          <w:tcPr>
            <w:tcW w:w="4961" w:type="dxa"/>
            <w:vAlign w:val="center"/>
          </w:tcPr>
          <w:p w:rsidRPr="005C6760" w:rsidR="00A16404" w:rsidP="0087559F" w:rsidRDefault="00A16404" w14:paraId="54E17D34"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Puesto Final</w:t>
            </w:r>
          </w:p>
        </w:tc>
      </w:tr>
      <w:tr w:rsidRPr="005C6760" w:rsidR="00A16404" w:rsidTr="0087559F" w14:paraId="2FA201EF"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886FA9" w:rsidR="00A16404" w:rsidP="0087559F" w:rsidRDefault="00A16404" w14:paraId="6209FF7A" w14:textId="77777777">
            <w:pPr>
              <w:rPr>
                <w:b w:val="0"/>
                <w:bCs w:val="0"/>
                <w:sz w:val="18"/>
                <w:szCs w:val="18"/>
                <w:rPrChange w:author="Diana-Maria Sanchez Gutierrez" w:date="2021-09-14T17:01:00Z" w:id="187">
                  <w:rPr>
                    <w:b w:val="0"/>
                    <w:bCs w:val="0"/>
                    <w:sz w:val="18"/>
                    <w:szCs w:val="18"/>
                    <w:lang w:val="es-ES"/>
                  </w:rPr>
                </w:rPrChange>
              </w:rPr>
            </w:pPr>
            <w:r w:rsidRPr="00886FA9">
              <w:rPr>
                <w:sz w:val="18"/>
                <w:szCs w:val="18"/>
                <w:rPrChange w:author="Diana-Maria Sanchez Gutierrez" w:date="2021-09-14T17:01:00Z" w:id="188">
                  <w:rPr>
                    <w:sz w:val="18"/>
                    <w:szCs w:val="18"/>
                    <w:lang w:val="es-ES"/>
                  </w:rPr>
                </w:rPrChange>
              </w:rPr>
              <w:t xml:space="preserve">Ending Pay Rate / </w:t>
            </w:r>
            <w:proofErr w:type="spellStart"/>
            <w:r w:rsidRPr="00886FA9">
              <w:rPr>
                <w:sz w:val="18"/>
                <w:szCs w:val="18"/>
                <w:rPrChange w:author="Diana-Maria Sanchez Gutierrez" w:date="2021-09-14T17:01:00Z" w:id="189">
                  <w:rPr>
                    <w:sz w:val="18"/>
                    <w:szCs w:val="18"/>
                    <w:lang w:val="es-ES"/>
                  </w:rPr>
                </w:rPrChange>
              </w:rPr>
              <w:t>Dernière</w:t>
            </w:r>
            <w:proofErr w:type="spellEnd"/>
            <w:r w:rsidRPr="00886FA9">
              <w:rPr>
                <w:sz w:val="18"/>
                <w:szCs w:val="18"/>
                <w:rPrChange w:author="Diana-Maria Sanchez Gutierrez" w:date="2021-09-14T17:01:00Z" w:id="190">
                  <w:rPr>
                    <w:sz w:val="18"/>
                    <w:szCs w:val="18"/>
                    <w:lang w:val="es-ES"/>
                  </w:rPr>
                </w:rPrChange>
              </w:rPr>
              <w:t xml:space="preserve"> </w:t>
            </w:r>
            <w:proofErr w:type="spellStart"/>
            <w:r w:rsidRPr="00886FA9">
              <w:rPr>
                <w:sz w:val="18"/>
                <w:szCs w:val="18"/>
                <w:rPrChange w:author="Diana-Maria Sanchez Gutierrez" w:date="2021-09-14T17:01:00Z" w:id="191">
                  <w:rPr>
                    <w:sz w:val="18"/>
                    <w:szCs w:val="18"/>
                    <w:lang w:val="es-ES"/>
                  </w:rPr>
                </w:rPrChange>
              </w:rPr>
              <w:t>Rémunération</w:t>
            </w:r>
            <w:proofErr w:type="spellEnd"/>
            <w:r w:rsidRPr="00886FA9">
              <w:rPr>
                <w:sz w:val="18"/>
                <w:szCs w:val="18"/>
                <w:rPrChange w:author="Diana-Maria Sanchez Gutierrez" w:date="2021-09-14T17:01:00Z" w:id="192">
                  <w:rPr>
                    <w:sz w:val="18"/>
                    <w:szCs w:val="18"/>
                    <w:lang w:val="es-ES"/>
                  </w:rPr>
                </w:rPrChange>
              </w:rPr>
              <w:t xml:space="preserve"> (Num 15,3)</w:t>
            </w:r>
          </w:p>
        </w:tc>
        <w:tc>
          <w:tcPr>
            <w:tcW w:w="2330" w:type="dxa"/>
            <w:vAlign w:val="center"/>
          </w:tcPr>
          <w:p w:rsidRPr="005C6760" w:rsidR="00A16404" w:rsidP="0087559F" w:rsidRDefault="00A16404" w14:paraId="349AD246"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Experiencia Profesional\Salario</w:t>
            </w:r>
          </w:p>
        </w:tc>
        <w:tc>
          <w:tcPr>
            <w:tcW w:w="4961" w:type="dxa"/>
            <w:vAlign w:val="center"/>
          </w:tcPr>
          <w:p w:rsidRPr="005C6760" w:rsidR="00A16404" w:rsidP="0087559F" w:rsidRDefault="00A16404" w14:paraId="328190EF"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Salario final</w:t>
            </w:r>
          </w:p>
        </w:tc>
      </w:tr>
      <w:tr w:rsidRPr="005C6760" w:rsidR="00A16404" w:rsidTr="0087559F" w14:paraId="4CA3B4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vAlign w:val="center"/>
          </w:tcPr>
          <w:p w:rsidRPr="005C6760" w:rsidR="00A16404" w:rsidP="0087559F" w:rsidRDefault="004F5694" w14:paraId="7530F0E2" w14:textId="77777777">
            <w:pPr>
              <w:rPr>
                <w:b w:val="0"/>
                <w:bCs w:val="0"/>
                <w:sz w:val="18"/>
                <w:szCs w:val="18"/>
                <w:lang w:val="es-ES"/>
              </w:rPr>
            </w:pPr>
            <w:hyperlink w:history="1" w:anchor="Currency!A1" r:id="rId36">
              <w:proofErr w:type="spellStart"/>
              <w:r w:rsidRPr="005C6760" w:rsidR="00A16404">
                <w:rPr>
                  <w:b w:val="0"/>
                  <w:bCs w:val="0"/>
                  <w:sz w:val="18"/>
                  <w:szCs w:val="18"/>
                  <w:lang w:val="es-ES"/>
                </w:rPr>
                <w:t>Currency</w:t>
              </w:r>
              <w:proofErr w:type="spellEnd"/>
              <w:r w:rsidRPr="005C6760" w:rsidR="00A16404">
                <w:rPr>
                  <w:b w:val="0"/>
                  <w:bCs w:val="0"/>
                  <w:sz w:val="18"/>
                  <w:szCs w:val="18"/>
                  <w:lang w:val="es-ES"/>
                </w:rPr>
                <w:t xml:space="preserve"> / </w:t>
              </w:r>
              <w:proofErr w:type="spellStart"/>
              <w:r w:rsidRPr="005C6760" w:rsidR="00A16404">
                <w:rPr>
                  <w:b w:val="0"/>
                  <w:bCs w:val="0"/>
                  <w:sz w:val="18"/>
                  <w:szCs w:val="18"/>
                  <w:lang w:val="es-ES"/>
                </w:rPr>
                <w:t>Devise</w:t>
              </w:r>
              <w:proofErr w:type="spellEnd"/>
              <w:r w:rsidRPr="005C6760" w:rsidR="00A16404">
                <w:rPr>
                  <w:b w:val="0"/>
                  <w:bCs w:val="0"/>
                  <w:sz w:val="18"/>
                  <w:szCs w:val="18"/>
                  <w:lang w:val="es-ES"/>
                </w:rPr>
                <w:t xml:space="preserve"> (</w:t>
              </w:r>
              <w:proofErr w:type="spellStart"/>
              <w:r w:rsidRPr="005C6760" w:rsidR="00A16404">
                <w:rPr>
                  <w:b w:val="0"/>
                  <w:bCs w:val="0"/>
                  <w:sz w:val="18"/>
                  <w:szCs w:val="18"/>
                  <w:lang w:val="es-ES"/>
                </w:rPr>
                <w:t>Char</w:t>
              </w:r>
              <w:proofErr w:type="spellEnd"/>
              <w:r w:rsidRPr="005C6760" w:rsidR="00A16404">
                <w:rPr>
                  <w:b w:val="0"/>
                  <w:bCs w:val="0"/>
                  <w:sz w:val="18"/>
                  <w:szCs w:val="18"/>
                  <w:lang w:val="es-ES"/>
                </w:rPr>
                <w:t xml:space="preserve"> 3)</w:t>
              </w:r>
            </w:hyperlink>
          </w:p>
        </w:tc>
        <w:tc>
          <w:tcPr>
            <w:tcW w:w="2330" w:type="dxa"/>
            <w:vAlign w:val="center"/>
          </w:tcPr>
          <w:p w:rsidRPr="005C6760" w:rsidR="00A16404" w:rsidP="0087559F" w:rsidRDefault="00A16404" w14:paraId="7195FDBE"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Experiencia Profesional\M</w:t>
            </w:r>
            <w:r>
              <w:rPr>
                <w:sz w:val="18"/>
                <w:szCs w:val="18"/>
                <w:lang w:val="es-ES"/>
              </w:rPr>
              <w:t>o</w:t>
            </w:r>
            <w:r w:rsidRPr="005C6760">
              <w:rPr>
                <w:sz w:val="18"/>
                <w:szCs w:val="18"/>
                <w:lang w:val="es-ES"/>
              </w:rPr>
              <w:t>neda</w:t>
            </w:r>
          </w:p>
        </w:tc>
        <w:tc>
          <w:tcPr>
            <w:tcW w:w="4961" w:type="dxa"/>
            <w:vAlign w:val="center"/>
          </w:tcPr>
          <w:p w:rsidRPr="005C6760" w:rsidR="00A16404" w:rsidP="0087559F" w:rsidRDefault="00A16404" w14:paraId="223454BE" w14:textId="77777777">
            <w:pPr>
              <w:cnfStyle w:val="000000100000" w:firstRow="0" w:lastRow="0" w:firstColumn="0" w:lastColumn="0" w:oddVBand="0" w:evenVBand="0" w:oddHBand="1" w:evenHBand="0" w:firstRowFirstColumn="0" w:firstRowLastColumn="0" w:lastRowFirstColumn="0" w:lastRowLastColumn="0"/>
              <w:rPr>
                <w:sz w:val="18"/>
                <w:szCs w:val="18"/>
                <w:lang w:val="es-ES"/>
              </w:rPr>
            </w:pPr>
            <w:r w:rsidRPr="005C6760">
              <w:rPr>
                <w:sz w:val="18"/>
                <w:szCs w:val="18"/>
                <w:lang w:val="es-ES"/>
              </w:rPr>
              <w:t>Campo auxiliar del salario</w:t>
            </w:r>
          </w:p>
        </w:tc>
      </w:tr>
      <w:tr w:rsidRPr="005C6760" w:rsidR="00A16404" w:rsidTr="0087559F" w14:paraId="1C2348EA" w14:textId="77777777">
        <w:tc>
          <w:tcPr>
            <w:cnfStyle w:val="001000000000" w:firstRow="0" w:lastRow="0" w:firstColumn="1" w:lastColumn="0" w:oddVBand="0" w:evenVBand="0" w:oddHBand="0" w:evenHBand="0" w:firstRowFirstColumn="0" w:firstRowLastColumn="0" w:lastRowFirstColumn="0" w:lastRowLastColumn="0"/>
            <w:tcW w:w="2007" w:type="dxa"/>
            <w:vAlign w:val="center"/>
          </w:tcPr>
          <w:p w:rsidRPr="0074267B" w:rsidR="00A16404" w:rsidP="0087559F" w:rsidRDefault="00A16404" w14:paraId="3F40E9F7" w14:textId="77777777">
            <w:pPr>
              <w:rPr>
                <w:b w:val="0"/>
                <w:bCs w:val="0"/>
                <w:sz w:val="18"/>
                <w:szCs w:val="18"/>
              </w:rPr>
            </w:pPr>
            <w:r w:rsidRPr="0074267B">
              <w:rPr>
                <w:b w:val="0"/>
                <w:bCs w:val="0"/>
                <w:sz w:val="18"/>
                <w:szCs w:val="18"/>
              </w:rPr>
              <w:t xml:space="preserve">Pay Frequency / </w:t>
            </w:r>
            <w:proofErr w:type="spellStart"/>
            <w:r w:rsidRPr="0074267B">
              <w:rPr>
                <w:b w:val="0"/>
                <w:bCs w:val="0"/>
                <w:sz w:val="18"/>
                <w:szCs w:val="18"/>
              </w:rPr>
              <w:t>Fréquence</w:t>
            </w:r>
            <w:proofErr w:type="spellEnd"/>
            <w:r w:rsidRPr="0074267B">
              <w:rPr>
                <w:b w:val="0"/>
                <w:bCs w:val="0"/>
                <w:sz w:val="18"/>
                <w:szCs w:val="18"/>
              </w:rPr>
              <w:t xml:space="preserve"> </w:t>
            </w:r>
            <w:proofErr w:type="spellStart"/>
            <w:r w:rsidRPr="0074267B">
              <w:rPr>
                <w:b w:val="0"/>
                <w:bCs w:val="0"/>
                <w:sz w:val="18"/>
                <w:szCs w:val="18"/>
              </w:rPr>
              <w:t>paie</w:t>
            </w:r>
            <w:proofErr w:type="spellEnd"/>
            <w:r w:rsidRPr="0074267B">
              <w:rPr>
                <w:b w:val="0"/>
                <w:bCs w:val="0"/>
                <w:sz w:val="18"/>
                <w:szCs w:val="18"/>
              </w:rPr>
              <w:t xml:space="preserve"> (Char 1)</w:t>
            </w:r>
          </w:p>
        </w:tc>
        <w:tc>
          <w:tcPr>
            <w:tcW w:w="2330" w:type="dxa"/>
            <w:vAlign w:val="center"/>
          </w:tcPr>
          <w:p w:rsidRPr="005C6760" w:rsidR="00A16404" w:rsidP="0087559F" w:rsidRDefault="00A16404" w14:paraId="385C7C20"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Literal (valor por defecto)</w:t>
            </w:r>
          </w:p>
        </w:tc>
        <w:tc>
          <w:tcPr>
            <w:tcW w:w="4961" w:type="dxa"/>
            <w:vAlign w:val="center"/>
          </w:tcPr>
          <w:p w:rsidRPr="005C6760" w:rsidR="00A16404" w:rsidP="0087559F" w:rsidRDefault="00A16404" w14:paraId="4F12B7D5" w14:textId="77777777">
            <w:pPr>
              <w:cnfStyle w:val="000000000000" w:firstRow="0" w:lastRow="0" w:firstColumn="0" w:lastColumn="0" w:oddVBand="0" w:evenVBand="0" w:oddHBand="0" w:evenHBand="0" w:firstRowFirstColumn="0" w:firstRowLastColumn="0" w:lastRowFirstColumn="0" w:lastRowLastColumn="0"/>
              <w:rPr>
                <w:sz w:val="18"/>
                <w:szCs w:val="18"/>
                <w:lang w:val="es-ES"/>
              </w:rPr>
            </w:pPr>
            <w:r w:rsidRPr="005C6760">
              <w:rPr>
                <w:sz w:val="18"/>
                <w:szCs w:val="18"/>
                <w:lang w:val="es-ES"/>
              </w:rPr>
              <w:t>M (mensual)</w:t>
            </w:r>
          </w:p>
        </w:tc>
      </w:tr>
    </w:tbl>
    <w:p w:rsidR="00A16404" w:rsidP="00A16404" w:rsidRDefault="00A16404" w14:paraId="10B0E704" w14:textId="77777777">
      <w:pPr>
        <w:rPr>
          <w:lang w:val="es-ES" w:eastAsia="en-US"/>
        </w:rPr>
      </w:pPr>
    </w:p>
    <w:p w:rsidRPr="005C6760" w:rsidR="00A16404" w:rsidP="00A16404" w:rsidRDefault="00A16404" w14:paraId="6D9B4C28" w14:textId="77777777">
      <w:pPr>
        <w:rPr>
          <w:lang w:val="es-ES" w:eastAsia="en-US"/>
        </w:rPr>
      </w:pPr>
    </w:p>
    <w:p w:rsidRPr="005C6760" w:rsidR="00A16404" w:rsidP="00A16404" w:rsidRDefault="00A16404" w14:paraId="79C59436" w14:textId="77777777">
      <w:pPr>
        <w:pStyle w:val="2TituloH2"/>
      </w:pPr>
      <w:bookmarkStart w:name="_Ref71773671" w:id="193"/>
      <w:bookmarkStart w:name="_Toc71797961" w:id="194"/>
      <w:bookmarkStart w:name="_Toc97208288" w:id="195"/>
      <w:r w:rsidRPr="005C6760">
        <w:t>POS-PROCESO</w:t>
      </w:r>
      <w:bookmarkEnd w:id="193"/>
      <w:bookmarkEnd w:id="194"/>
      <w:bookmarkEnd w:id="195"/>
    </w:p>
    <w:p w:rsidRPr="005C6760" w:rsidR="00A16404" w:rsidP="00A16404" w:rsidRDefault="00A16404" w14:paraId="2BD3DB39" w14:textId="23955179">
      <w:pPr>
        <w:rPr>
          <w:lang w:val="es-ES" w:eastAsia="en-US"/>
        </w:rPr>
      </w:pPr>
      <w:r w:rsidRPr="005C6760">
        <w:rPr>
          <w:lang w:val="es-ES" w:eastAsia="en-US"/>
        </w:rPr>
        <w:t xml:space="preserve">La lógica del </w:t>
      </w:r>
      <w:proofErr w:type="spellStart"/>
      <w:r w:rsidRPr="005C6760">
        <w:rPr>
          <w:lang w:val="es-ES" w:eastAsia="en-US"/>
        </w:rPr>
        <w:t>pos-proceso</w:t>
      </w:r>
      <w:proofErr w:type="spellEnd"/>
      <w:r w:rsidRPr="005C6760">
        <w:rPr>
          <w:lang w:val="es-ES" w:eastAsia="en-US"/>
        </w:rPr>
        <w:t xml:space="preserve"> se encargará de generar los bloques a incluir en el archivo de salida para cada empleado en función de los registros exportados en las distintas consultas. Para esto hay que tener en cuenta que cada consulta se exporta en un archivo o pestaña Excel diferente con lo que el primer paso del </w:t>
      </w:r>
      <w:proofErr w:type="spellStart"/>
      <w:r w:rsidRPr="005C6760">
        <w:rPr>
          <w:lang w:val="es-ES" w:eastAsia="en-US"/>
        </w:rPr>
        <w:t>pos-proceso</w:t>
      </w:r>
      <w:proofErr w:type="spellEnd"/>
      <w:r w:rsidRPr="005C6760">
        <w:rPr>
          <w:lang w:val="es-ES" w:eastAsia="en-US"/>
        </w:rPr>
        <w:t xml:space="preserve"> consistirá en unificar los registros consolidando a nivel de empleado, y ordenando según el </w:t>
      </w:r>
      <w:r w:rsidRPr="005C6760">
        <w:rPr>
          <w:i/>
          <w:iCs/>
          <w:lang w:val="es-ES" w:eastAsia="en-US"/>
        </w:rPr>
        <w:t>número de referencia del bloque</w:t>
      </w:r>
      <w:r w:rsidRPr="005C6760">
        <w:rPr>
          <w:lang w:val="es-ES" w:eastAsia="en-US"/>
        </w:rPr>
        <w:t xml:space="preserve"> que es como se exportarán al final.</w:t>
      </w:r>
      <w:ins w:author="Gabriel-Esteban Fractman Lazaro" w:date="2021-05-24T08:25:00Z" w:id="196">
        <w:r w:rsidR="007A7BFC">
          <w:rPr>
            <w:lang w:val="es-ES" w:eastAsia="en-US"/>
          </w:rPr>
          <w:t xml:space="preserve"> </w:t>
        </w:r>
        <w:r w:rsidRPr="007A7BFC" w:rsidR="007A7BFC">
          <w:rPr>
            <w:lang w:val="es-ES" w:eastAsia="en-US"/>
          </w:rPr>
          <w:t xml:space="preserve">Primero van siempre las posiciones, y luego los datos de los empleados ordenados por SGID y </w:t>
        </w:r>
        <w:proofErr w:type="spellStart"/>
        <w:r w:rsidRPr="007A7BFC" w:rsidR="007A7BFC">
          <w:rPr>
            <w:lang w:val="es-ES" w:eastAsia="en-US"/>
          </w:rPr>
          <w:t>Cod_Bloque</w:t>
        </w:r>
        <w:proofErr w:type="spellEnd"/>
        <w:r w:rsidRPr="007A7BFC" w:rsidR="007A7BFC">
          <w:rPr>
            <w:lang w:val="es-ES" w:eastAsia="en-US"/>
          </w:rPr>
          <w:t xml:space="preserve"> </w:t>
        </w:r>
      </w:ins>
      <w:ins w:author="Gabriel-Esteban Fractman Lazaro" w:date="2021-05-24T08:26:00Z" w:id="197">
        <w:r w:rsidR="007A7BFC">
          <w:rPr>
            <w:lang w:val="es-ES" w:eastAsia="en-US"/>
          </w:rPr>
          <w:t>a</w:t>
        </w:r>
      </w:ins>
      <w:ins w:author="Gabriel-Esteban Fractman Lazaro" w:date="2021-05-24T08:25:00Z" w:id="198">
        <w:r w:rsidRPr="007A7BFC" w:rsidR="007A7BFC">
          <w:rPr>
            <w:lang w:val="es-ES" w:eastAsia="en-US"/>
          </w:rPr>
          <w:t>scendente.</w:t>
        </w:r>
      </w:ins>
    </w:p>
    <w:p w:rsidRPr="005C6760" w:rsidR="00A16404" w:rsidP="00A16404" w:rsidRDefault="00A16404" w14:paraId="798DDA11" w14:textId="77777777">
      <w:pPr>
        <w:rPr>
          <w:lang w:val="es-ES" w:eastAsia="en-US"/>
        </w:rPr>
      </w:pPr>
      <w:r w:rsidRPr="005C6760">
        <w:rPr>
          <w:lang w:val="es-ES" w:eastAsia="en-US"/>
        </w:rPr>
        <w:t>Una vez que se tienen los registros agrupados por empleado el proceso iterará por cada uno de los para en primer lugar identificar el tipo de cambio que se ha producido, que puede ser alguno de los siguientes:</w:t>
      </w:r>
    </w:p>
    <w:p w:rsidRPr="005C6760" w:rsidR="00A16404" w:rsidP="00F722D9" w:rsidRDefault="00A16404" w14:paraId="51F3BF80" w14:textId="77777777">
      <w:pPr>
        <w:pStyle w:val="Prrafodelista"/>
        <w:numPr>
          <w:ilvl w:val="0"/>
          <w:numId w:val="31"/>
        </w:numPr>
        <w:rPr>
          <w:lang w:val="es-ES" w:eastAsia="en-US"/>
        </w:rPr>
      </w:pPr>
      <w:r w:rsidRPr="005C6760">
        <w:rPr>
          <w:lang w:val="es-ES" w:eastAsia="en-US"/>
        </w:rPr>
        <w:t>Alta de un nuevo empleado</w:t>
      </w:r>
    </w:p>
    <w:p w:rsidRPr="005C6760" w:rsidR="00A16404" w:rsidP="00F722D9" w:rsidRDefault="00A16404" w14:paraId="0F067F20" w14:textId="77777777">
      <w:pPr>
        <w:pStyle w:val="Prrafodelista"/>
        <w:numPr>
          <w:ilvl w:val="0"/>
          <w:numId w:val="31"/>
        </w:numPr>
        <w:rPr>
          <w:lang w:val="es-ES" w:eastAsia="en-US"/>
        </w:rPr>
      </w:pPr>
      <w:r w:rsidRPr="005C6760">
        <w:rPr>
          <w:lang w:val="es-ES" w:eastAsia="en-US"/>
        </w:rPr>
        <w:t>Primer envío de un empleado existente previamente</w:t>
      </w:r>
    </w:p>
    <w:p w:rsidRPr="005C6760" w:rsidR="00A16404" w:rsidP="00F722D9" w:rsidRDefault="00A16404" w14:paraId="07479824" w14:textId="77777777">
      <w:pPr>
        <w:pStyle w:val="Prrafodelista"/>
        <w:numPr>
          <w:ilvl w:val="0"/>
          <w:numId w:val="31"/>
        </w:numPr>
        <w:rPr>
          <w:lang w:val="es-ES" w:eastAsia="en-US"/>
        </w:rPr>
      </w:pPr>
      <w:r w:rsidRPr="005C6760">
        <w:rPr>
          <w:lang w:val="es-ES" w:eastAsia="en-US"/>
        </w:rPr>
        <w:t>Modificación de un empleado</w:t>
      </w:r>
    </w:p>
    <w:p w:rsidRPr="005C6760" w:rsidR="00A16404" w:rsidP="00F722D9" w:rsidRDefault="00A16404" w14:paraId="60A44251" w14:textId="77777777">
      <w:pPr>
        <w:pStyle w:val="Prrafodelista"/>
        <w:numPr>
          <w:ilvl w:val="0"/>
          <w:numId w:val="31"/>
        </w:numPr>
        <w:rPr>
          <w:lang w:val="es-ES" w:eastAsia="en-US"/>
        </w:rPr>
      </w:pPr>
      <w:r w:rsidRPr="005C6760">
        <w:rPr>
          <w:lang w:val="es-ES" w:eastAsia="en-US"/>
        </w:rPr>
        <w:t>Baja de un empleado</w:t>
      </w:r>
    </w:p>
    <w:p w:rsidRPr="005C6760" w:rsidR="00A16404" w:rsidP="00F722D9" w:rsidRDefault="00A16404" w14:paraId="189101D5" w14:textId="77777777">
      <w:pPr>
        <w:pStyle w:val="Prrafodelista"/>
        <w:numPr>
          <w:ilvl w:val="0"/>
          <w:numId w:val="31"/>
        </w:numPr>
        <w:rPr>
          <w:lang w:val="es-ES" w:eastAsia="en-US"/>
        </w:rPr>
      </w:pPr>
      <w:r w:rsidRPr="005C6760">
        <w:rPr>
          <w:lang w:val="es-ES" w:eastAsia="en-US"/>
        </w:rPr>
        <w:t>Baja y recontratación de un empleado</w:t>
      </w:r>
    </w:p>
    <w:p w:rsidRPr="005C6760" w:rsidR="00A16404" w:rsidP="00F722D9" w:rsidRDefault="00A16404" w14:paraId="0E000B25" w14:textId="77777777">
      <w:pPr>
        <w:pStyle w:val="Prrafodelista"/>
        <w:numPr>
          <w:ilvl w:val="0"/>
          <w:numId w:val="31"/>
        </w:numPr>
        <w:rPr>
          <w:lang w:val="es-ES" w:eastAsia="en-US"/>
        </w:rPr>
      </w:pPr>
      <w:r w:rsidRPr="005C6760">
        <w:rPr>
          <w:lang w:val="es-ES" w:eastAsia="en-US"/>
        </w:rPr>
        <w:t>Borrado de un empleado</w:t>
      </w:r>
    </w:p>
    <w:p w:rsidRPr="005C6760" w:rsidR="00A16404" w:rsidP="00A16404" w:rsidRDefault="00A16404" w14:paraId="32B837D9" w14:textId="77777777">
      <w:pPr>
        <w:pStyle w:val="Prrafodelista"/>
        <w:rPr>
          <w:lang w:val="es-ES" w:eastAsia="en-US"/>
        </w:rPr>
      </w:pPr>
    </w:p>
    <w:p w:rsidRPr="005C6760" w:rsidR="00A16404" w:rsidP="00A16404" w:rsidRDefault="00A16404" w14:paraId="60435C84" w14:textId="77777777">
      <w:pPr>
        <w:rPr>
          <w:lang w:val="es-ES"/>
        </w:rPr>
      </w:pPr>
      <w:r w:rsidRPr="005C6760">
        <w:rPr>
          <w:lang w:val="es-ES"/>
        </w:rPr>
        <w:t>Estos movimientos se detectan de la siguiente manera:</w:t>
      </w:r>
    </w:p>
    <w:p w:rsidRPr="005C6760" w:rsidR="00A16404" w:rsidP="00F722D9" w:rsidRDefault="00A16404" w14:paraId="1341283F" w14:textId="77777777">
      <w:pPr>
        <w:pStyle w:val="Prrafodelista"/>
        <w:numPr>
          <w:ilvl w:val="0"/>
          <w:numId w:val="32"/>
        </w:numPr>
        <w:rPr>
          <w:lang w:val="es-ES"/>
        </w:rPr>
      </w:pPr>
      <w:r w:rsidRPr="005C6760">
        <w:rPr>
          <w:lang w:val="es-ES"/>
        </w:rPr>
        <w:t xml:space="preserve">Nueva alta: registro New en la consulta auxiliar sobre la tabla Período RH cuya fecha de inicio es igual a la fecha de inicio del campo </w:t>
      </w:r>
      <w:r w:rsidRPr="005C6760">
        <w:rPr>
          <w:i/>
          <w:iCs/>
          <w:lang w:val="es-ES"/>
        </w:rPr>
        <w:t>Enviar a PG</w:t>
      </w:r>
      <w:r w:rsidRPr="005C6760">
        <w:rPr>
          <w:lang w:val="es-ES"/>
        </w:rPr>
        <w:t>.</w:t>
      </w:r>
    </w:p>
    <w:p w:rsidRPr="005C6760" w:rsidR="00A16404" w:rsidP="00F722D9" w:rsidRDefault="00A16404" w14:paraId="45B1A8C4" w14:textId="77777777">
      <w:pPr>
        <w:pStyle w:val="Prrafodelista"/>
        <w:numPr>
          <w:ilvl w:val="0"/>
          <w:numId w:val="32"/>
        </w:numPr>
        <w:rPr>
          <w:lang w:val="es-ES"/>
        </w:rPr>
      </w:pPr>
      <w:r w:rsidRPr="005C6760">
        <w:rPr>
          <w:lang w:val="es-ES"/>
        </w:rPr>
        <w:t xml:space="preserve">Primer envío de un empleado existente: registro New en la consulta sobre la tabla Período RH cuya fecha de inicio es anterior a la fecha de inicio del campo </w:t>
      </w:r>
      <w:r w:rsidRPr="005C6760">
        <w:rPr>
          <w:i/>
          <w:iCs/>
          <w:lang w:val="es-ES"/>
        </w:rPr>
        <w:t>Enviar a PG</w:t>
      </w:r>
      <w:r w:rsidRPr="005C6760">
        <w:rPr>
          <w:lang w:val="es-ES"/>
        </w:rPr>
        <w:t>.</w:t>
      </w:r>
    </w:p>
    <w:p w:rsidRPr="005C6760" w:rsidR="00A16404" w:rsidP="00F722D9" w:rsidRDefault="00A16404" w14:paraId="4BA443AA" w14:textId="77777777">
      <w:pPr>
        <w:pStyle w:val="Prrafodelista"/>
        <w:numPr>
          <w:ilvl w:val="0"/>
          <w:numId w:val="32"/>
        </w:numPr>
        <w:rPr>
          <w:lang w:val="es-ES"/>
        </w:rPr>
      </w:pPr>
      <w:r w:rsidRPr="005C6760">
        <w:rPr>
          <w:lang w:val="es-ES"/>
        </w:rPr>
        <w:t>Baja: cambio en la fecha de fin para la consulta sobre la tabla Período RH</w:t>
      </w:r>
    </w:p>
    <w:p w:rsidRPr="005C6760" w:rsidR="00A16404" w:rsidP="00F722D9" w:rsidRDefault="00A16404" w14:paraId="77C4B023" w14:textId="77777777">
      <w:pPr>
        <w:pStyle w:val="Prrafodelista"/>
        <w:numPr>
          <w:ilvl w:val="0"/>
          <w:numId w:val="32"/>
        </w:numPr>
        <w:rPr>
          <w:lang w:val="es-ES"/>
        </w:rPr>
      </w:pPr>
      <w:r w:rsidRPr="005C6760">
        <w:rPr>
          <w:lang w:val="es-ES"/>
        </w:rPr>
        <w:t>Baja y recontratación: registro de baja para un ordinal junto a un registro de alta para el siguiente ordinal; en ese caso el movimiento se trata como una modificación de empleado</w:t>
      </w:r>
    </w:p>
    <w:p w:rsidRPr="005C6760" w:rsidR="00A16404" w:rsidP="00F722D9" w:rsidRDefault="00A16404" w14:paraId="4FA637AF" w14:textId="77777777">
      <w:pPr>
        <w:pStyle w:val="Prrafodelista"/>
        <w:numPr>
          <w:ilvl w:val="0"/>
          <w:numId w:val="32"/>
        </w:numPr>
        <w:rPr>
          <w:lang w:val="es-ES"/>
        </w:rPr>
      </w:pPr>
      <w:r w:rsidRPr="005C6760">
        <w:rPr>
          <w:lang w:val="es-ES"/>
        </w:rPr>
        <w:t>Borrado del empleado: registro de tipo Borrado en la consulta sobre tabla Período RH.</w:t>
      </w:r>
    </w:p>
    <w:p w:rsidRPr="005C6760" w:rsidR="00A16404" w:rsidP="00F722D9" w:rsidRDefault="00A16404" w14:paraId="36B30FEA" w14:textId="77777777">
      <w:pPr>
        <w:pStyle w:val="Prrafodelista"/>
        <w:numPr>
          <w:ilvl w:val="0"/>
          <w:numId w:val="32"/>
        </w:numPr>
        <w:rPr>
          <w:lang w:val="es-ES"/>
        </w:rPr>
      </w:pPr>
      <w:r w:rsidRPr="005C6760">
        <w:rPr>
          <w:lang w:val="es-ES"/>
        </w:rPr>
        <w:t xml:space="preserve">Resto de modificaciones: registros </w:t>
      </w:r>
      <w:r w:rsidRPr="005C6760">
        <w:rPr>
          <w:i/>
          <w:iCs/>
          <w:lang w:val="es-ES"/>
        </w:rPr>
        <w:t>Anterior y Actual</w:t>
      </w:r>
      <w:r w:rsidRPr="005C6760">
        <w:rPr>
          <w:lang w:val="es-ES"/>
        </w:rPr>
        <w:t xml:space="preserve"> en distintas consultas.</w:t>
      </w:r>
    </w:p>
    <w:p w:rsidRPr="005C6760" w:rsidR="00A16404" w:rsidP="00A16404" w:rsidRDefault="00A16404" w14:paraId="0E764799" w14:textId="77777777">
      <w:pPr>
        <w:pStyle w:val="Prrafodelista"/>
        <w:rPr>
          <w:lang w:val="es-ES"/>
        </w:rPr>
      </w:pPr>
    </w:p>
    <w:p w:rsidRPr="005C6760" w:rsidR="00A16404" w:rsidP="00A16404" w:rsidRDefault="00A16404" w14:paraId="6AA565E9" w14:textId="77777777">
      <w:pPr>
        <w:rPr>
          <w:lang w:val="es-ES"/>
        </w:rPr>
      </w:pPr>
      <w:r w:rsidRPr="005C6760">
        <w:rPr>
          <w:lang w:val="es-ES"/>
        </w:rPr>
        <w:t>Una vez identificado el tipo de movimiento en el caso de una baja, cambio de categoría o promoción a cuadro se calcula la acción y el motivo para el bloque Job Data, obteniendo a partir de la consulta auxiliar la siguiente información:</w:t>
      </w:r>
    </w:p>
    <w:p w:rsidRPr="005C6760" w:rsidR="00A16404" w:rsidP="00F722D9" w:rsidRDefault="00A16404" w14:paraId="664397B9" w14:textId="77777777">
      <w:pPr>
        <w:pStyle w:val="Prrafodelista"/>
        <w:numPr>
          <w:ilvl w:val="0"/>
          <w:numId w:val="33"/>
        </w:numPr>
        <w:rPr>
          <w:lang w:val="es-ES"/>
        </w:rPr>
      </w:pPr>
      <w:r w:rsidRPr="005C6760">
        <w:rPr>
          <w:lang w:val="es-ES"/>
        </w:rPr>
        <w:t>Motivo de baja</w:t>
      </w:r>
    </w:p>
    <w:p w:rsidRPr="005C6760" w:rsidR="00A16404" w:rsidP="00F722D9" w:rsidRDefault="00A16404" w14:paraId="4A208C9E" w14:textId="77777777">
      <w:pPr>
        <w:pStyle w:val="Prrafodelista"/>
        <w:numPr>
          <w:ilvl w:val="0"/>
          <w:numId w:val="33"/>
        </w:numPr>
        <w:rPr>
          <w:lang w:val="es-ES"/>
        </w:rPr>
      </w:pPr>
      <w:r w:rsidRPr="005C6760">
        <w:rPr>
          <w:lang w:val="es-ES"/>
        </w:rPr>
        <w:t>Edad del empleado</w:t>
      </w:r>
    </w:p>
    <w:p w:rsidRPr="005C6760" w:rsidR="00A16404" w:rsidP="00F722D9" w:rsidRDefault="00A16404" w14:paraId="5DBF5F44" w14:textId="77777777">
      <w:pPr>
        <w:pStyle w:val="Prrafodelista"/>
        <w:numPr>
          <w:ilvl w:val="0"/>
          <w:numId w:val="33"/>
        </w:numPr>
        <w:rPr>
          <w:lang w:val="es-ES"/>
        </w:rPr>
      </w:pPr>
      <w:r w:rsidRPr="005C6760">
        <w:rPr>
          <w:lang w:val="es-ES"/>
        </w:rPr>
        <w:t>Posible cambio de tipo de empleado (es decir, de colectivo)</w:t>
      </w:r>
    </w:p>
    <w:p w:rsidRPr="005C6760" w:rsidR="00A16404" w:rsidP="00F722D9" w:rsidRDefault="00A16404" w14:paraId="11B693B0" w14:textId="77777777">
      <w:pPr>
        <w:pStyle w:val="Prrafodelista"/>
        <w:numPr>
          <w:ilvl w:val="0"/>
          <w:numId w:val="33"/>
        </w:numPr>
        <w:rPr>
          <w:lang w:val="es-ES"/>
        </w:rPr>
      </w:pPr>
      <w:r w:rsidRPr="005C6760">
        <w:rPr>
          <w:lang w:val="es-ES"/>
        </w:rPr>
        <w:t>Posible cambio de categoría</w:t>
      </w:r>
    </w:p>
    <w:p w:rsidRPr="005C6760" w:rsidR="00A16404" w:rsidP="00A16404" w:rsidRDefault="00A16404" w14:paraId="244C9491" w14:textId="77777777">
      <w:pPr>
        <w:pStyle w:val="Prrafodelista"/>
        <w:rPr>
          <w:lang w:val="es-ES"/>
        </w:rPr>
      </w:pPr>
    </w:p>
    <w:p w:rsidRPr="005C6760" w:rsidR="00A16404" w:rsidP="00A16404" w:rsidRDefault="00A16404" w14:paraId="28EC390C" w14:textId="77777777">
      <w:pPr>
        <w:rPr>
          <w:lang w:val="es-ES"/>
        </w:rPr>
      </w:pPr>
      <w:r w:rsidRPr="005C6760">
        <w:rPr>
          <w:lang w:val="es-ES"/>
        </w:rPr>
        <w:t>Realizada esta operación se recorren los distintos registros del empleado para proceder a copiar a la salida aquellos que apliquen; para ello se aplicarán las siguientes reglas:</w:t>
      </w:r>
    </w:p>
    <w:p w:rsidRPr="005C6760" w:rsidR="00A16404" w:rsidP="00F722D9" w:rsidRDefault="00A16404" w14:paraId="095547F2" w14:textId="77777777">
      <w:pPr>
        <w:pStyle w:val="Prrafodelista"/>
        <w:numPr>
          <w:ilvl w:val="0"/>
          <w:numId w:val="34"/>
        </w:numPr>
        <w:rPr>
          <w:lang w:val="es-ES"/>
        </w:rPr>
      </w:pPr>
      <w:r w:rsidRPr="005C6760">
        <w:rPr>
          <w:lang w:val="es-ES"/>
        </w:rPr>
        <w:t xml:space="preserve">Los registros de tipo </w:t>
      </w:r>
      <w:r w:rsidRPr="005C6760">
        <w:rPr>
          <w:i/>
          <w:iCs/>
          <w:lang w:val="es-ES"/>
        </w:rPr>
        <w:t>Anterior</w:t>
      </w:r>
      <w:r w:rsidRPr="005C6760">
        <w:rPr>
          <w:lang w:val="es-ES"/>
        </w:rPr>
        <w:t xml:space="preserve"> se descartan</w:t>
      </w:r>
    </w:p>
    <w:p w:rsidRPr="005C6760" w:rsidR="00A16404" w:rsidP="00F722D9" w:rsidRDefault="00A16404" w14:paraId="27B5C670" w14:textId="77777777">
      <w:pPr>
        <w:pStyle w:val="Prrafodelista"/>
        <w:numPr>
          <w:ilvl w:val="0"/>
          <w:numId w:val="34"/>
        </w:numPr>
        <w:rPr>
          <w:lang w:val="es-ES"/>
        </w:rPr>
      </w:pPr>
      <w:r w:rsidRPr="005C6760">
        <w:rPr>
          <w:lang w:val="es-ES"/>
        </w:rPr>
        <w:t xml:space="preserve">El borrado de registros se identifica comparando los presentes en el bloque </w:t>
      </w:r>
      <w:r w:rsidRPr="005C6760">
        <w:rPr>
          <w:i/>
          <w:iCs/>
          <w:lang w:val="es-ES"/>
        </w:rPr>
        <w:t>Anterior</w:t>
      </w:r>
      <w:r w:rsidRPr="005C6760">
        <w:rPr>
          <w:lang w:val="es-ES"/>
        </w:rPr>
        <w:t xml:space="preserve"> que no se encuentran en el bloque </w:t>
      </w:r>
      <w:r w:rsidRPr="005C6760">
        <w:rPr>
          <w:i/>
          <w:iCs/>
          <w:lang w:val="es-ES"/>
        </w:rPr>
        <w:t>Actual</w:t>
      </w:r>
      <w:r w:rsidRPr="005C6760">
        <w:rPr>
          <w:lang w:val="es-ES"/>
        </w:rPr>
        <w:t>.</w:t>
      </w:r>
    </w:p>
    <w:p w:rsidRPr="005C6760" w:rsidR="00A16404" w:rsidP="00F722D9" w:rsidRDefault="00A16404" w14:paraId="038A8105" w14:textId="77777777">
      <w:pPr>
        <w:pStyle w:val="Prrafodelista"/>
        <w:numPr>
          <w:ilvl w:val="0"/>
          <w:numId w:val="34"/>
        </w:numPr>
        <w:rPr>
          <w:lang w:val="es-ES"/>
        </w:rPr>
      </w:pPr>
      <w:r w:rsidRPr="005C6760">
        <w:rPr>
          <w:lang w:val="es-ES"/>
        </w:rPr>
        <w:t xml:space="preserve">Asimismo, en los casos de un bloque multirregistro (por </w:t>
      </w:r>
      <w:proofErr w:type="gramStart"/>
      <w:r w:rsidRPr="005C6760">
        <w:rPr>
          <w:lang w:val="es-ES"/>
        </w:rPr>
        <w:t>ejemplo</w:t>
      </w:r>
      <w:proofErr w:type="gramEnd"/>
      <w:r w:rsidRPr="005C6760">
        <w:rPr>
          <w:lang w:val="es-ES"/>
        </w:rPr>
        <w:t xml:space="preserve"> los familiares) el registro modificado o añadido se identifica a través de la comparación entre los registros de tipo </w:t>
      </w:r>
      <w:r w:rsidRPr="005C6760">
        <w:rPr>
          <w:i/>
          <w:iCs/>
          <w:lang w:val="es-ES"/>
        </w:rPr>
        <w:t>Anterior</w:t>
      </w:r>
      <w:r w:rsidRPr="005C6760">
        <w:rPr>
          <w:lang w:val="es-ES"/>
        </w:rPr>
        <w:t xml:space="preserve"> y </w:t>
      </w:r>
      <w:r w:rsidRPr="005C6760">
        <w:rPr>
          <w:i/>
          <w:iCs/>
          <w:lang w:val="es-ES"/>
        </w:rPr>
        <w:t>Actual</w:t>
      </w:r>
      <w:r w:rsidRPr="005C6760">
        <w:rPr>
          <w:lang w:val="es-ES"/>
        </w:rPr>
        <w:t xml:space="preserve">. </w:t>
      </w:r>
    </w:p>
    <w:p w:rsidRPr="005C6760" w:rsidR="00A16404" w:rsidP="00F722D9" w:rsidRDefault="00A16404" w14:paraId="7384577C" w14:textId="77777777">
      <w:pPr>
        <w:pStyle w:val="Prrafodelista"/>
        <w:numPr>
          <w:ilvl w:val="0"/>
          <w:numId w:val="34"/>
        </w:numPr>
        <w:rPr>
          <w:lang w:val="es-ES"/>
        </w:rPr>
      </w:pPr>
      <w:r w:rsidRPr="005C6760">
        <w:rPr>
          <w:lang w:val="es-ES"/>
        </w:rPr>
        <w:t xml:space="preserve">En el caso de una recontratación los valores correspondientes al nuevo período aparecerán como registros de tipo </w:t>
      </w:r>
      <w:proofErr w:type="gramStart"/>
      <w:r w:rsidRPr="005C6760">
        <w:rPr>
          <w:i/>
          <w:iCs/>
          <w:lang w:val="es-ES"/>
        </w:rPr>
        <w:t>Nuevo</w:t>
      </w:r>
      <w:proofErr w:type="gramEnd"/>
      <w:r w:rsidRPr="005C6760">
        <w:rPr>
          <w:lang w:val="es-ES"/>
        </w:rPr>
        <w:t xml:space="preserve"> aunque puede ocurrir que no haya cambios respecto al período anterior.</w:t>
      </w:r>
    </w:p>
    <w:p w:rsidRPr="005C6760" w:rsidR="00A16404" w:rsidP="00F722D9" w:rsidRDefault="00A16404" w14:paraId="371D1281" w14:textId="77777777">
      <w:pPr>
        <w:pStyle w:val="Prrafodelista"/>
        <w:numPr>
          <w:ilvl w:val="0"/>
          <w:numId w:val="34"/>
        </w:numPr>
        <w:rPr>
          <w:lang w:val="es-ES"/>
        </w:rPr>
      </w:pPr>
      <w:r w:rsidRPr="005C6760">
        <w:rPr>
          <w:lang w:val="es-ES"/>
        </w:rPr>
        <w:t xml:space="preserve">Para el caso de generarse el bloque </w:t>
      </w:r>
      <w:proofErr w:type="spellStart"/>
      <w:r w:rsidRPr="005C6760">
        <w:rPr>
          <w:lang w:val="es-ES"/>
        </w:rPr>
        <w:t>Hire</w:t>
      </w:r>
      <w:proofErr w:type="spellEnd"/>
      <w:r w:rsidRPr="005C6760">
        <w:rPr>
          <w:lang w:val="es-ES"/>
        </w:rPr>
        <w:t xml:space="preserve"> deben generarse al menos los siguientes bloques: </w:t>
      </w:r>
    </w:p>
    <w:p w:rsidRPr="005C6760" w:rsidR="00A16404" w:rsidP="00F722D9" w:rsidRDefault="00A16404" w14:paraId="715BAC69" w14:textId="77777777">
      <w:pPr>
        <w:pStyle w:val="Prrafodelista"/>
        <w:numPr>
          <w:ilvl w:val="1"/>
          <w:numId w:val="34"/>
        </w:numPr>
        <w:rPr>
          <w:lang w:val="es-ES"/>
        </w:rPr>
      </w:pPr>
      <w:proofErr w:type="spellStart"/>
      <w:r w:rsidRPr="005C6760">
        <w:rPr>
          <w:lang w:val="es-ES"/>
        </w:rPr>
        <w:t>Hire</w:t>
      </w:r>
      <w:proofErr w:type="spellEnd"/>
    </w:p>
    <w:p w:rsidRPr="005C6760" w:rsidR="00A16404" w:rsidP="00F722D9" w:rsidRDefault="00A16404" w14:paraId="64F23845" w14:textId="77777777">
      <w:pPr>
        <w:pStyle w:val="Prrafodelista"/>
        <w:numPr>
          <w:ilvl w:val="1"/>
          <w:numId w:val="34"/>
        </w:numPr>
        <w:rPr>
          <w:lang w:val="es-ES"/>
        </w:rPr>
      </w:pPr>
      <w:proofErr w:type="spellStart"/>
      <w:r w:rsidRPr="005C6760">
        <w:rPr>
          <w:lang w:val="es-ES"/>
        </w:rPr>
        <w:t>Biographical</w:t>
      </w:r>
      <w:proofErr w:type="spellEnd"/>
      <w:r w:rsidRPr="005C6760">
        <w:rPr>
          <w:lang w:val="es-ES"/>
        </w:rPr>
        <w:t xml:space="preserve"> </w:t>
      </w:r>
      <w:proofErr w:type="spellStart"/>
      <w:r w:rsidRPr="005C6760">
        <w:rPr>
          <w:lang w:val="es-ES"/>
        </w:rPr>
        <w:t>History</w:t>
      </w:r>
      <w:proofErr w:type="spellEnd"/>
    </w:p>
    <w:p w:rsidRPr="005C6760" w:rsidR="00A16404" w:rsidP="00F722D9" w:rsidRDefault="00A16404" w14:paraId="3B65A049" w14:textId="77777777">
      <w:pPr>
        <w:pStyle w:val="Prrafodelista"/>
        <w:numPr>
          <w:ilvl w:val="1"/>
          <w:numId w:val="34"/>
        </w:numPr>
        <w:rPr>
          <w:lang w:val="es-ES"/>
        </w:rPr>
      </w:pPr>
      <w:proofErr w:type="spellStart"/>
      <w:r w:rsidRPr="005C6760">
        <w:rPr>
          <w:lang w:val="es-ES"/>
        </w:rPr>
        <w:t>Address</w:t>
      </w:r>
      <w:proofErr w:type="spellEnd"/>
    </w:p>
    <w:p w:rsidRPr="005C6760" w:rsidR="00A16404" w:rsidP="00F722D9" w:rsidRDefault="00A16404" w14:paraId="44C2D59A" w14:textId="77777777">
      <w:pPr>
        <w:pStyle w:val="Prrafodelista"/>
        <w:numPr>
          <w:ilvl w:val="1"/>
          <w:numId w:val="34"/>
        </w:numPr>
        <w:rPr>
          <w:lang w:val="es-ES"/>
        </w:rPr>
      </w:pPr>
      <w:proofErr w:type="spellStart"/>
      <w:r w:rsidRPr="005C6760">
        <w:rPr>
          <w:lang w:val="es-ES"/>
        </w:rPr>
        <w:t>Citizenship</w:t>
      </w:r>
      <w:proofErr w:type="spellEnd"/>
    </w:p>
    <w:p w:rsidRPr="005C6760" w:rsidR="00A16404" w:rsidP="00F722D9" w:rsidRDefault="00A16404" w14:paraId="018960EC" w14:textId="77777777">
      <w:pPr>
        <w:pStyle w:val="Prrafodelista"/>
        <w:numPr>
          <w:ilvl w:val="1"/>
          <w:numId w:val="34"/>
        </w:numPr>
        <w:rPr>
          <w:lang w:val="es-ES"/>
        </w:rPr>
      </w:pPr>
      <w:r w:rsidRPr="005C6760">
        <w:rPr>
          <w:lang w:val="es-ES"/>
        </w:rPr>
        <w:t>Job Data</w:t>
      </w:r>
    </w:p>
    <w:p w:rsidRPr="005C6760" w:rsidR="00A16404" w:rsidP="00F722D9" w:rsidRDefault="00A16404" w14:paraId="0E57E766" w14:textId="41B35C78">
      <w:pPr>
        <w:pStyle w:val="Prrafodelista"/>
        <w:numPr>
          <w:ilvl w:val="1"/>
          <w:numId w:val="34"/>
        </w:numPr>
        <w:rPr>
          <w:lang w:val="es-ES"/>
        </w:rPr>
      </w:pPr>
      <w:r w:rsidRPr="005C6760">
        <w:rPr>
          <w:lang w:val="es-ES"/>
        </w:rPr>
        <w:t xml:space="preserve">Base </w:t>
      </w:r>
      <w:proofErr w:type="spellStart"/>
      <w:r w:rsidRPr="005C6760">
        <w:rPr>
          <w:lang w:val="es-ES"/>
        </w:rPr>
        <w:t>Compensation</w:t>
      </w:r>
      <w:proofErr w:type="spellEnd"/>
    </w:p>
    <w:p w:rsidRPr="005C6760" w:rsidR="00A16404" w:rsidP="00F722D9" w:rsidRDefault="00A16404" w14:paraId="5D54E73B" w14:textId="77777777">
      <w:pPr>
        <w:pStyle w:val="Prrafodelista"/>
        <w:numPr>
          <w:ilvl w:val="0"/>
          <w:numId w:val="34"/>
        </w:numPr>
        <w:rPr>
          <w:lang w:val="es-ES"/>
        </w:rPr>
      </w:pPr>
      <w:r w:rsidRPr="005C6760">
        <w:rPr>
          <w:lang w:val="es-ES"/>
        </w:rPr>
        <w:t xml:space="preserve">Para el caso de la generación de un bloque Job Data debe generarse el bloque </w:t>
      </w:r>
      <w:proofErr w:type="spellStart"/>
      <w:r w:rsidRPr="005C6760">
        <w:rPr>
          <w:lang w:val="es-ES"/>
        </w:rPr>
        <w:t>Compensation</w:t>
      </w:r>
      <w:proofErr w:type="spellEnd"/>
      <w:r w:rsidRPr="005C6760">
        <w:rPr>
          <w:lang w:val="es-ES"/>
        </w:rPr>
        <w:t xml:space="preserve">; esto se obtiene a través de la consulta conjunta que contiene los campos de ambos bloques. </w:t>
      </w:r>
      <w:proofErr w:type="gramStart"/>
      <w:r w:rsidRPr="005C6760">
        <w:rPr>
          <w:lang w:val="es-ES"/>
        </w:rPr>
        <w:t>Además</w:t>
      </w:r>
      <w:proofErr w:type="gramEnd"/>
      <w:r w:rsidRPr="005C6760">
        <w:rPr>
          <w:lang w:val="es-ES"/>
        </w:rPr>
        <w:t xml:space="preserve"> debe incluirse el registros correspondiente a la fecha de inicio del empleado en caso de no coincidir con la fecha de efectividad del envío a </w:t>
      </w:r>
      <w:proofErr w:type="spellStart"/>
      <w:r w:rsidRPr="005C6760">
        <w:rPr>
          <w:lang w:val="es-ES"/>
        </w:rPr>
        <w:t>PeopleGroup</w:t>
      </w:r>
      <w:proofErr w:type="spellEnd"/>
      <w:r>
        <w:rPr>
          <w:lang w:val="es-ES"/>
        </w:rPr>
        <w:t xml:space="preserve"> (los casos en los que el empleado pasa de cuadro a no cuadro o viceversa)</w:t>
      </w:r>
      <w:r w:rsidRPr="005C6760">
        <w:rPr>
          <w:lang w:val="es-ES"/>
        </w:rPr>
        <w:t>.</w:t>
      </w:r>
    </w:p>
    <w:p w:rsidRPr="005C6760" w:rsidR="00A16404" w:rsidP="00F722D9" w:rsidRDefault="00A16404" w14:paraId="1D37AA19" w14:textId="77777777">
      <w:pPr>
        <w:pStyle w:val="Prrafodelista"/>
        <w:numPr>
          <w:ilvl w:val="0"/>
          <w:numId w:val="34"/>
        </w:numPr>
        <w:rPr>
          <w:lang w:val="es-ES"/>
        </w:rPr>
      </w:pPr>
      <w:r w:rsidRPr="005C6760">
        <w:rPr>
          <w:lang w:val="es-ES"/>
        </w:rPr>
        <w:t xml:space="preserve">En el caso del bloque </w:t>
      </w:r>
      <w:proofErr w:type="spellStart"/>
      <w:r w:rsidRPr="005C6760">
        <w:rPr>
          <w:lang w:val="es-ES"/>
        </w:rPr>
        <w:t>Compensation</w:t>
      </w:r>
      <w:proofErr w:type="spellEnd"/>
      <w:r w:rsidRPr="005C6760">
        <w:rPr>
          <w:lang w:val="es-ES"/>
        </w:rPr>
        <w:t xml:space="preserve"> deben generarse dos registros de salida por cada registro de empleado (uno correspondiente al salario base y otro al bonus).</w:t>
      </w:r>
    </w:p>
    <w:p w:rsidRPr="005C6760" w:rsidR="00A16404" w:rsidP="00A16404" w:rsidRDefault="00A16404" w14:paraId="7B855333" w14:textId="77777777">
      <w:pPr>
        <w:rPr>
          <w:lang w:val="es-ES"/>
        </w:rPr>
      </w:pPr>
    </w:p>
    <w:p w:rsidRPr="005C6760" w:rsidR="00A16404" w:rsidP="00A16404" w:rsidRDefault="00A16404" w14:paraId="44D5CEBA" w14:textId="77777777">
      <w:pPr>
        <w:rPr>
          <w:lang w:val="es-ES" w:eastAsia="en-US"/>
        </w:rPr>
      </w:pPr>
    </w:p>
    <w:p w:rsidRPr="005C6760" w:rsidR="00A16404" w:rsidP="00A16404" w:rsidRDefault="00A16404" w14:paraId="59689182" w14:textId="77777777">
      <w:pPr>
        <w:pStyle w:val="2TituloH2"/>
      </w:pPr>
      <w:bookmarkStart w:name="_Toc97208289" w:id="199"/>
      <w:r>
        <w:t>RESUMEN DE TABLAS DE TRANSCODIFICACIÓN</w:t>
      </w:r>
      <w:bookmarkEnd w:id="199"/>
    </w:p>
    <w:p w:rsidR="00A16404" w:rsidP="00A16404" w:rsidRDefault="00A16404" w14:paraId="1BA2FD33" w14:textId="77777777">
      <w:pPr>
        <w:rPr>
          <w:lang w:val="es-ES" w:eastAsia="en-US"/>
        </w:rPr>
      </w:pPr>
      <w:r>
        <w:rPr>
          <w:lang w:val="es-ES" w:eastAsia="en-US"/>
        </w:rPr>
        <w:t>Resumimos en esta sección los mapeos de datos que se establecerán a la hora de exportar la información de Meta4 HR.</w:t>
      </w:r>
    </w:p>
    <w:p w:rsidRPr="005C6760" w:rsidR="00BA3954" w:rsidP="00BA3954" w:rsidRDefault="00BA3954" w14:paraId="18EF4FD2" w14:textId="77777777">
      <w:pPr>
        <w:rPr>
          <w:lang w:val="es-ES" w:eastAsia="en-US"/>
        </w:rPr>
      </w:pPr>
    </w:p>
    <w:p w:rsidR="00BA3954" w:rsidP="00BA3954" w:rsidRDefault="00BA3954" w14:paraId="2FD5F82B" w14:textId="77777777">
      <w:pPr>
        <w:pStyle w:val="3TituloH3"/>
      </w:pPr>
      <w:bookmarkStart w:name="_Toc97208290" w:id="200"/>
      <w:r>
        <w:t>Tipo de lugar</w:t>
      </w:r>
      <w:bookmarkEnd w:id="200"/>
    </w:p>
    <w:p w:rsidRPr="005C6760" w:rsidR="00BA3954" w:rsidP="00BA3954" w:rsidRDefault="00BA3954" w14:paraId="3E9E4B09"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1C0D3AC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59B161B3"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04FDEA2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4B4C3F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4295B9BE"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05037DC0"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71FBEC6A"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68A98B27"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BA3954" w:rsidTr="0087559F" w14:paraId="468A0585" w14:textId="77777777">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4734520D" w14:textId="77777777">
            <w:pPr>
              <w:jc w:val="left"/>
              <w:rPr>
                <w:b w:val="0"/>
                <w:bCs w:val="0"/>
                <w:color w:val="FFFFFF" w:themeColor="background1"/>
                <w:sz w:val="18"/>
                <w:szCs w:val="18"/>
                <w:lang w:val="es-ES"/>
              </w:rPr>
            </w:pPr>
            <w:r w:rsidRPr="001E569A">
              <w:rPr>
                <w:b w:val="0"/>
                <w:bCs w:val="0"/>
                <w:sz w:val="18"/>
                <w:szCs w:val="18"/>
              </w:rPr>
              <w:t>1</w:t>
            </w:r>
          </w:p>
        </w:tc>
        <w:tc>
          <w:tcPr>
            <w:tcW w:w="1701" w:type="dxa"/>
          </w:tcPr>
          <w:p w:rsidRPr="0019172D" w:rsidR="00BA3954" w:rsidP="0087559F" w:rsidRDefault="00BA3954" w14:paraId="3D3C9404" w14:textId="77777777">
            <w:pPr>
              <w:jc w:val="left"/>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proofErr w:type="spellStart"/>
            <w:r>
              <w:rPr>
                <w:sz w:val="18"/>
                <w:szCs w:val="18"/>
              </w:rPr>
              <w:t>Domicilio</w:t>
            </w:r>
            <w:proofErr w:type="spellEnd"/>
          </w:p>
        </w:tc>
        <w:tc>
          <w:tcPr>
            <w:tcW w:w="1701" w:type="dxa"/>
          </w:tcPr>
          <w:p w:rsidRPr="0019172D" w:rsidR="00BA3954" w:rsidP="0087559F" w:rsidRDefault="00BA3954" w14:paraId="58072861"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HOME</w:t>
            </w:r>
          </w:p>
        </w:tc>
        <w:tc>
          <w:tcPr>
            <w:tcW w:w="1701" w:type="dxa"/>
          </w:tcPr>
          <w:p w:rsidRPr="0019172D" w:rsidR="00BA3954" w:rsidP="0087559F" w:rsidRDefault="00BA3954" w14:paraId="25A503A8"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Home</w:t>
            </w:r>
          </w:p>
        </w:tc>
      </w:tr>
      <w:tr w:rsidRPr="005C6760" w:rsidR="00BA3954" w:rsidTr="0087559F" w14:paraId="1BE86F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38028FB7" w14:textId="77777777">
            <w:pPr>
              <w:jc w:val="left"/>
              <w:rPr>
                <w:rFonts w:ascii="Arial" w:hAnsi="Arial" w:cs="Arial"/>
                <w:b w:val="0"/>
                <w:bCs w:val="0"/>
                <w:sz w:val="18"/>
                <w:szCs w:val="18"/>
                <w:lang w:val="es-ES" w:eastAsia="es-ES"/>
              </w:rPr>
            </w:pPr>
            <w:r w:rsidRPr="001E569A">
              <w:rPr>
                <w:b w:val="0"/>
                <w:bCs w:val="0"/>
                <w:sz w:val="18"/>
                <w:szCs w:val="18"/>
              </w:rPr>
              <w:t>2</w:t>
            </w:r>
          </w:p>
        </w:tc>
        <w:tc>
          <w:tcPr>
            <w:tcW w:w="1701" w:type="dxa"/>
          </w:tcPr>
          <w:p w:rsidRPr="0019172D" w:rsidR="00BA3954" w:rsidP="0087559F" w:rsidRDefault="00BA3954" w14:paraId="5550357F" w14:textId="77777777">
            <w:pPr>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proofErr w:type="spellStart"/>
            <w:r w:rsidRPr="0019172D">
              <w:rPr>
                <w:sz w:val="18"/>
                <w:szCs w:val="18"/>
              </w:rPr>
              <w:t>Oficina</w:t>
            </w:r>
            <w:proofErr w:type="spellEnd"/>
          </w:p>
        </w:tc>
        <w:tc>
          <w:tcPr>
            <w:tcW w:w="1701" w:type="dxa"/>
          </w:tcPr>
          <w:p w:rsidRPr="0019172D" w:rsidR="00BA3954" w:rsidP="0087559F" w:rsidRDefault="00BA3954" w14:paraId="01213710"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BUSN</w:t>
            </w:r>
          </w:p>
        </w:tc>
        <w:tc>
          <w:tcPr>
            <w:tcW w:w="1701" w:type="dxa"/>
          </w:tcPr>
          <w:p w:rsidRPr="0019172D" w:rsidR="00BA3954" w:rsidP="0087559F" w:rsidRDefault="00BA3954" w14:paraId="7249FFD4"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Business</w:t>
            </w:r>
          </w:p>
        </w:tc>
      </w:tr>
      <w:tr w:rsidRPr="005C6760" w:rsidR="00BA3954" w:rsidTr="0087559F" w14:paraId="4A3E9F80" w14:textId="77777777">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3F183C70" w14:textId="77777777">
            <w:pPr>
              <w:jc w:val="left"/>
              <w:rPr>
                <w:rFonts w:ascii="Arial" w:hAnsi="Arial" w:cs="Arial"/>
                <w:b w:val="0"/>
                <w:bCs w:val="0"/>
                <w:sz w:val="18"/>
                <w:szCs w:val="18"/>
                <w:lang w:val="es-ES" w:eastAsia="es-ES"/>
              </w:rPr>
            </w:pPr>
            <w:r w:rsidRPr="001E569A">
              <w:rPr>
                <w:b w:val="0"/>
                <w:bCs w:val="0"/>
                <w:sz w:val="18"/>
                <w:szCs w:val="18"/>
              </w:rPr>
              <w:t>3</w:t>
            </w:r>
          </w:p>
        </w:tc>
        <w:tc>
          <w:tcPr>
            <w:tcW w:w="1701" w:type="dxa"/>
          </w:tcPr>
          <w:p w:rsidRPr="0019172D" w:rsidR="00BA3954" w:rsidP="0087559F" w:rsidRDefault="00BA3954" w14:paraId="1FD375A6" w14:textId="77777777">
            <w:pPr>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proofErr w:type="spellStart"/>
            <w:r w:rsidRPr="0019172D">
              <w:rPr>
                <w:sz w:val="18"/>
                <w:szCs w:val="18"/>
              </w:rPr>
              <w:t>Teletrabajo</w:t>
            </w:r>
            <w:proofErr w:type="spellEnd"/>
          </w:p>
        </w:tc>
        <w:tc>
          <w:tcPr>
            <w:tcW w:w="1701" w:type="dxa"/>
          </w:tcPr>
          <w:p w:rsidRPr="0019172D" w:rsidR="00BA3954" w:rsidP="0087559F" w:rsidRDefault="00BA3954" w14:paraId="0E55166F"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OTHR</w:t>
            </w:r>
          </w:p>
        </w:tc>
        <w:tc>
          <w:tcPr>
            <w:tcW w:w="1701" w:type="dxa"/>
          </w:tcPr>
          <w:p w:rsidRPr="0019172D" w:rsidR="00BA3954" w:rsidP="0087559F" w:rsidRDefault="00BA3954" w14:paraId="714A4B7B"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Other</w:t>
            </w:r>
          </w:p>
        </w:tc>
      </w:tr>
      <w:tr w:rsidRPr="005C6760" w:rsidR="00BA3954" w:rsidTr="0087559F" w14:paraId="2E4E4D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5F79C80A" w14:textId="77777777">
            <w:pPr>
              <w:jc w:val="left"/>
              <w:rPr>
                <w:rFonts w:ascii="Arial" w:hAnsi="Arial" w:cs="Arial"/>
                <w:b w:val="0"/>
                <w:bCs w:val="0"/>
                <w:sz w:val="18"/>
                <w:szCs w:val="18"/>
                <w:lang w:val="es-ES" w:eastAsia="es-ES"/>
              </w:rPr>
            </w:pPr>
            <w:r w:rsidRPr="001E569A">
              <w:rPr>
                <w:b w:val="0"/>
                <w:bCs w:val="0"/>
                <w:sz w:val="18"/>
                <w:szCs w:val="18"/>
              </w:rPr>
              <w:t>4</w:t>
            </w:r>
          </w:p>
        </w:tc>
        <w:tc>
          <w:tcPr>
            <w:tcW w:w="1701" w:type="dxa"/>
          </w:tcPr>
          <w:p w:rsidRPr="0019172D" w:rsidR="00BA3954" w:rsidP="0087559F" w:rsidRDefault="00BA3954" w14:paraId="5DFC1FF7" w14:textId="77777777">
            <w:pPr>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 w:eastAsia="es-ES"/>
              </w:rPr>
            </w:pPr>
            <w:r>
              <w:rPr>
                <w:sz w:val="18"/>
                <w:szCs w:val="18"/>
              </w:rPr>
              <w:t>NA</w:t>
            </w:r>
          </w:p>
        </w:tc>
        <w:tc>
          <w:tcPr>
            <w:tcW w:w="1701" w:type="dxa"/>
          </w:tcPr>
          <w:p w:rsidRPr="0019172D" w:rsidR="00BA3954" w:rsidP="0087559F" w:rsidRDefault="00BA3954" w14:paraId="2C633BFF"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OTHR</w:t>
            </w:r>
          </w:p>
        </w:tc>
        <w:tc>
          <w:tcPr>
            <w:tcW w:w="1701" w:type="dxa"/>
          </w:tcPr>
          <w:p w:rsidRPr="0019172D" w:rsidR="00BA3954" w:rsidP="0087559F" w:rsidRDefault="00BA3954" w14:paraId="76016360"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Other</w:t>
            </w:r>
          </w:p>
        </w:tc>
      </w:tr>
      <w:tr w:rsidRPr="005C6760" w:rsidR="00BA3954" w:rsidTr="0087559F" w14:paraId="1728F89C" w14:textId="77777777">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0CFF98BE" w14:textId="77777777">
            <w:pPr>
              <w:jc w:val="left"/>
              <w:rPr>
                <w:b w:val="0"/>
                <w:bCs w:val="0"/>
                <w:sz w:val="18"/>
                <w:szCs w:val="18"/>
                <w:lang w:val="es-ES"/>
              </w:rPr>
            </w:pPr>
            <w:r w:rsidRPr="001E569A">
              <w:rPr>
                <w:b w:val="0"/>
                <w:bCs w:val="0"/>
                <w:sz w:val="18"/>
                <w:szCs w:val="18"/>
              </w:rPr>
              <w:t>5</w:t>
            </w:r>
          </w:p>
        </w:tc>
        <w:tc>
          <w:tcPr>
            <w:tcW w:w="1701" w:type="dxa"/>
          </w:tcPr>
          <w:p w:rsidRPr="0019172D" w:rsidR="00BA3954" w:rsidP="0087559F" w:rsidRDefault="00BA3954" w14:paraId="44936CD1" w14:textId="77777777">
            <w:pPr>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 w:eastAsia="es-ES"/>
              </w:rPr>
            </w:pPr>
            <w:proofErr w:type="spellStart"/>
            <w:r w:rsidRPr="0019172D">
              <w:rPr>
                <w:sz w:val="18"/>
                <w:szCs w:val="18"/>
              </w:rPr>
              <w:t>Otro</w:t>
            </w:r>
            <w:proofErr w:type="spellEnd"/>
          </w:p>
        </w:tc>
        <w:tc>
          <w:tcPr>
            <w:tcW w:w="1701" w:type="dxa"/>
          </w:tcPr>
          <w:p w:rsidRPr="0019172D" w:rsidR="00BA3954" w:rsidP="0087559F" w:rsidRDefault="00BA3954" w14:paraId="66C265D1"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OTHR</w:t>
            </w:r>
          </w:p>
        </w:tc>
        <w:tc>
          <w:tcPr>
            <w:tcW w:w="1701" w:type="dxa"/>
          </w:tcPr>
          <w:p w:rsidRPr="0019172D" w:rsidR="00BA3954" w:rsidP="0087559F" w:rsidRDefault="00BA3954" w14:paraId="4AC8DF3D"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Other</w:t>
            </w:r>
          </w:p>
        </w:tc>
      </w:tr>
    </w:tbl>
    <w:p w:rsidRPr="005C6760" w:rsidR="00BA3954" w:rsidP="00BA3954" w:rsidRDefault="00BA3954" w14:paraId="19D63D29" w14:textId="77777777">
      <w:pPr>
        <w:rPr>
          <w:lang w:val="es-ES" w:eastAsia="en-US"/>
        </w:rPr>
      </w:pPr>
    </w:p>
    <w:p w:rsidR="00BA3954" w:rsidP="00BA3954" w:rsidRDefault="00BA3954" w14:paraId="345F29E4" w14:textId="77777777">
      <w:pPr>
        <w:pStyle w:val="3TituloH3"/>
      </w:pPr>
      <w:bookmarkStart w:name="_Toc97208291" w:id="201"/>
      <w:r>
        <w:t>Idiomas</w:t>
      </w:r>
      <w:bookmarkEnd w:id="201"/>
    </w:p>
    <w:tbl>
      <w:tblPr>
        <w:tblW w:w="4960" w:type="dxa"/>
        <w:tblCellMar>
          <w:left w:w="70" w:type="dxa"/>
          <w:right w:w="70" w:type="dxa"/>
        </w:tblCellMar>
        <w:tblLook w:val="04A0" w:firstRow="1" w:lastRow="0" w:firstColumn="1" w:lastColumn="0" w:noHBand="0" w:noVBand="1"/>
      </w:tblPr>
      <w:tblGrid>
        <w:gridCol w:w="1240"/>
        <w:gridCol w:w="1240"/>
        <w:gridCol w:w="1240"/>
        <w:gridCol w:w="1240"/>
      </w:tblGrid>
      <w:tr w:rsidRPr="00F306E7" w:rsidR="00F306E7" w:rsidTr="00F306E7" w14:paraId="24811C0F" w14:textId="77777777">
        <w:trPr>
          <w:trHeight w:val="312"/>
        </w:trPr>
        <w:tc>
          <w:tcPr>
            <w:tcW w:w="2480" w:type="dxa"/>
            <w:gridSpan w:val="2"/>
            <w:tcBorders>
              <w:top w:val="single" w:color="FF5C35" w:sz="8" w:space="0"/>
              <w:left w:val="single" w:color="FF5C35" w:sz="8" w:space="0"/>
              <w:bottom w:val="single" w:color="FF5C35" w:sz="8" w:space="0"/>
              <w:right w:val="nil"/>
            </w:tcBorders>
            <w:shd w:val="clear" w:color="000000" w:fill="FF5C35"/>
            <w:vAlign w:val="center"/>
            <w:hideMark/>
          </w:tcPr>
          <w:p w:rsidRPr="00F306E7" w:rsidR="00F306E7" w:rsidP="00F306E7" w:rsidRDefault="00F306E7" w14:paraId="4629EB56" w14:textId="77777777">
            <w:pPr>
              <w:suppressAutoHyphens w:val="0"/>
              <w:spacing w:after="0"/>
              <w:jc w:val="center"/>
              <w:rPr>
                <w:rFonts w:cs="Segoe UI"/>
                <w:b/>
                <w:bCs/>
                <w:color w:val="FFFFFF"/>
                <w:sz w:val="20"/>
                <w:szCs w:val="20"/>
                <w:lang w:val="es-ES" w:eastAsia="es-ES"/>
              </w:rPr>
            </w:pPr>
            <w:r w:rsidRPr="00F306E7">
              <w:rPr>
                <w:rFonts w:cs="Segoe UI"/>
                <w:b/>
                <w:bCs/>
                <w:color w:val="FFFFFF" w:themeColor="background1"/>
                <w:sz w:val="20"/>
                <w:szCs w:val="20"/>
                <w:lang w:val="es-ES" w:eastAsia="es-ES"/>
              </w:rPr>
              <w:t>Meta4</w:t>
            </w:r>
          </w:p>
        </w:tc>
        <w:tc>
          <w:tcPr>
            <w:tcW w:w="2480" w:type="dxa"/>
            <w:gridSpan w:val="2"/>
            <w:tcBorders>
              <w:top w:val="single" w:color="FF5C35" w:sz="8" w:space="0"/>
              <w:left w:val="nil"/>
              <w:bottom w:val="single" w:color="FF5C35" w:sz="8" w:space="0"/>
              <w:right w:val="single" w:color="FF5C35" w:sz="8" w:space="0"/>
            </w:tcBorders>
            <w:shd w:val="clear" w:color="000000" w:fill="FF5C35"/>
            <w:vAlign w:val="center"/>
            <w:hideMark/>
          </w:tcPr>
          <w:p w:rsidRPr="00F306E7" w:rsidR="00F306E7" w:rsidP="00F306E7" w:rsidRDefault="00F306E7" w14:paraId="51362047" w14:textId="77777777">
            <w:pPr>
              <w:suppressAutoHyphens w:val="0"/>
              <w:spacing w:after="0"/>
              <w:jc w:val="center"/>
              <w:rPr>
                <w:rFonts w:cs="Segoe UI"/>
                <w:b/>
                <w:bCs/>
                <w:color w:val="FFFFFF"/>
                <w:sz w:val="20"/>
                <w:szCs w:val="20"/>
                <w:lang w:val="es-ES" w:eastAsia="es-ES"/>
              </w:rPr>
            </w:pPr>
            <w:proofErr w:type="spellStart"/>
            <w:r w:rsidRPr="00F306E7">
              <w:rPr>
                <w:rFonts w:cs="Segoe UI"/>
                <w:b/>
                <w:bCs/>
                <w:color w:val="FFFFFF" w:themeColor="background1"/>
                <w:sz w:val="20"/>
                <w:szCs w:val="20"/>
                <w:lang w:val="es-ES" w:eastAsia="es-ES"/>
              </w:rPr>
              <w:t>PeopleGroup</w:t>
            </w:r>
            <w:proofErr w:type="spellEnd"/>
          </w:p>
        </w:tc>
      </w:tr>
      <w:tr w:rsidRPr="00F306E7" w:rsidR="00F306E7" w:rsidTr="00F306E7" w14:paraId="505FDEF2" w14:textId="77777777">
        <w:trPr>
          <w:trHeight w:val="312"/>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081E443E" w14:textId="77777777">
            <w:pPr>
              <w:suppressAutoHyphens w:val="0"/>
              <w:spacing w:after="0"/>
              <w:jc w:val="center"/>
              <w:rPr>
                <w:rFonts w:cs="Segoe UI"/>
                <w:b/>
                <w:bCs/>
                <w:color w:val="0046FE"/>
                <w:sz w:val="20"/>
                <w:szCs w:val="20"/>
                <w:lang w:val="es-ES" w:eastAsia="es-ES"/>
              </w:rPr>
            </w:pPr>
            <w:r w:rsidRPr="00F306E7">
              <w:rPr>
                <w:rFonts w:cs="Segoe UI"/>
                <w:b/>
                <w:bCs/>
                <w:color w:val="0046FE" w:themeColor="text2"/>
                <w:sz w:val="20"/>
                <w:szCs w:val="20"/>
                <w:lang w:val="es-ES" w:eastAsia="es-ES"/>
              </w:rPr>
              <w:t>Código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C2CBB5E" w14:textId="77777777">
            <w:pPr>
              <w:suppressAutoHyphens w:val="0"/>
              <w:spacing w:after="0"/>
              <w:jc w:val="center"/>
              <w:rPr>
                <w:rFonts w:cs="Segoe UI"/>
                <w:b/>
                <w:bCs/>
                <w:color w:val="0046FE"/>
                <w:sz w:val="20"/>
                <w:szCs w:val="20"/>
                <w:lang w:val="es-ES" w:eastAsia="es-ES"/>
              </w:rPr>
            </w:pPr>
            <w:r w:rsidRPr="00F306E7">
              <w:rPr>
                <w:rFonts w:cs="Segoe UI"/>
                <w:b/>
                <w:bCs/>
                <w:color w:val="0046FE" w:themeColor="text2"/>
                <w:sz w:val="20"/>
                <w:szCs w:val="20"/>
                <w:lang w:val="es-ES" w:eastAsia="es-ES"/>
              </w:rPr>
              <w:t>Literal</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2B1CCB82" w14:textId="77777777">
            <w:pPr>
              <w:suppressAutoHyphens w:val="0"/>
              <w:spacing w:after="0"/>
              <w:jc w:val="center"/>
              <w:rPr>
                <w:rFonts w:cs="Segoe UI"/>
                <w:b/>
                <w:bCs/>
                <w:color w:val="0046FE"/>
                <w:sz w:val="20"/>
                <w:szCs w:val="20"/>
                <w:lang w:val="es-ES" w:eastAsia="es-ES"/>
              </w:rPr>
            </w:pPr>
            <w:r w:rsidRPr="00F306E7">
              <w:rPr>
                <w:rFonts w:cs="Segoe UI"/>
                <w:b/>
                <w:bCs/>
                <w:color w:val="0046FE" w:themeColor="text2"/>
                <w:sz w:val="20"/>
                <w:szCs w:val="20"/>
                <w:lang w:val="es-ES" w:eastAsia="es-ES"/>
              </w:rPr>
              <w:t>Código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AB80336" w14:textId="77777777">
            <w:pPr>
              <w:suppressAutoHyphens w:val="0"/>
              <w:spacing w:after="0"/>
              <w:jc w:val="center"/>
              <w:rPr>
                <w:rFonts w:cs="Segoe UI"/>
                <w:b/>
                <w:bCs/>
                <w:color w:val="0046FE"/>
                <w:sz w:val="20"/>
                <w:szCs w:val="20"/>
                <w:lang w:val="es-ES" w:eastAsia="es-ES"/>
              </w:rPr>
            </w:pPr>
            <w:r w:rsidRPr="00F306E7">
              <w:rPr>
                <w:rFonts w:cs="Segoe UI"/>
                <w:b/>
                <w:bCs/>
                <w:color w:val="0046FE" w:themeColor="text2"/>
                <w:sz w:val="20"/>
                <w:szCs w:val="20"/>
                <w:lang w:val="es-ES" w:eastAsia="es-ES"/>
              </w:rPr>
              <w:t>Literal</w:t>
            </w:r>
          </w:p>
        </w:tc>
      </w:tr>
      <w:tr w:rsidRPr="00F306E7" w:rsidR="00F306E7" w:rsidTr="00F306E7" w14:paraId="13B2EB28"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08F8C9D3" w14:textId="77777777">
            <w:pPr>
              <w:suppressAutoHyphens w:val="0"/>
              <w:spacing w:after="0"/>
              <w:jc w:val="left"/>
              <w:rPr>
                <w:rFonts w:cs="Segoe UI"/>
                <w:sz w:val="18"/>
                <w:szCs w:val="18"/>
                <w:lang w:val="es-ES" w:eastAsia="es-ES"/>
              </w:rPr>
            </w:pPr>
            <w:r w:rsidRPr="00F306E7">
              <w:rPr>
                <w:rFonts w:cs="Segoe UI"/>
                <w:sz w:val="18"/>
                <w:szCs w:val="18"/>
                <w:lang w:val="es-ES" w:eastAsia="es-ES"/>
              </w:rPr>
              <w:t>01</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4B636A4F" w14:textId="77777777">
            <w:pPr>
              <w:suppressAutoHyphens w:val="0"/>
              <w:spacing w:after="0"/>
              <w:jc w:val="left"/>
              <w:rPr>
                <w:rFonts w:cs="Segoe UI"/>
                <w:sz w:val="18"/>
                <w:szCs w:val="18"/>
                <w:lang w:val="es-ES" w:eastAsia="es-ES"/>
              </w:rPr>
            </w:pPr>
            <w:r w:rsidRPr="00F306E7">
              <w:rPr>
                <w:rFonts w:cs="Segoe UI"/>
                <w:sz w:val="18"/>
                <w:szCs w:val="18"/>
                <w:lang w:val="es-ES" w:eastAsia="es-ES"/>
              </w:rPr>
              <w:t>Español</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3FF23D8E" w14:textId="77777777">
            <w:pPr>
              <w:suppressAutoHyphens w:val="0"/>
              <w:spacing w:after="0"/>
              <w:jc w:val="left"/>
              <w:rPr>
                <w:rFonts w:cs="Segoe UI"/>
                <w:sz w:val="18"/>
                <w:szCs w:val="18"/>
                <w:lang w:val="es-ES" w:eastAsia="es-ES"/>
              </w:rPr>
            </w:pPr>
            <w:r w:rsidRPr="00F306E7">
              <w:rPr>
                <w:rFonts w:cs="Segoe UI"/>
                <w:sz w:val="18"/>
                <w:szCs w:val="18"/>
                <w:lang w:val="es-ES" w:eastAsia="es-ES"/>
              </w:rPr>
              <w:t>SP</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4B3036CB"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4F67346C"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51F4161A" w14:textId="77777777">
            <w:pPr>
              <w:suppressAutoHyphens w:val="0"/>
              <w:spacing w:after="0"/>
              <w:jc w:val="left"/>
              <w:rPr>
                <w:rFonts w:cs="Segoe UI"/>
                <w:sz w:val="18"/>
                <w:szCs w:val="18"/>
                <w:lang w:val="es-ES" w:eastAsia="es-ES"/>
              </w:rPr>
            </w:pPr>
            <w:r w:rsidRPr="00F306E7">
              <w:rPr>
                <w:rFonts w:cs="Segoe UI"/>
                <w:sz w:val="18"/>
                <w:szCs w:val="18"/>
                <w:lang w:val="es-ES" w:eastAsia="es-ES"/>
              </w:rPr>
              <w:t>02</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1C00C29B" w14:textId="77777777">
            <w:pPr>
              <w:suppressAutoHyphens w:val="0"/>
              <w:spacing w:after="0"/>
              <w:jc w:val="left"/>
              <w:rPr>
                <w:rFonts w:cs="Segoe UI"/>
                <w:sz w:val="18"/>
                <w:szCs w:val="18"/>
                <w:lang w:val="es-ES" w:eastAsia="es-ES"/>
              </w:rPr>
            </w:pPr>
            <w:r w:rsidRPr="00F306E7">
              <w:rPr>
                <w:rFonts w:cs="Segoe UI"/>
                <w:sz w:val="18"/>
                <w:szCs w:val="18"/>
                <w:lang w:val="es-ES" w:eastAsia="es-ES"/>
              </w:rPr>
              <w:t>Inglés</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4368202" w14:textId="77777777">
            <w:pPr>
              <w:suppressAutoHyphens w:val="0"/>
              <w:spacing w:after="0"/>
              <w:jc w:val="left"/>
              <w:rPr>
                <w:rFonts w:cs="Segoe UI"/>
                <w:sz w:val="18"/>
                <w:szCs w:val="18"/>
                <w:lang w:val="es-ES" w:eastAsia="es-ES"/>
              </w:rPr>
            </w:pPr>
            <w:r w:rsidRPr="00F306E7">
              <w:rPr>
                <w:rFonts w:cs="Segoe UI"/>
                <w:sz w:val="18"/>
                <w:szCs w:val="18"/>
                <w:lang w:val="es-ES" w:eastAsia="es-ES"/>
              </w:rPr>
              <w:t>EN</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1A266E6E"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115C22FC"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4552F17F" w14:textId="77777777">
            <w:pPr>
              <w:suppressAutoHyphens w:val="0"/>
              <w:spacing w:after="0"/>
              <w:jc w:val="left"/>
              <w:rPr>
                <w:rFonts w:cs="Segoe UI"/>
                <w:sz w:val="18"/>
                <w:szCs w:val="18"/>
                <w:lang w:val="es-ES" w:eastAsia="es-ES"/>
              </w:rPr>
            </w:pPr>
            <w:r w:rsidRPr="00F306E7">
              <w:rPr>
                <w:rFonts w:cs="Segoe UI"/>
                <w:sz w:val="18"/>
                <w:szCs w:val="18"/>
                <w:lang w:val="es-ES" w:eastAsia="es-ES"/>
              </w:rPr>
              <w:t>03</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1A075BF2" w14:textId="77777777">
            <w:pPr>
              <w:suppressAutoHyphens w:val="0"/>
              <w:spacing w:after="0"/>
              <w:jc w:val="left"/>
              <w:rPr>
                <w:rFonts w:cs="Segoe UI"/>
                <w:sz w:val="18"/>
                <w:szCs w:val="18"/>
                <w:lang w:val="es-ES" w:eastAsia="es-ES"/>
              </w:rPr>
            </w:pPr>
            <w:r w:rsidRPr="00F306E7">
              <w:rPr>
                <w:rFonts w:cs="Segoe UI"/>
                <w:sz w:val="18"/>
                <w:szCs w:val="18"/>
                <w:lang w:val="es-ES" w:eastAsia="es-ES"/>
              </w:rPr>
              <w:t>Portugués</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275F1F58" w14:textId="77777777">
            <w:pPr>
              <w:suppressAutoHyphens w:val="0"/>
              <w:spacing w:after="0"/>
              <w:jc w:val="left"/>
              <w:rPr>
                <w:rFonts w:cs="Segoe UI"/>
                <w:sz w:val="18"/>
                <w:szCs w:val="18"/>
                <w:lang w:val="es-ES" w:eastAsia="es-ES"/>
              </w:rPr>
            </w:pPr>
            <w:r w:rsidRPr="00F306E7">
              <w:rPr>
                <w:rFonts w:cs="Segoe UI"/>
                <w:sz w:val="18"/>
                <w:szCs w:val="18"/>
                <w:lang w:val="es-ES" w:eastAsia="es-ES"/>
              </w:rPr>
              <w:t>PO</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074230F0"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411B5EE0"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16B6CF14" w14:textId="77777777">
            <w:pPr>
              <w:suppressAutoHyphens w:val="0"/>
              <w:spacing w:after="0"/>
              <w:jc w:val="left"/>
              <w:rPr>
                <w:rFonts w:cs="Segoe UI"/>
                <w:sz w:val="18"/>
                <w:szCs w:val="18"/>
                <w:lang w:val="es-ES" w:eastAsia="es-ES"/>
              </w:rPr>
            </w:pPr>
            <w:r w:rsidRPr="00F306E7">
              <w:rPr>
                <w:rFonts w:cs="Segoe UI"/>
                <w:sz w:val="18"/>
                <w:szCs w:val="18"/>
                <w:lang w:val="es-ES" w:eastAsia="es-ES"/>
              </w:rPr>
              <w:t>04</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7E32E836" w14:textId="77777777">
            <w:pPr>
              <w:suppressAutoHyphens w:val="0"/>
              <w:spacing w:after="0"/>
              <w:jc w:val="left"/>
              <w:rPr>
                <w:rFonts w:cs="Segoe UI"/>
                <w:sz w:val="18"/>
                <w:szCs w:val="18"/>
                <w:lang w:val="es-ES" w:eastAsia="es-ES"/>
              </w:rPr>
            </w:pPr>
            <w:r w:rsidRPr="00F306E7">
              <w:rPr>
                <w:rFonts w:cs="Segoe UI"/>
                <w:sz w:val="18"/>
                <w:szCs w:val="18"/>
                <w:lang w:val="es-ES" w:eastAsia="es-ES"/>
              </w:rPr>
              <w:t>Alemán</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203576E" w14:textId="77777777">
            <w:pPr>
              <w:suppressAutoHyphens w:val="0"/>
              <w:spacing w:after="0"/>
              <w:jc w:val="left"/>
              <w:rPr>
                <w:rFonts w:cs="Segoe UI"/>
                <w:sz w:val="18"/>
                <w:szCs w:val="18"/>
                <w:lang w:val="es-ES" w:eastAsia="es-ES"/>
              </w:rPr>
            </w:pPr>
            <w:r w:rsidRPr="00F306E7">
              <w:rPr>
                <w:rFonts w:cs="Segoe UI"/>
                <w:sz w:val="18"/>
                <w:szCs w:val="18"/>
                <w:lang w:val="es-ES" w:eastAsia="es-ES"/>
              </w:rPr>
              <w:t>GE</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553DDB85"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30E436AF"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521394E2" w14:textId="77777777">
            <w:pPr>
              <w:suppressAutoHyphens w:val="0"/>
              <w:spacing w:after="0"/>
              <w:jc w:val="left"/>
              <w:rPr>
                <w:rFonts w:cs="Segoe UI"/>
                <w:sz w:val="18"/>
                <w:szCs w:val="18"/>
                <w:lang w:val="es-ES" w:eastAsia="es-ES"/>
              </w:rPr>
            </w:pPr>
            <w:r w:rsidRPr="00F306E7">
              <w:rPr>
                <w:rFonts w:cs="Segoe UI"/>
                <w:sz w:val="18"/>
                <w:szCs w:val="18"/>
                <w:lang w:val="es-ES" w:eastAsia="es-ES"/>
              </w:rPr>
              <w:t>05</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4439650" w14:textId="77777777">
            <w:pPr>
              <w:suppressAutoHyphens w:val="0"/>
              <w:spacing w:after="0"/>
              <w:jc w:val="left"/>
              <w:rPr>
                <w:rFonts w:cs="Segoe UI"/>
                <w:sz w:val="18"/>
                <w:szCs w:val="18"/>
                <w:lang w:val="es-ES" w:eastAsia="es-ES"/>
              </w:rPr>
            </w:pPr>
            <w:r w:rsidRPr="00F306E7">
              <w:rPr>
                <w:rFonts w:cs="Segoe UI"/>
                <w:sz w:val="18"/>
                <w:szCs w:val="18"/>
                <w:lang w:val="es-ES" w:eastAsia="es-ES"/>
              </w:rPr>
              <w:t>Francés</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3FEA70B3" w14:textId="77777777">
            <w:pPr>
              <w:suppressAutoHyphens w:val="0"/>
              <w:spacing w:after="0"/>
              <w:jc w:val="left"/>
              <w:rPr>
                <w:rFonts w:cs="Segoe UI"/>
                <w:sz w:val="18"/>
                <w:szCs w:val="18"/>
                <w:lang w:val="es-ES" w:eastAsia="es-ES"/>
              </w:rPr>
            </w:pPr>
            <w:r w:rsidRPr="00F306E7">
              <w:rPr>
                <w:rFonts w:cs="Segoe UI"/>
                <w:sz w:val="18"/>
                <w:szCs w:val="18"/>
                <w:lang w:val="es-ES" w:eastAsia="es-ES"/>
              </w:rPr>
              <w:t>FR</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1FF2639D"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229407D4"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3E129757" w14:textId="77777777">
            <w:pPr>
              <w:suppressAutoHyphens w:val="0"/>
              <w:spacing w:after="0"/>
              <w:jc w:val="left"/>
              <w:rPr>
                <w:rFonts w:cs="Segoe UI"/>
                <w:sz w:val="18"/>
                <w:szCs w:val="18"/>
                <w:lang w:val="es-ES" w:eastAsia="es-ES"/>
              </w:rPr>
            </w:pPr>
            <w:r w:rsidRPr="00F306E7">
              <w:rPr>
                <w:rFonts w:cs="Segoe UI"/>
                <w:sz w:val="18"/>
                <w:szCs w:val="18"/>
                <w:lang w:val="es-ES" w:eastAsia="es-ES"/>
              </w:rPr>
              <w:t>06</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A44AE2F" w14:textId="77777777">
            <w:pPr>
              <w:suppressAutoHyphens w:val="0"/>
              <w:spacing w:after="0"/>
              <w:jc w:val="left"/>
              <w:rPr>
                <w:rFonts w:cs="Segoe UI"/>
                <w:sz w:val="18"/>
                <w:szCs w:val="18"/>
                <w:lang w:val="es-ES" w:eastAsia="es-ES"/>
              </w:rPr>
            </w:pPr>
            <w:r w:rsidRPr="00F306E7">
              <w:rPr>
                <w:rFonts w:cs="Segoe UI"/>
                <w:sz w:val="18"/>
                <w:szCs w:val="18"/>
                <w:lang w:val="es-ES" w:eastAsia="es-ES"/>
              </w:rPr>
              <w:t>Italiano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7DB2926" w14:textId="77777777">
            <w:pPr>
              <w:suppressAutoHyphens w:val="0"/>
              <w:spacing w:after="0"/>
              <w:jc w:val="left"/>
              <w:rPr>
                <w:rFonts w:cs="Segoe UI"/>
                <w:sz w:val="18"/>
                <w:szCs w:val="18"/>
                <w:lang w:val="es-ES" w:eastAsia="es-ES"/>
              </w:rPr>
            </w:pPr>
            <w:r w:rsidRPr="00F306E7">
              <w:rPr>
                <w:rFonts w:cs="Segoe UI"/>
                <w:sz w:val="18"/>
                <w:szCs w:val="18"/>
                <w:lang w:val="es-ES" w:eastAsia="es-ES"/>
              </w:rPr>
              <w:t>IT</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5DC67C1B"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20D9EFFE"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23FD18B3" w14:textId="77777777">
            <w:pPr>
              <w:suppressAutoHyphens w:val="0"/>
              <w:spacing w:after="0"/>
              <w:jc w:val="left"/>
              <w:rPr>
                <w:rFonts w:cs="Segoe UI"/>
                <w:sz w:val="18"/>
                <w:szCs w:val="18"/>
                <w:lang w:val="es-ES" w:eastAsia="es-ES"/>
              </w:rPr>
            </w:pPr>
            <w:r w:rsidRPr="00F306E7">
              <w:rPr>
                <w:rFonts w:cs="Segoe UI"/>
                <w:sz w:val="18"/>
                <w:szCs w:val="18"/>
                <w:lang w:val="es-ES" w:eastAsia="es-ES"/>
              </w:rPr>
              <w:t>08</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3FA945D9" w14:textId="77777777">
            <w:pPr>
              <w:suppressAutoHyphens w:val="0"/>
              <w:spacing w:after="0"/>
              <w:jc w:val="left"/>
              <w:rPr>
                <w:rFonts w:cs="Segoe UI"/>
                <w:sz w:val="18"/>
                <w:szCs w:val="18"/>
                <w:lang w:val="es-ES" w:eastAsia="es-ES"/>
              </w:rPr>
            </w:pPr>
            <w:r w:rsidRPr="00F306E7">
              <w:rPr>
                <w:rFonts w:cs="Segoe UI"/>
                <w:sz w:val="18"/>
                <w:szCs w:val="18"/>
                <w:lang w:val="es-ES" w:eastAsia="es-ES"/>
              </w:rPr>
              <w:t>Catalán</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BE95FDC" w14:textId="77777777">
            <w:pPr>
              <w:suppressAutoHyphens w:val="0"/>
              <w:spacing w:after="0"/>
              <w:jc w:val="left"/>
              <w:rPr>
                <w:rFonts w:cs="Segoe UI"/>
                <w:sz w:val="18"/>
                <w:szCs w:val="18"/>
                <w:lang w:val="es-ES" w:eastAsia="es-ES"/>
              </w:rPr>
            </w:pPr>
            <w:r w:rsidRPr="00F306E7">
              <w:rPr>
                <w:rFonts w:cs="Segoe UI"/>
                <w:sz w:val="18"/>
                <w:szCs w:val="18"/>
                <w:lang w:val="es-ES" w:eastAsia="es-ES"/>
              </w:rPr>
              <w:t>CT</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230F6672"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71A0E3BD"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63D8AF2D" w14:textId="77777777">
            <w:pPr>
              <w:suppressAutoHyphens w:val="0"/>
              <w:spacing w:after="0"/>
              <w:jc w:val="left"/>
              <w:rPr>
                <w:rFonts w:cs="Segoe UI"/>
                <w:sz w:val="18"/>
                <w:szCs w:val="18"/>
                <w:lang w:val="es-ES" w:eastAsia="es-ES"/>
              </w:rPr>
            </w:pPr>
            <w:r w:rsidRPr="00F306E7">
              <w:rPr>
                <w:rFonts w:cs="Segoe UI"/>
                <w:sz w:val="18"/>
                <w:szCs w:val="18"/>
                <w:lang w:val="es-ES" w:eastAsia="es-ES"/>
              </w:rPr>
              <w:t>09</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AC52B44" w14:textId="77777777">
            <w:pPr>
              <w:suppressAutoHyphens w:val="0"/>
              <w:spacing w:after="0"/>
              <w:jc w:val="left"/>
              <w:rPr>
                <w:rFonts w:cs="Segoe UI"/>
                <w:sz w:val="18"/>
                <w:szCs w:val="18"/>
                <w:lang w:val="es-ES" w:eastAsia="es-ES"/>
              </w:rPr>
            </w:pPr>
            <w:r w:rsidRPr="00F306E7">
              <w:rPr>
                <w:rFonts w:cs="Segoe UI"/>
                <w:sz w:val="18"/>
                <w:szCs w:val="18"/>
                <w:lang w:val="es-ES" w:eastAsia="es-ES"/>
              </w:rPr>
              <w:t>Ruso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491981FB" w14:textId="77777777">
            <w:pPr>
              <w:suppressAutoHyphens w:val="0"/>
              <w:spacing w:after="0"/>
              <w:jc w:val="left"/>
              <w:rPr>
                <w:rFonts w:cs="Segoe UI"/>
                <w:sz w:val="18"/>
                <w:szCs w:val="18"/>
                <w:lang w:val="es-ES" w:eastAsia="es-ES"/>
              </w:rPr>
            </w:pPr>
            <w:r w:rsidRPr="00F306E7">
              <w:rPr>
                <w:rFonts w:cs="Segoe UI"/>
                <w:sz w:val="18"/>
                <w:szCs w:val="18"/>
                <w:lang w:val="es-ES" w:eastAsia="es-ES"/>
              </w:rPr>
              <w:t>RU</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729C4F73"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06757AFC"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444DB854" w14:textId="77777777">
            <w:pPr>
              <w:suppressAutoHyphens w:val="0"/>
              <w:spacing w:after="0"/>
              <w:jc w:val="left"/>
              <w:rPr>
                <w:rFonts w:cs="Segoe UI"/>
                <w:sz w:val="18"/>
                <w:szCs w:val="18"/>
                <w:lang w:val="es-ES" w:eastAsia="es-ES"/>
              </w:rPr>
            </w:pPr>
            <w:r w:rsidRPr="00F306E7">
              <w:rPr>
                <w:rFonts w:cs="Segoe UI"/>
                <w:sz w:val="18"/>
                <w:szCs w:val="18"/>
                <w:lang w:val="es-ES" w:eastAsia="es-ES"/>
              </w:rPr>
              <w:t>10</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74A5534B" w14:textId="77777777">
            <w:pPr>
              <w:suppressAutoHyphens w:val="0"/>
              <w:spacing w:after="0"/>
              <w:jc w:val="left"/>
              <w:rPr>
                <w:rFonts w:cs="Segoe UI"/>
                <w:sz w:val="18"/>
                <w:szCs w:val="18"/>
                <w:lang w:val="es-ES" w:eastAsia="es-ES"/>
              </w:rPr>
            </w:pPr>
            <w:proofErr w:type="spellStart"/>
            <w:r w:rsidRPr="00F306E7">
              <w:rPr>
                <w:rFonts w:cs="Segoe UI"/>
                <w:sz w:val="18"/>
                <w:szCs w:val="18"/>
                <w:lang w:val="es-ES" w:eastAsia="es-ES"/>
              </w:rPr>
              <w:t>Arabe</w:t>
            </w:r>
            <w:proofErr w:type="spellEnd"/>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057949DA" w14:textId="77777777">
            <w:pPr>
              <w:suppressAutoHyphens w:val="0"/>
              <w:spacing w:after="0"/>
              <w:jc w:val="left"/>
              <w:rPr>
                <w:rFonts w:cs="Segoe UI"/>
                <w:sz w:val="18"/>
                <w:szCs w:val="18"/>
                <w:lang w:val="es-ES" w:eastAsia="es-ES"/>
              </w:rPr>
            </w:pPr>
            <w:r w:rsidRPr="00F306E7">
              <w:rPr>
                <w:rFonts w:cs="Segoe UI"/>
                <w:sz w:val="18"/>
                <w:szCs w:val="18"/>
                <w:lang w:val="es-ES" w:eastAsia="es-ES"/>
              </w:rPr>
              <w:t>AR</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1912EF5D"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50A81C23"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63FBD1DD" w14:textId="77777777">
            <w:pPr>
              <w:suppressAutoHyphens w:val="0"/>
              <w:spacing w:after="0"/>
              <w:jc w:val="left"/>
              <w:rPr>
                <w:rFonts w:cs="Segoe UI"/>
                <w:sz w:val="18"/>
                <w:szCs w:val="18"/>
                <w:lang w:val="es-ES" w:eastAsia="es-ES"/>
              </w:rPr>
            </w:pPr>
            <w:r w:rsidRPr="00F306E7">
              <w:rPr>
                <w:rFonts w:cs="Segoe UI"/>
                <w:sz w:val="18"/>
                <w:szCs w:val="18"/>
                <w:lang w:val="es-ES" w:eastAsia="es-ES"/>
              </w:rPr>
              <w:t>16</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4EAEED97" w14:textId="77777777">
            <w:pPr>
              <w:suppressAutoHyphens w:val="0"/>
              <w:spacing w:after="0"/>
              <w:jc w:val="left"/>
              <w:rPr>
                <w:rFonts w:cs="Segoe UI"/>
                <w:sz w:val="18"/>
                <w:szCs w:val="18"/>
                <w:lang w:val="es-ES" w:eastAsia="es-ES"/>
              </w:rPr>
            </w:pPr>
            <w:proofErr w:type="spellStart"/>
            <w:r w:rsidRPr="00F306E7">
              <w:rPr>
                <w:rFonts w:cs="Segoe UI"/>
                <w:sz w:val="18"/>
                <w:szCs w:val="18"/>
                <w:lang w:val="es-ES" w:eastAsia="es-ES"/>
              </w:rPr>
              <w:t>Holandes</w:t>
            </w:r>
            <w:proofErr w:type="spellEnd"/>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27DD9FAF" w14:textId="77777777">
            <w:pPr>
              <w:suppressAutoHyphens w:val="0"/>
              <w:spacing w:after="0"/>
              <w:jc w:val="left"/>
              <w:rPr>
                <w:rFonts w:cs="Segoe UI"/>
                <w:sz w:val="18"/>
                <w:szCs w:val="18"/>
                <w:lang w:val="es-ES" w:eastAsia="es-ES"/>
              </w:rPr>
            </w:pPr>
            <w:r w:rsidRPr="00F306E7">
              <w:rPr>
                <w:rFonts w:cs="Segoe UI"/>
                <w:sz w:val="18"/>
                <w:szCs w:val="18"/>
                <w:lang w:val="es-ES" w:eastAsia="es-ES"/>
              </w:rPr>
              <w:t>DU</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7C43D0A4"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4B2103F1"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5C4C4E98" w14:textId="77777777">
            <w:pPr>
              <w:suppressAutoHyphens w:val="0"/>
              <w:spacing w:after="0"/>
              <w:jc w:val="left"/>
              <w:rPr>
                <w:rFonts w:cs="Segoe UI"/>
                <w:sz w:val="18"/>
                <w:szCs w:val="18"/>
                <w:lang w:val="es-ES" w:eastAsia="es-ES"/>
              </w:rPr>
            </w:pPr>
            <w:r w:rsidRPr="00F306E7">
              <w:rPr>
                <w:rFonts w:cs="Segoe UI"/>
                <w:sz w:val="18"/>
                <w:szCs w:val="18"/>
                <w:lang w:val="es-ES" w:eastAsia="es-ES"/>
              </w:rPr>
              <w:t>17</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766FFBED" w14:textId="77777777">
            <w:pPr>
              <w:suppressAutoHyphens w:val="0"/>
              <w:spacing w:after="0"/>
              <w:jc w:val="left"/>
              <w:rPr>
                <w:rFonts w:cs="Segoe UI"/>
                <w:sz w:val="18"/>
                <w:szCs w:val="18"/>
                <w:lang w:val="es-ES" w:eastAsia="es-ES"/>
              </w:rPr>
            </w:pPr>
            <w:r w:rsidRPr="00F306E7">
              <w:rPr>
                <w:rFonts w:cs="Segoe UI"/>
                <w:sz w:val="18"/>
                <w:szCs w:val="18"/>
                <w:lang w:val="es-ES" w:eastAsia="es-ES"/>
              </w:rPr>
              <w:t>Sueco</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4120A3B7" w14:textId="77777777">
            <w:pPr>
              <w:suppressAutoHyphens w:val="0"/>
              <w:spacing w:after="0"/>
              <w:jc w:val="left"/>
              <w:rPr>
                <w:rFonts w:cs="Segoe UI"/>
                <w:sz w:val="18"/>
                <w:szCs w:val="18"/>
                <w:lang w:val="es-ES" w:eastAsia="es-ES"/>
              </w:rPr>
            </w:pPr>
            <w:r w:rsidRPr="00F306E7">
              <w:rPr>
                <w:rFonts w:cs="Segoe UI"/>
                <w:sz w:val="18"/>
                <w:szCs w:val="18"/>
                <w:lang w:val="es-ES" w:eastAsia="es-ES"/>
              </w:rPr>
              <w:t>SW</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1C357D9F"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42CBE5DF"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4CA123D2" w14:textId="77777777">
            <w:pPr>
              <w:suppressAutoHyphens w:val="0"/>
              <w:spacing w:after="0"/>
              <w:jc w:val="left"/>
              <w:rPr>
                <w:rFonts w:cs="Segoe UI"/>
                <w:sz w:val="18"/>
                <w:szCs w:val="18"/>
                <w:lang w:val="es-ES" w:eastAsia="es-ES"/>
              </w:rPr>
            </w:pPr>
            <w:r w:rsidRPr="00F306E7">
              <w:rPr>
                <w:rFonts w:cs="Segoe UI"/>
                <w:sz w:val="18"/>
                <w:szCs w:val="18"/>
                <w:lang w:val="es-ES" w:eastAsia="es-ES"/>
              </w:rPr>
              <w:t>18</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5CE7FF03" w14:textId="77777777">
            <w:pPr>
              <w:suppressAutoHyphens w:val="0"/>
              <w:spacing w:after="0"/>
              <w:jc w:val="left"/>
              <w:rPr>
                <w:rFonts w:cs="Segoe UI"/>
                <w:sz w:val="18"/>
                <w:szCs w:val="18"/>
                <w:lang w:val="es-ES" w:eastAsia="es-ES"/>
              </w:rPr>
            </w:pPr>
            <w:r w:rsidRPr="00F306E7">
              <w:rPr>
                <w:rFonts w:cs="Segoe UI"/>
                <w:sz w:val="18"/>
                <w:szCs w:val="18"/>
                <w:lang w:val="es-ES" w:eastAsia="es-ES"/>
              </w:rPr>
              <w:t>Urdu</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4B2EFA1E" w14:textId="77777777">
            <w:pPr>
              <w:suppressAutoHyphens w:val="0"/>
              <w:spacing w:after="0"/>
              <w:jc w:val="left"/>
              <w:rPr>
                <w:rFonts w:cs="Segoe UI"/>
                <w:sz w:val="18"/>
                <w:szCs w:val="18"/>
                <w:lang w:val="es-ES" w:eastAsia="es-ES"/>
              </w:rPr>
            </w:pPr>
            <w:r w:rsidRPr="00F306E7">
              <w:rPr>
                <w:rFonts w:cs="Segoe UI"/>
                <w:sz w:val="18"/>
                <w:szCs w:val="18"/>
                <w:lang w:val="es-ES" w:eastAsia="es-ES"/>
              </w:rPr>
              <w:t>UR</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43E3D8B"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76282B78"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233E76D4" w14:textId="77777777">
            <w:pPr>
              <w:suppressAutoHyphens w:val="0"/>
              <w:spacing w:after="0"/>
              <w:jc w:val="left"/>
              <w:rPr>
                <w:rFonts w:cs="Segoe UI"/>
                <w:sz w:val="18"/>
                <w:szCs w:val="18"/>
                <w:lang w:val="es-ES" w:eastAsia="es-ES"/>
              </w:rPr>
            </w:pPr>
            <w:r w:rsidRPr="00F306E7">
              <w:rPr>
                <w:rFonts w:cs="Segoe UI"/>
                <w:sz w:val="18"/>
                <w:szCs w:val="18"/>
                <w:lang w:val="es-ES" w:eastAsia="es-ES"/>
              </w:rPr>
              <w:t>19</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2E615C30" w14:textId="77777777">
            <w:pPr>
              <w:suppressAutoHyphens w:val="0"/>
              <w:spacing w:after="0"/>
              <w:jc w:val="left"/>
              <w:rPr>
                <w:rFonts w:cs="Segoe UI"/>
                <w:sz w:val="18"/>
                <w:szCs w:val="18"/>
                <w:lang w:val="es-ES" w:eastAsia="es-ES"/>
              </w:rPr>
            </w:pPr>
            <w:r w:rsidRPr="00F306E7">
              <w:rPr>
                <w:rFonts w:cs="Segoe UI"/>
                <w:sz w:val="18"/>
                <w:szCs w:val="18"/>
                <w:lang w:val="es-ES" w:eastAsia="es-ES"/>
              </w:rPr>
              <w:t>Chino</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681A679D" w14:textId="77777777">
            <w:pPr>
              <w:suppressAutoHyphens w:val="0"/>
              <w:spacing w:after="0"/>
              <w:jc w:val="left"/>
              <w:rPr>
                <w:rFonts w:cs="Segoe UI"/>
                <w:sz w:val="18"/>
                <w:szCs w:val="18"/>
                <w:lang w:val="es-ES" w:eastAsia="es-ES"/>
              </w:rPr>
            </w:pPr>
            <w:r w:rsidRPr="00F306E7">
              <w:rPr>
                <w:rFonts w:cs="Segoe UI"/>
                <w:sz w:val="18"/>
                <w:szCs w:val="18"/>
                <w:lang w:val="es-ES" w:eastAsia="es-ES"/>
              </w:rPr>
              <w:t>CH</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805EB7E"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3B316C65"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7E188D9B" w14:textId="77777777">
            <w:pPr>
              <w:suppressAutoHyphens w:val="0"/>
              <w:spacing w:after="0"/>
              <w:jc w:val="left"/>
              <w:rPr>
                <w:rFonts w:cs="Segoe UI"/>
                <w:sz w:val="18"/>
                <w:szCs w:val="18"/>
                <w:lang w:val="es-ES" w:eastAsia="es-ES"/>
              </w:rPr>
            </w:pPr>
            <w:r w:rsidRPr="00F306E7">
              <w:rPr>
                <w:rFonts w:cs="Segoe UI"/>
                <w:sz w:val="18"/>
                <w:szCs w:val="18"/>
                <w:lang w:val="es-ES" w:eastAsia="es-ES"/>
              </w:rPr>
              <w:t>20</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EFD6C9F" w14:textId="77777777">
            <w:pPr>
              <w:suppressAutoHyphens w:val="0"/>
              <w:spacing w:after="0"/>
              <w:jc w:val="left"/>
              <w:rPr>
                <w:rFonts w:cs="Segoe UI"/>
                <w:sz w:val="18"/>
                <w:szCs w:val="18"/>
                <w:lang w:val="es-ES" w:eastAsia="es-ES"/>
              </w:rPr>
            </w:pPr>
            <w:r w:rsidRPr="00F306E7">
              <w:rPr>
                <w:rFonts w:cs="Segoe UI"/>
                <w:sz w:val="18"/>
                <w:szCs w:val="18"/>
                <w:lang w:val="es-ES" w:eastAsia="es-ES"/>
              </w:rPr>
              <w:t>Polaco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2B3CC63C" w14:textId="77777777">
            <w:pPr>
              <w:suppressAutoHyphens w:val="0"/>
              <w:spacing w:after="0"/>
              <w:jc w:val="left"/>
              <w:rPr>
                <w:rFonts w:cs="Segoe UI"/>
                <w:sz w:val="18"/>
                <w:szCs w:val="18"/>
                <w:lang w:val="es-ES" w:eastAsia="es-ES"/>
              </w:rPr>
            </w:pPr>
            <w:r w:rsidRPr="00F306E7">
              <w:rPr>
                <w:rFonts w:cs="Segoe UI"/>
                <w:sz w:val="18"/>
                <w:szCs w:val="18"/>
                <w:lang w:val="es-ES" w:eastAsia="es-ES"/>
              </w:rPr>
              <w:t>PH</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558DC7A8"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3265733A"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72183BE6" w14:textId="77777777">
            <w:pPr>
              <w:suppressAutoHyphens w:val="0"/>
              <w:spacing w:after="0"/>
              <w:jc w:val="left"/>
              <w:rPr>
                <w:rFonts w:cs="Segoe UI"/>
                <w:sz w:val="18"/>
                <w:szCs w:val="18"/>
                <w:lang w:val="es-ES" w:eastAsia="es-ES"/>
              </w:rPr>
            </w:pPr>
            <w:r w:rsidRPr="00F306E7">
              <w:rPr>
                <w:rFonts w:cs="Segoe UI"/>
                <w:sz w:val="18"/>
                <w:szCs w:val="18"/>
                <w:lang w:val="es-ES" w:eastAsia="es-ES"/>
              </w:rPr>
              <w:t>21</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26BEE543" w14:textId="77777777">
            <w:pPr>
              <w:suppressAutoHyphens w:val="0"/>
              <w:spacing w:after="0"/>
              <w:jc w:val="left"/>
              <w:rPr>
                <w:rFonts w:cs="Segoe UI"/>
                <w:sz w:val="18"/>
                <w:szCs w:val="18"/>
                <w:lang w:val="es-ES" w:eastAsia="es-ES"/>
              </w:rPr>
            </w:pPr>
            <w:proofErr w:type="spellStart"/>
            <w:r w:rsidRPr="00F306E7">
              <w:rPr>
                <w:rFonts w:cs="Segoe UI"/>
                <w:sz w:val="18"/>
                <w:szCs w:val="18"/>
                <w:lang w:val="es-ES" w:eastAsia="es-ES"/>
              </w:rPr>
              <w:t>Danes</w:t>
            </w:r>
            <w:proofErr w:type="spellEnd"/>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046DF4D0" w14:textId="77777777">
            <w:pPr>
              <w:suppressAutoHyphens w:val="0"/>
              <w:spacing w:after="0"/>
              <w:jc w:val="left"/>
              <w:rPr>
                <w:rFonts w:cs="Segoe UI"/>
                <w:sz w:val="18"/>
                <w:szCs w:val="18"/>
                <w:lang w:val="es-ES" w:eastAsia="es-ES"/>
              </w:rPr>
            </w:pPr>
            <w:r w:rsidRPr="00F306E7">
              <w:rPr>
                <w:rFonts w:cs="Segoe UI"/>
                <w:sz w:val="18"/>
                <w:szCs w:val="18"/>
                <w:lang w:val="es-ES" w:eastAsia="es-ES"/>
              </w:rPr>
              <w:t>DA</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09558F41"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6853B74A"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79023DE6" w14:textId="77777777">
            <w:pPr>
              <w:suppressAutoHyphens w:val="0"/>
              <w:spacing w:after="0"/>
              <w:jc w:val="left"/>
              <w:rPr>
                <w:rFonts w:cs="Segoe UI"/>
                <w:sz w:val="18"/>
                <w:szCs w:val="18"/>
                <w:lang w:val="es-ES" w:eastAsia="es-ES"/>
              </w:rPr>
            </w:pPr>
            <w:r w:rsidRPr="00F306E7">
              <w:rPr>
                <w:rFonts w:cs="Segoe UI"/>
                <w:sz w:val="18"/>
                <w:szCs w:val="18"/>
                <w:lang w:val="es-ES" w:eastAsia="es-ES"/>
              </w:rPr>
              <w:t>22</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60DABD8" w14:textId="77777777">
            <w:pPr>
              <w:suppressAutoHyphens w:val="0"/>
              <w:spacing w:after="0"/>
              <w:jc w:val="left"/>
              <w:rPr>
                <w:rFonts w:cs="Segoe UI"/>
                <w:sz w:val="18"/>
                <w:szCs w:val="18"/>
                <w:lang w:val="es-ES" w:eastAsia="es-ES"/>
              </w:rPr>
            </w:pPr>
            <w:proofErr w:type="spellStart"/>
            <w:r w:rsidRPr="00F306E7">
              <w:rPr>
                <w:rFonts w:cs="Segoe UI"/>
                <w:sz w:val="18"/>
                <w:szCs w:val="18"/>
                <w:lang w:val="es-ES" w:eastAsia="es-ES"/>
              </w:rPr>
              <w:t>Romani</w:t>
            </w:r>
            <w:proofErr w:type="spellEnd"/>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35867116" w14:textId="77777777">
            <w:pPr>
              <w:suppressAutoHyphens w:val="0"/>
              <w:spacing w:after="0"/>
              <w:jc w:val="left"/>
              <w:rPr>
                <w:rFonts w:cs="Segoe UI"/>
                <w:sz w:val="18"/>
                <w:szCs w:val="18"/>
                <w:lang w:val="es-ES" w:eastAsia="es-ES"/>
              </w:rPr>
            </w:pPr>
            <w:r w:rsidRPr="00F306E7">
              <w:rPr>
                <w:rFonts w:cs="Segoe UI"/>
                <w:sz w:val="18"/>
                <w:szCs w:val="18"/>
                <w:lang w:val="es-ES" w:eastAsia="es-ES"/>
              </w:rPr>
              <w:t>RO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01AD16E3"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2F881777"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6EAB6DE5" w14:textId="77777777">
            <w:pPr>
              <w:suppressAutoHyphens w:val="0"/>
              <w:spacing w:after="0"/>
              <w:jc w:val="left"/>
              <w:rPr>
                <w:rFonts w:cs="Segoe UI"/>
                <w:sz w:val="18"/>
                <w:szCs w:val="18"/>
                <w:lang w:val="es-ES" w:eastAsia="es-ES"/>
              </w:rPr>
            </w:pPr>
            <w:r w:rsidRPr="00F306E7">
              <w:rPr>
                <w:rFonts w:cs="Segoe UI"/>
                <w:sz w:val="18"/>
                <w:szCs w:val="18"/>
                <w:lang w:val="es-ES" w:eastAsia="es-ES"/>
              </w:rPr>
              <w:t>23</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41A3DD22" w14:textId="77777777">
            <w:pPr>
              <w:suppressAutoHyphens w:val="0"/>
              <w:spacing w:after="0"/>
              <w:jc w:val="left"/>
              <w:rPr>
                <w:rFonts w:cs="Segoe UI"/>
                <w:sz w:val="18"/>
                <w:szCs w:val="18"/>
                <w:lang w:val="es-ES" w:eastAsia="es-ES"/>
              </w:rPr>
            </w:pPr>
            <w:proofErr w:type="spellStart"/>
            <w:r w:rsidRPr="00F306E7">
              <w:rPr>
                <w:rFonts w:cs="Segoe UI"/>
                <w:sz w:val="18"/>
                <w:szCs w:val="18"/>
                <w:lang w:val="es-ES" w:eastAsia="es-ES"/>
              </w:rPr>
              <w:t>Bulgaro</w:t>
            </w:r>
            <w:proofErr w:type="spellEnd"/>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46672D67" w14:textId="77777777">
            <w:pPr>
              <w:suppressAutoHyphens w:val="0"/>
              <w:spacing w:after="0"/>
              <w:jc w:val="left"/>
              <w:rPr>
                <w:rFonts w:cs="Segoe UI"/>
                <w:sz w:val="18"/>
                <w:szCs w:val="18"/>
                <w:lang w:val="es-ES" w:eastAsia="es-ES"/>
              </w:rPr>
            </w:pPr>
            <w:r w:rsidRPr="00F306E7">
              <w:rPr>
                <w:rFonts w:cs="Segoe UI"/>
                <w:sz w:val="18"/>
                <w:szCs w:val="18"/>
                <w:lang w:val="es-ES" w:eastAsia="es-ES"/>
              </w:rPr>
              <w:t>BG</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7F45B044"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008B94E5"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12F90653" w14:textId="77777777">
            <w:pPr>
              <w:suppressAutoHyphens w:val="0"/>
              <w:spacing w:after="0"/>
              <w:jc w:val="left"/>
              <w:rPr>
                <w:rFonts w:cs="Segoe UI"/>
                <w:sz w:val="18"/>
                <w:szCs w:val="18"/>
                <w:lang w:val="es-ES" w:eastAsia="es-ES"/>
              </w:rPr>
            </w:pPr>
            <w:r w:rsidRPr="00F306E7">
              <w:rPr>
                <w:rFonts w:cs="Segoe UI"/>
                <w:sz w:val="18"/>
                <w:szCs w:val="18"/>
                <w:lang w:val="es-ES" w:eastAsia="es-ES"/>
              </w:rPr>
              <w:t>24</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76746CAD" w14:textId="77777777">
            <w:pPr>
              <w:suppressAutoHyphens w:val="0"/>
              <w:spacing w:after="0"/>
              <w:jc w:val="left"/>
              <w:rPr>
                <w:rFonts w:cs="Segoe UI"/>
                <w:sz w:val="18"/>
                <w:szCs w:val="18"/>
                <w:lang w:val="es-ES" w:eastAsia="es-ES"/>
              </w:rPr>
            </w:pPr>
            <w:r w:rsidRPr="00F306E7">
              <w:rPr>
                <w:rFonts w:cs="Segoe UI"/>
                <w:sz w:val="18"/>
                <w:szCs w:val="18"/>
                <w:lang w:val="es-ES" w:eastAsia="es-ES"/>
              </w:rPr>
              <w:t>Griego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B7A1079" w14:textId="77777777">
            <w:pPr>
              <w:suppressAutoHyphens w:val="0"/>
              <w:spacing w:after="0"/>
              <w:jc w:val="left"/>
              <w:rPr>
                <w:rFonts w:cs="Segoe UI"/>
                <w:sz w:val="18"/>
                <w:szCs w:val="18"/>
                <w:lang w:val="es-ES" w:eastAsia="es-ES"/>
              </w:rPr>
            </w:pPr>
            <w:r w:rsidRPr="00F306E7">
              <w:rPr>
                <w:rFonts w:cs="Segoe UI"/>
                <w:sz w:val="18"/>
                <w:szCs w:val="18"/>
                <w:lang w:val="es-ES" w:eastAsia="es-ES"/>
              </w:rPr>
              <w:t>GR</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44D6D3E3"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28DB0051"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05DBB81D" w14:textId="77777777">
            <w:pPr>
              <w:suppressAutoHyphens w:val="0"/>
              <w:spacing w:after="0"/>
              <w:jc w:val="left"/>
              <w:rPr>
                <w:rFonts w:cs="Segoe UI"/>
                <w:sz w:val="18"/>
                <w:szCs w:val="18"/>
                <w:lang w:val="es-ES" w:eastAsia="es-ES"/>
              </w:rPr>
            </w:pPr>
            <w:r w:rsidRPr="00F306E7">
              <w:rPr>
                <w:rFonts w:cs="Segoe UI"/>
                <w:sz w:val="18"/>
                <w:szCs w:val="18"/>
                <w:lang w:val="es-ES" w:eastAsia="es-ES"/>
              </w:rPr>
              <w:t>25</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932D660" w14:textId="77777777">
            <w:pPr>
              <w:suppressAutoHyphens w:val="0"/>
              <w:spacing w:after="0"/>
              <w:jc w:val="left"/>
              <w:rPr>
                <w:rFonts w:cs="Segoe UI"/>
                <w:sz w:val="18"/>
                <w:szCs w:val="18"/>
                <w:lang w:val="es-ES" w:eastAsia="es-ES"/>
              </w:rPr>
            </w:pPr>
            <w:r w:rsidRPr="00F306E7">
              <w:rPr>
                <w:rFonts w:cs="Segoe UI"/>
                <w:sz w:val="18"/>
                <w:szCs w:val="18"/>
                <w:lang w:val="es-ES" w:eastAsia="es-ES"/>
              </w:rPr>
              <w:t>Albanes</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0E56FBCD" w14:textId="77777777">
            <w:pPr>
              <w:suppressAutoHyphens w:val="0"/>
              <w:spacing w:after="0"/>
              <w:jc w:val="left"/>
              <w:rPr>
                <w:rFonts w:cs="Segoe UI"/>
                <w:sz w:val="18"/>
                <w:szCs w:val="18"/>
                <w:lang w:val="es-ES" w:eastAsia="es-ES"/>
              </w:rPr>
            </w:pPr>
            <w:r w:rsidRPr="00F306E7">
              <w:rPr>
                <w:rFonts w:cs="Segoe UI"/>
                <w:sz w:val="18"/>
                <w:szCs w:val="18"/>
                <w:lang w:val="es-ES" w:eastAsia="es-ES"/>
              </w:rPr>
              <w:t>AL</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3A06904F"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6FA6D7D2" w14:textId="77777777">
        <w:trPr>
          <w:trHeight w:val="300"/>
        </w:trPr>
        <w:tc>
          <w:tcPr>
            <w:tcW w:w="1240" w:type="dxa"/>
            <w:tcBorders>
              <w:top w:val="nil"/>
              <w:left w:val="single" w:color="FF9C85" w:sz="8" w:space="0"/>
              <w:bottom w:val="single" w:color="FF9C85" w:sz="8" w:space="0"/>
              <w:right w:val="single" w:color="FF9C85" w:sz="8" w:space="0"/>
            </w:tcBorders>
            <w:shd w:val="clear" w:color="000000" w:fill="FFDED6"/>
            <w:vAlign w:val="center"/>
            <w:hideMark/>
          </w:tcPr>
          <w:p w:rsidRPr="00F306E7" w:rsidR="00F306E7" w:rsidP="00F306E7" w:rsidRDefault="00F306E7" w14:paraId="74A7E031" w14:textId="77777777">
            <w:pPr>
              <w:suppressAutoHyphens w:val="0"/>
              <w:spacing w:after="0"/>
              <w:jc w:val="left"/>
              <w:rPr>
                <w:rFonts w:cs="Segoe UI"/>
                <w:sz w:val="18"/>
                <w:szCs w:val="18"/>
                <w:lang w:val="es-ES" w:eastAsia="es-ES"/>
              </w:rPr>
            </w:pPr>
            <w:r w:rsidRPr="00F306E7">
              <w:rPr>
                <w:rFonts w:cs="Segoe UI"/>
                <w:sz w:val="18"/>
                <w:szCs w:val="18"/>
                <w:lang w:val="es-ES" w:eastAsia="es-ES"/>
              </w:rPr>
              <w:t>26</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67509D8D" w14:textId="77777777">
            <w:pPr>
              <w:suppressAutoHyphens w:val="0"/>
              <w:spacing w:after="0"/>
              <w:jc w:val="left"/>
              <w:rPr>
                <w:rFonts w:cs="Segoe UI"/>
                <w:sz w:val="18"/>
                <w:szCs w:val="18"/>
                <w:lang w:val="es-ES" w:eastAsia="es-ES"/>
              </w:rPr>
            </w:pPr>
            <w:r w:rsidRPr="00F306E7">
              <w:rPr>
                <w:rFonts w:cs="Segoe UI"/>
                <w:sz w:val="18"/>
                <w:szCs w:val="18"/>
                <w:lang w:val="es-ES" w:eastAsia="es-ES"/>
              </w:rPr>
              <w:t>Turco</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1AB91DD7" w14:textId="77777777">
            <w:pPr>
              <w:suppressAutoHyphens w:val="0"/>
              <w:spacing w:after="0"/>
              <w:jc w:val="left"/>
              <w:rPr>
                <w:rFonts w:cs="Segoe UI"/>
                <w:sz w:val="18"/>
                <w:szCs w:val="18"/>
                <w:lang w:val="es-ES" w:eastAsia="es-ES"/>
              </w:rPr>
            </w:pPr>
            <w:r w:rsidRPr="00F306E7">
              <w:rPr>
                <w:rFonts w:cs="Segoe UI"/>
                <w:sz w:val="18"/>
                <w:szCs w:val="18"/>
                <w:lang w:val="es-ES" w:eastAsia="es-ES"/>
              </w:rPr>
              <w:t>TU</w:t>
            </w:r>
          </w:p>
        </w:tc>
        <w:tc>
          <w:tcPr>
            <w:tcW w:w="1240" w:type="dxa"/>
            <w:tcBorders>
              <w:top w:val="nil"/>
              <w:left w:val="nil"/>
              <w:bottom w:val="single" w:color="FF9C85" w:sz="8" w:space="0"/>
              <w:right w:val="single" w:color="FF9C85" w:sz="8" w:space="0"/>
            </w:tcBorders>
            <w:shd w:val="clear" w:color="000000" w:fill="FFDED6"/>
            <w:vAlign w:val="center"/>
            <w:hideMark/>
          </w:tcPr>
          <w:p w:rsidRPr="00F306E7" w:rsidR="00F306E7" w:rsidP="00F306E7" w:rsidRDefault="00F306E7" w14:paraId="4ABA7EFF"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r w:rsidRPr="00F306E7" w:rsidR="00F306E7" w:rsidTr="00F306E7" w14:paraId="06B53A29" w14:textId="77777777">
        <w:trPr>
          <w:trHeight w:val="300"/>
        </w:trPr>
        <w:tc>
          <w:tcPr>
            <w:tcW w:w="1240" w:type="dxa"/>
            <w:tcBorders>
              <w:top w:val="nil"/>
              <w:left w:val="single" w:color="FF9C85" w:sz="8" w:space="0"/>
              <w:bottom w:val="single" w:color="FF9C85" w:sz="8" w:space="0"/>
              <w:right w:val="single" w:color="FF9C85" w:sz="8" w:space="0"/>
            </w:tcBorders>
            <w:shd w:val="clear" w:color="auto" w:fill="auto"/>
            <w:vAlign w:val="center"/>
            <w:hideMark/>
          </w:tcPr>
          <w:p w:rsidRPr="00F306E7" w:rsidR="00F306E7" w:rsidP="00F306E7" w:rsidRDefault="00F306E7" w14:paraId="6EB295A9" w14:textId="77777777">
            <w:pPr>
              <w:suppressAutoHyphens w:val="0"/>
              <w:spacing w:after="0"/>
              <w:jc w:val="left"/>
              <w:rPr>
                <w:rFonts w:cs="Segoe UI"/>
                <w:sz w:val="18"/>
                <w:szCs w:val="18"/>
                <w:lang w:val="es-ES" w:eastAsia="es-ES"/>
              </w:rPr>
            </w:pPr>
            <w:r w:rsidRPr="00F306E7">
              <w:rPr>
                <w:rFonts w:cs="Segoe UI"/>
                <w:sz w:val="18"/>
                <w:szCs w:val="18"/>
                <w:lang w:val="es-ES" w:eastAsia="es-ES"/>
              </w:rPr>
              <w:t>27</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42476B2" w14:textId="77777777">
            <w:pPr>
              <w:suppressAutoHyphens w:val="0"/>
              <w:spacing w:after="0"/>
              <w:jc w:val="left"/>
              <w:rPr>
                <w:rFonts w:cs="Segoe UI"/>
                <w:sz w:val="18"/>
                <w:szCs w:val="18"/>
                <w:lang w:val="es-ES" w:eastAsia="es-ES"/>
              </w:rPr>
            </w:pPr>
            <w:r w:rsidRPr="00F306E7">
              <w:rPr>
                <w:rFonts w:cs="Segoe UI"/>
                <w:sz w:val="18"/>
                <w:szCs w:val="18"/>
                <w:lang w:val="es-ES" w:eastAsia="es-ES"/>
              </w:rPr>
              <w:t>Húngaro</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15EA5FB6" w14:textId="77777777">
            <w:pPr>
              <w:suppressAutoHyphens w:val="0"/>
              <w:spacing w:after="0"/>
              <w:jc w:val="left"/>
              <w:rPr>
                <w:rFonts w:cs="Segoe UI"/>
                <w:sz w:val="18"/>
                <w:szCs w:val="18"/>
                <w:lang w:val="es-ES" w:eastAsia="es-ES"/>
              </w:rPr>
            </w:pPr>
            <w:r w:rsidRPr="00F306E7">
              <w:rPr>
                <w:rFonts w:cs="Segoe UI"/>
                <w:sz w:val="18"/>
                <w:szCs w:val="18"/>
                <w:lang w:val="es-ES" w:eastAsia="es-ES"/>
              </w:rPr>
              <w:t>HU</w:t>
            </w:r>
          </w:p>
        </w:tc>
        <w:tc>
          <w:tcPr>
            <w:tcW w:w="1240" w:type="dxa"/>
            <w:tcBorders>
              <w:top w:val="nil"/>
              <w:left w:val="nil"/>
              <w:bottom w:val="single" w:color="FF9C85" w:sz="8" w:space="0"/>
              <w:right w:val="single" w:color="FF9C85" w:sz="8" w:space="0"/>
            </w:tcBorders>
            <w:shd w:val="clear" w:color="auto" w:fill="auto"/>
            <w:vAlign w:val="center"/>
            <w:hideMark/>
          </w:tcPr>
          <w:p w:rsidRPr="00F306E7" w:rsidR="00F306E7" w:rsidP="00F306E7" w:rsidRDefault="00F306E7" w14:paraId="5B6682D0" w14:textId="77777777">
            <w:pPr>
              <w:suppressAutoHyphens w:val="0"/>
              <w:spacing w:after="0"/>
              <w:jc w:val="left"/>
              <w:rPr>
                <w:rFonts w:cs="Segoe UI"/>
                <w:sz w:val="18"/>
                <w:szCs w:val="18"/>
                <w:lang w:val="es-ES" w:eastAsia="es-ES"/>
              </w:rPr>
            </w:pPr>
            <w:r w:rsidRPr="00F306E7">
              <w:rPr>
                <w:rFonts w:cs="Segoe UI"/>
                <w:sz w:val="18"/>
                <w:szCs w:val="18"/>
                <w:lang w:val="es-ES" w:eastAsia="es-ES"/>
              </w:rPr>
              <w:t> </w:t>
            </w:r>
          </w:p>
        </w:tc>
      </w:tr>
    </w:tbl>
    <w:p w:rsidRPr="005C6760" w:rsidR="00BA3954" w:rsidP="00BA3954" w:rsidRDefault="00BA3954" w14:paraId="41D6E65F" w14:textId="77777777">
      <w:pPr>
        <w:rPr>
          <w:lang w:val="es-ES" w:eastAsia="en-US"/>
        </w:rPr>
      </w:pPr>
    </w:p>
    <w:p w:rsidR="00BA3954" w:rsidP="00BA3954" w:rsidRDefault="00BA3954" w14:paraId="0A0BA6B1" w14:textId="77777777">
      <w:pPr>
        <w:pStyle w:val="3TituloH3"/>
      </w:pPr>
      <w:bookmarkStart w:name="_Toc97208292" w:id="202"/>
      <w:r>
        <w:t>Países</w:t>
      </w:r>
      <w:bookmarkEnd w:id="202"/>
      <w:r>
        <w:tab/>
      </w:r>
    </w:p>
    <w:p w:rsidRPr="005C6760" w:rsidR="00BA3954" w:rsidP="00BA3954" w:rsidRDefault="00BA3954" w14:paraId="7C068CB8"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731307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2251666E"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27D35FE8"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09249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3C21BF84"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75BD0C22"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708764BE"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1530B88C"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BA3954" w:rsidTr="0087559F" w14:paraId="517F4B2F"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5D083776" w14:textId="77777777">
            <w:pPr>
              <w:jc w:val="left"/>
              <w:rPr>
                <w:b w:val="0"/>
                <w:bCs w:val="0"/>
                <w:sz w:val="18"/>
                <w:szCs w:val="18"/>
              </w:rPr>
            </w:pPr>
            <w:r w:rsidRPr="001C69B7">
              <w:rPr>
                <w:b w:val="0"/>
                <w:bCs w:val="0"/>
                <w:sz w:val="18"/>
                <w:szCs w:val="18"/>
              </w:rPr>
              <w:t>ES</w:t>
            </w:r>
          </w:p>
        </w:tc>
        <w:tc>
          <w:tcPr>
            <w:tcW w:w="1701" w:type="dxa"/>
          </w:tcPr>
          <w:p w:rsidRPr="001C69B7" w:rsidR="00BA3954" w:rsidP="0087559F" w:rsidRDefault="00BA3954" w14:paraId="1F447FAA"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1C69B7">
              <w:rPr>
                <w:sz w:val="18"/>
                <w:szCs w:val="18"/>
              </w:rPr>
              <w:t>España</w:t>
            </w:r>
            <w:proofErr w:type="spellEnd"/>
          </w:p>
        </w:tc>
        <w:tc>
          <w:tcPr>
            <w:tcW w:w="1701" w:type="dxa"/>
          </w:tcPr>
          <w:p w:rsidRPr="0019172D" w:rsidR="00BA3954" w:rsidP="0087559F" w:rsidRDefault="00BA3954" w14:paraId="21E24F69"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w:t>
            </w:r>
            <w:r w:rsidRPr="00CE2C1D">
              <w:rPr>
                <w:sz w:val="18"/>
                <w:szCs w:val="18"/>
              </w:rPr>
              <w:t>SP</w:t>
            </w:r>
          </w:p>
        </w:tc>
        <w:tc>
          <w:tcPr>
            <w:tcW w:w="1701" w:type="dxa"/>
          </w:tcPr>
          <w:p w:rsidRPr="0019172D" w:rsidR="00BA3954" w:rsidP="0087559F" w:rsidRDefault="00BA3954" w14:paraId="020D40E5"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Spain</w:t>
            </w:r>
          </w:p>
        </w:tc>
      </w:tr>
      <w:tr w:rsidRPr="005C6760" w:rsidR="00BA3954" w:rsidTr="0087559F" w14:paraId="6D1B06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1B743A8C" w14:textId="77777777">
            <w:pPr>
              <w:jc w:val="left"/>
              <w:rPr>
                <w:b w:val="0"/>
                <w:bCs w:val="0"/>
                <w:sz w:val="18"/>
                <w:szCs w:val="18"/>
              </w:rPr>
            </w:pPr>
            <w:r w:rsidRPr="001C69B7">
              <w:rPr>
                <w:b w:val="0"/>
                <w:bCs w:val="0"/>
                <w:sz w:val="18"/>
                <w:szCs w:val="18"/>
              </w:rPr>
              <w:t>FR</w:t>
            </w:r>
          </w:p>
        </w:tc>
        <w:tc>
          <w:tcPr>
            <w:tcW w:w="1701" w:type="dxa"/>
          </w:tcPr>
          <w:p w:rsidRPr="001C69B7" w:rsidR="00BA3954" w:rsidP="0087559F" w:rsidRDefault="00BA3954" w14:paraId="54F6C9A0"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C69B7">
              <w:rPr>
                <w:sz w:val="18"/>
                <w:szCs w:val="18"/>
              </w:rPr>
              <w:t>Francia</w:t>
            </w:r>
          </w:p>
        </w:tc>
        <w:tc>
          <w:tcPr>
            <w:tcW w:w="1701" w:type="dxa"/>
            <w:vAlign w:val="bottom"/>
          </w:tcPr>
          <w:p w:rsidRPr="0019172D" w:rsidR="00BA3954" w:rsidP="0087559F" w:rsidRDefault="00BA3954" w14:paraId="1AA1E4E1"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FRA</w:t>
            </w:r>
          </w:p>
        </w:tc>
        <w:tc>
          <w:tcPr>
            <w:tcW w:w="1701" w:type="dxa"/>
            <w:vAlign w:val="bottom"/>
          </w:tcPr>
          <w:p w:rsidRPr="0019172D" w:rsidR="00BA3954" w:rsidP="0087559F" w:rsidRDefault="00BA3954" w14:paraId="4FD658D7"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France</w:t>
            </w:r>
          </w:p>
        </w:tc>
      </w:tr>
      <w:tr w:rsidRPr="005C6760" w:rsidR="00BA3954" w:rsidTr="0087559F" w14:paraId="27B3E9A5" w14:textId="77777777">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40D240AA" w14:textId="77777777">
            <w:pPr>
              <w:jc w:val="left"/>
              <w:rPr>
                <w:b w:val="0"/>
                <w:bCs w:val="0"/>
                <w:sz w:val="18"/>
                <w:szCs w:val="18"/>
              </w:rPr>
            </w:pPr>
            <w:r>
              <w:rPr>
                <w:b w:val="0"/>
                <w:bCs w:val="0"/>
                <w:sz w:val="18"/>
                <w:szCs w:val="18"/>
              </w:rPr>
              <w:t>….</w:t>
            </w:r>
          </w:p>
        </w:tc>
        <w:tc>
          <w:tcPr>
            <w:tcW w:w="1701" w:type="dxa"/>
          </w:tcPr>
          <w:p w:rsidRPr="0019172D" w:rsidR="00BA3954" w:rsidP="0087559F" w:rsidRDefault="00BA3954" w14:paraId="5D079518"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1701" w:type="dxa"/>
          </w:tcPr>
          <w:p w:rsidRPr="0019172D" w:rsidR="00BA3954" w:rsidP="0087559F" w:rsidRDefault="00BA3954" w14:paraId="06EFA3AC"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1701" w:type="dxa"/>
          </w:tcPr>
          <w:p w:rsidRPr="0019172D" w:rsidR="00BA3954" w:rsidP="0087559F" w:rsidRDefault="00BA3954" w14:paraId="3266AAD1"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r>
      <w:tr w:rsidRPr="005C6760" w:rsidR="00BA3954" w:rsidTr="0087559F" w14:paraId="12CAA3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3C1730FD" w14:textId="77777777">
            <w:pPr>
              <w:jc w:val="left"/>
              <w:rPr>
                <w:b w:val="0"/>
                <w:bCs w:val="0"/>
                <w:sz w:val="18"/>
                <w:szCs w:val="18"/>
              </w:rPr>
            </w:pPr>
          </w:p>
        </w:tc>
        <w:tc>
          <w:tcPr>
            <w:tcW w:w="1701" w:type="dxa"/>
          </w:tcPr>
          <w:p w:rsidRPr="0019172D" w:rsidR="00BA3954" w:rsidP="0087559F" w:rsidRDefault="00BA3954" w14:paraId="60BF2FC7"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
        </w:tc>
        <w:tc>
          <w:tcPr>
            <w:tcW w:w="1701" w:type="dxa"/>
          </w:tcPr>
          <w:p w:rsidRPr="0019172D" w:rsidR="00BA3954" w:rsidP="0087559F" w:rsidRDefault="00BA3954" w14:paraId="2198C547"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
        </w:tc>
        <w:tc>
          <w:tcPr>
            <w:tcW w:w="1701" w:type="dxa"/>
          </w:tcPr>
          <w:p w:rsidRPr="0019172D" w:rsidR="00BA3954" w:rsidP="0087559F" w:rsidRDefault="00BA3954" w14:paraId="7CD5026A"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
        </w:tc>
      </w:tr>
      <w:tr w:rsidRPr="005C6760" w:rsidR="00BA3954" w:rsidTr="0087559F" w14:paraId="568C0C8E" w14:textId="77777777">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02F337F8" w14:textId="77777777">
            <w:pPr>
              <w:jc w:val="left"/>
              <w:rPr>
                <w:b w:val="0"/>
                <w:bCs w:val="0"/>
                <w:sz w:val="18"/>
                <w:szCs w:val="18"/>
              </w:rPr>
            </w:pPr>
          </w:p>
        </w:tc>
        <w:tc>
          <w:tcPr>
            <w:tcW w:w="1701" w:type="dxa"/>
          </w:tcPr>
          <w:p w:rsidRPr="0019172D" w:rsidR="00BA3954" w:rsidP="0087559F" w:rsidRDefault="00BA3954" w14:paraId="47B6E395"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1701" w:type="dxa"/>
          </w:tcPr>
          <w:p w:rsidRPr="0019172D" w:rsidR="00BA3954" w:rsidP="0087559F" w:rsidRDefault="00BA3954" w14:paraId="4E45B7B4"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1701" w:type="dxa"/>
          </w:tcPr>
          <w:p w:rsidRPr="0019172D" w:rsidR="00BA3954" w:rsidP="0087559F" w:rsidRDefault="00BA3954" w14:paraId="63A5466F"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
        </w:tc>
      </w:tr>
    </w:tbl>
    <w:p w:rsidRPr="005C6760" w:rsidR="00BA3954" w:rsidP="00BA3954" w:rsidRDefault="00BA3954" w14:paraId="552645AA" w14:textId="77777777">
      <w:pPr>
        <w:rPr>
          <w:lang w:val="es-ES" w:eastAsia="en-US"/>
        </w:rPr>
      </w:pPr>
    </w:p>
    <w:p w:rsidR="00BA3954" w:rsidP="00BA3954" w:rsidRDefault="00BA3954" w14:paraId="384B6B7E" w14:textId="77777777">
      <w:pPr>
        <w:pStyle w:val="3TituloH3"/>
      </w:pPr>
      <w:bookmarkStart w:name="_Toc97208293" w:id="203"/>
      <w:r>
        <w:t>Tipo de relación/dependencia</w:t>
      </w:r>
      <w:bookmarkEnd w:id="203"/>
    </w:p>
    <w:p w:rsidRPr="005C6760" w:rsidR="00BA3954" w:rsidP="00BA3954" w:rsidRDefault="00BA3954" w14:paraId="4067875B"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04C864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5EC08BF1"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1BC58D3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27F9C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16C67E0B"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57DE3965"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034CC9E3"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33E9B60C"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F306E7" w:rsidTr="0087559F" w14:paraId="13CC83DB"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F306E7" w:rsidP="00F306E7" w:rsidRDefault="00F306E7" w14:paraId="3458DC29" w14:textId="34FB4A38">
            <w:pPr>
              <w:jc w:val="left"/>
              <w:rPr>
                <w:b w:val="0"/>
                <w:bCs w:val="0"/>
                <w:sz w:val="18"/>
                <w:szCs w:val="18"/>
              </w:rPr>
            </w:pPr>
            <w:r>
              <w:rPr>
                <w:b w:val="0"/>
                <w:bCs w:val="0"/>
                <w:sz w:val="18"/>
                <w:szCs w:val="18"/>
              </w:rPr>
              <w:t>1</w:t>
            </w:r>
          </w:p>
        </w:tc>
        <w:tc>
          <w:tcPr>
            <w:tcW w:w="1701" w:type="dxa"/>
          </w:tcPr>
          <w:p w:rsidRPr="001C69B7" w:rsidR="00F306E7" w:rsidP="00F306E7" w:rsidRDefault="00F306E7" w14:paraId="5002D9F3" w14:textId="5C705AA6">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F478D">
              <w:t>Cónyuge</w:t>
            </w:r>
            <w:proofErr w:type="spellEnd"/>
          </w:p>
        </w:tc>
        <w:tc>
          <w:tcPr>
            <w:tcW w:w="1701" w:type="dxa"/>
          </w:tcPr>
          <w:p w:rsidRPr="00133C7A" w:rsidR="00F306E7" w:rsidP="00F306E7" w:rsidRDefault="00F306E7" w14:paraId="18701CF1" w14:textId="7BFC51E6">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SC</w:t>
            </w:r>
          </w:p>
        </w:tc>
        <w:tc>
          <w:tcPr>
            <w:tcW w:w="1701" w:type="dxa"/>
          </w:tcPr>
          <w:p w:rsidRPr="00133C7A" w:rsidR="00F306E7" w:rsidP="00F306E7" w:rsidRDefault="00F306E7" w14:paraId="2012FEFA" w14:textId="599F72B5">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Partner</w:t>
            </w:r>
          </w:p>
        </w:tc>
      </w:tr>
      <w:tr w:rsidRPr="005C6760" w:rsidR="00F306E7" w:rsidTr="0087559F" w14:paraId="440209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F306E7" w:rsidP="00F306E7" w:rsidRDefault="00F306E7" w14:paraId="27EB2387" w14:textId="6F334E21">
            <w:pPr>
              <w:jc w:val="left"/>
              <w:rPr>
                <w:b w:val="0"/>
                <w:bCs w:val="0"/>
                <w:sz w:val="18"/>
                <w:szCs w:val="18"/>
              </w:rPr>
            </w:pPr>
            <w:r>
              <w:rPr>
                <w:b w:val="0"/>
                <w:bCs w:val="0"/>
                <w:sz w:val="18"/>
                <w:szCs w:val="18"/>
              </w:rPr>
              <w:t>10</w:t>
            </w:r>
          </w:p>
        </w:tc>
        <w:tc>
          <w:tcPr>
            <w:tcW w:w="1701" w:type="dxa"/>
          </w:tcPr>
          <w:p w:rsidRPr="001C69B7" w:rsidR="00F306E7" w:rsidP="00F306E7" w:rsidRDefault="00F306E7" w14:paraId="02BECA03" w14:textId="5D5269AB">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F478D">
              <w:t>Hijo</w:t>
            </w:r>
            <w:proofErr w:type="spellEnd"/>
            <w:r w:rsidRPr="009F478D">
              <w:t xml:space="preserve"> </w:t>
            </w:r>
            <w:proofErr w:type="spellStart"/>
            <w:r w:rsidRPr="009F478D">
              <w:t>en</w:t>
            </w:r>
            <w:proofErr w:type="spellEnd"/>
            <w:r w:rsidRPr="009F478D">
              <w:t xml:space="preserve"> </w:t>
            </w:r>
            <w:proofErr w:type="spellStart"/>
            <w:r w:rsidRPr="009F478D">
              <w:t>común</w:t>
            </w:r>
            <w:proofErr w:type="spellEnd"/>
          </w:p>
        </w:tc>
        <w:tc>
          <w:tcPr>
            <w:tcW w:w="1701" w:type="dxa"/>
          </w:tcPr>
          <w:p w:rsidRPr="00133C7A" w:rsidR="00F306E7" w:rsidP="00F306E7" w:rsidRDefault="00F306E7" w14:paraId="6C589201" w14:textId="19DEE55C">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SE</w:t>
            </w:r>
          </w:p>
        </w:tc>
        <w:tc>
          <w:tcPr>
            <w:tcW w:w="1701" w:type="dxa"/>
          </w:tcPr>
          <w:p w:rsidRPr="00133C7A" w:rsidR="00F306E7" w:rsidP="00F306E7" w:rsidRDefault="00F306E7" w14:paraId="1CE6240F" w14:textId="55006491">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Child</w:t>
            </w:r>
          </w:p>
        </w:tc>
      </w:tr>
      <w:tr w:rsidRPr="005C6760" w:rsidR="00F306E7" w:rsidTr="0087559F" w14:paraId="1D97BBDF"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F306E7" w:rsidP="00F306E7" w:rsidRDefault="00F306E7" w14:paraId="1D210027" w14:textId="7B85FB94">
            <w:pPr>
              <w:jc w:val="left"/>
              <w:rPr>
                <w:b w:val="0"/>
                <w:bCs w:val="0"/>
                <w:sz w:val="18"/>
                <w:szCs w:val="18"/>
              </w:rPr>
            </w:pPr>
            <w:r>
              <w:rPr>
                <w:b w:val="0"/>
                <w:bCs w:val="0"/>
                <w:sz w:val="18"/>
                <w:szCs w:val="18"/>
              </w:rPr>
              <w:t>11</w:t>
            </w:r>
          </w:p>
        </w:tc>
        <w:tc>
          <w:tcPr>
            <w:tcW w:w="1701" w:type="dxa"/>
          </w:tcPr>
          <w:p w:rsidRPr="001C69B7" w:rsidR="00F306E7" w:rsidP="00F306E7" w:rsidRDefault="00F306E7" w14:paraId="160F8AE6" w14:textId="3DACBD62">
            <w:pPr>
              <w:jc w:val="left"/>
              <w:cnfStyle w:val="000000000000" w:firstRow="0" w:lastRow="0" w:firstColumn="0" w:lastColumn="0" w:oddVBand="0" w:evenVBand="0" w:oddHBand="0" w:evenHBand="0" w:firstRowFirstColumn="0" w:firstRowLastColumn="0" w:lastRowFirstColumn="0" w:lastRowLastColumn="0"/>
              <w:rPr>
                <w:sz w:val="18"/>
                <w:szCs w:val="18"/>
              </w:rPr>
            </w:pPr>
            <w:r w:rsidRPr="009F478D">
              <w:t xml:space="preserve">Padre del </w:t>
            </w:r>
            <w:proofErr w:type="spellStart"/>
            <w:r w:rsidRPr="009F478D">
              <w:t>conyuge</w:t>
            </w:r>
            <w:proofErr w:type="spellEnd"/>
          </w:p>
        </w:tc>
        <w:tc>
          <w:tcPr>
            <w:tcW w:w="1701" w:type="dxa"/>
          </w:tcPr>
          <w:p w:rsidRPr="00133C7A" w:rsidR="00F306E7" w:rsidP="00F306E7" w:rsidRDefault="00F306E7" w14:paraId="6D504BE7" w14:textId="1711B731">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3C7CDF85" w14:textId="0B1EEE37">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Other</w:t>
            </w:r>
          </w:p>
        </w:tc>
      </w:tr>
      <w:tr w:rsidRPr="005C6760" w:rsidR="00F306E7" w:rsidTr="0087559F" w14:paraId="47C718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F306E7" w:rsidP="00F306E7" w:rsidRDefault="00F306E7" w14:paraId="610F2995" w14:textId="58FDA0E0">
            <w:pPr>
              <w:jc w:val="left"/>
              <w:rPr>
                <w:b w:val="0"/>
                <w:bCs w:val="0"/>
                <w:sz w:val="18"/>
                <w:szCs w:val="18"/>
              </w:rPr>
            </w:pPr>
            <w:r>
              <w:rPr>
                <w:b w:val="0"/>
                <w:bCs w:val="0"/>
                <w:sz w:val="18"/>
                <w:szCs w:val="18"/>
              </w:rPr>
              <w:t>12</w:t>
            </w:r>
          </w:p>
        </w:tc>
        <w:tc>
          <w:tcPr>
            <w:tcW w:w="1701" w:type="dxa"/>
          </w:tcPr>
          <w:p w:rsidRPr="001C69B7" w:rsidR="00F306E7" w:rsidP="00F306E7" w:rsidRDefault="00F306E7" w14:paraId="1DBB3596" w14:textId="26EA2089">
            <w:pPr>
              <w:jc w:val="left"/>
              <w:cnfStyle w:val="000000100000" w:firstRow="0" w:lastRow="0" w:firstColumn="0" w:lastColumn="0" w:oddVBand="0" w:evenVBand="0" w:oddHBand="1" w:evenHBand="0" w:firstRowFirstColumn="0" w:firstRowLastColumn="0" w:lastRowFirstColumn="0" w:lastRowLastColumn="0"/>
              <w:rPr>
                <w:sz w:val="18"/>
                <w:szCs w:val="18"/>
              </w:rPr>
            </w:pPr>
            <w:r w:rsidRPr="009F478D">
              <w:t xml:space="preserve">Madre del </w:t>
            </w:r>
            <w:proofErr w:type="spellStart"/>
            <w:r w:rsidRPr="009F478D">
              <w:t>conyuge</w:t>
            </w:r>
            <w:proofErr w:type="spellEnd"/>
          </w:p>
        </w:tc>
        <w:tc>
          <w:tcPr>
            <w:tcW w:w="1701" w:type="dxa"/>
          </w:tcPr>
          <w:p w:rsidRPr="00133C7A" w:rsidR="00F306E7" w:rsidP="00F306E7" w:rsidRDefault="00F306E7" w14:paraId="32038A05" w14:textId="1DAD9231">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4CD2A314" w14:textId="3CA557CC">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Other</w:t>
            </w:r>
          </w:p>
        </w:tc>
      </w:tr>
      <w:tr w:rsidRPr="005C6760" w:rsidR="00F306E7" w:rsidTr="0087559F" w14:paraId="1091A8FE"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F306E7" w:rsidP="00F306E7" w:rsidRDefault="00F306E7" w14:paraId="3BF53FA5" w14:textId="5D922917">
            <w:pPr>
              <w:jc w:val="left"/>
              <w:rPr>
                <w:b w:val="0"/>
                <w:bCs w:val="0"/>
                <w:sz w:val="18"/>
                <w:szCs w:val="18"/>
              </w:rPr>
            </w:pPr>
            <w:r>
              <w:rPr>
                <w:b w:val="0"/>
                <w:bCs w:val="0"/>
                <w:sz w:val="18"/>
                <w:szCs w:val="18"/>
              </w:rPr>
              <w:t>13</w:t>
            </w:r>
          </w:p>
        </w:tc>
        <w:tc>
          <w:tcPr>
            <w:tcW w:w="1701" w:type="dxa"/>
          </w:tcPr>
          <w:p w:rsidRPr="001C69B7" w:rsidR="00F306E7" w:rsidP="00F306E7" w:rsidRDefault="00F306E7" w14:paraId="4A976360" w14:textId="7EEEE9A1">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F478D">
              <w:t>Cónyuge</w:t>
            </w:r>
            <w:proofErr w:type="spellEnd"/>
            <w:r w:rsidRPr="009F478D">
              <w:t xml:space="preserve"> anterior</w:t>
            </w:r>
          </w:p>
        </w:tc>
        <w:tc>
          <w:tcPr>
            <w:tcW w:w="1701" w:type="dxa"/>
          </w:tcPr>
          <w:p w:rsidRPr="00133C7A" w:rsidR="00F306E7" w:rsidP="00F306E7" w:rsidRDefault="00F306E7" w14:paraId="2CCC29D3" w14:textId="26CE2EE7">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2F6D563A" w14:textId="2E260035">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Other</w:t>
            </w:r>
          </w:p>
        </w:tc>
      </w:tr>
      <w:tr w:rsidRPr="005C6760" w:rsidR="00F306E7" w:rsidTr="0087559F" w14:paraId="01167A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33C7A" w:rsidR="00F306E7" w:rsidP="00F306E7" w:rsidRDefault="00F306E7" w14:paraId="3F0CDB69" w14:textId="4B3F3F5B">
            <w:pPr>
              <w:jc w:val="left"/>
              <w:rPr>
                <w:b w:val="0"/>
                <w:bCs w:val="0"/>
                <w:sz w:val="18"/>
                <w:szCs w:val="18"/>
              </w:rPr>
            </w:pPr>
            <w:r>
              <w:rPr>
                <w:b w:val="0"/>
                <w:bCs w:val="0"/>
                <w:sz w:val="18"/>
                <w:szCs w:val="18"/>
              </w:rPr>
              <w:t>2</w:t>
            </w:r>
          </w:p>
        </w:tc>
        <w:tc>
          <w:tcPr>
            <w:tcW w:w="1701" w:type="dxa"/>
          </w:tcPr>
          <w:p w:rsidRPr="00133C7A" w:rsidR="00F306E7" w:rsidP="00F306E7" w:rsidRDefault="00F306E7" w14:paraId="6B4A1B64" w14:textId="2E85B8BB">
            <w:pPr>
              <w:jc w:val="left"/>
              <w:cnfStyle w:val="000000100000" w:firstRow="0" w:lastRow="0" w:firstColumn="0" w:lastColumn="0" w:oddVBand="0" w:evenVBand="0" w:oddHBand="1" w:evenHBand="0" w:firstRowFirstColumn="0" w:firstRowLastColumn="0" w:lastRowFirstColumn="0" w:lastRowLastColumn="0"/>
              <w:rPr>
                <w:sz w:val="18"/>
                <w:szCs w:val="18"/>
              </w:rPr>
            </w:pPr>
            <w:r w:rsidRPr="009F478D">
              <w:t>Madre</w:t>
            </w:r>
          </w:p>
        </w:tc>
        <w:tc>
          <w:tcPr>
            <w:tcW w:w="1701" w:type="dxa"/>
          </w:tcPr>
          <w:p w:rsidRPr="00133C7A" w:rsidR="00F306E7" w:rsidP="00F306E7" w:rsidRDefault="00F306E7" w14:paraId="1509B9C6" w14:textId="4EEA2A3C">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SF</w:t>
            </w:r>
          </w:p>
        </w:tc>
        <w:tc>
          <w:tcPr>
            <w:tcW w:w="1701" w:type="dxa"/>
          </w:tcPr>
          <w:p w:rsidRPr="00133C7A" w:rsidR="00F306E7" w:rsidP="00F306E7" w:rsidRDefault="00F306E7" w14:paraId="3128B0E1" w14:textId="02E2B598">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Parent</w:t>
            </w:r>
          </w:p>
        </w:tc>
      </w:tr>
      <w:tr w:rsidRPr="005C6760" w:rsidR="00F306E7" w:rsidTr="0087559F" w14:paraId="085726E1" w14:textId="77777777">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04789D9E" w14:textId="09C8B65D">
            <w:pPr>
              <w:jc w:val="left"/>
              <w:rPr>
                <w:b w:val="0"/>
                <w:bCs w:val="0"/>
                <w:sz w:val="18"/>
                <w:szCs w:val="18"/>
              </w:rPr>
            </w:pPr>
            <w:r>
              <w:rPr>
                <w:b w:val="0"/>
                <w:bCs w:val="0"/>
                <w:sz w:val="18"/>
                <w:szCs w:val="18"/>
              </w:rPr>
              <w:t>3</w:t>
            </w:r>
          </w:p>
        </w:tc>
        <w:tc>
          <w:tcPr>
            <w:tcW w:w="1701" w:type="dxa"/>
          </w:tcPr>
          <w:p w:rsidRPr="00133C7A" w:rsidR="00F306E7" w:rsidP="00F306E7" w:rsidRDefault="00F306E7" w14:paraId="224361B6" w14:textId="5B0C9F7F">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F478D">
              <w:t>Hijo</w:t>
            </w:r>
            <w:proofErr w:type="spellEnd"/>
          </w:p>
        </w:tc>
        <w:tc>
          <w:tcPr>
            <w:tcW w:w="1701" w:type="dxa"/>
          </w:tcPr>
          <w:p w:rsidRPr="00133C7A" w:rsidR="00F306E7" w:rsidP="00F306E7" w:rsidRDefault="00F306E7" w14:paraId="0E083626" w14:textId="0863233B">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SE</w:t>
            </w:r>
          </w:p>
        </w:tc>
        <w:tc>
          <w:tcPr>
            <w:tcW w:w="1701" w:type="dxa"/>
          </w:tcPr>
          <w:p w:rsidRPr="00133C7A" w:rsidR="00F306E7" w:rsidP="00F306E7" w:rsidRDefault="00F306E7" w14:paraId="6C11F7AA" w14:textId="4E5D2E82">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Child</w:t>
            </w:r>
          </w:p>
        </w:tc>
      </w:tr>
      <w:tr w:rsidRPr="005C6760" w:rsidR="00F306E7" w:rsidTr="0087559F" w14:paraId="6CB6D0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71B859B4" w14:textId="7408CEF8">
            <w:pPr>
              <w:jc w:val="left"/>
              <w:rPr>
                <w:b w:val="0"/>
                <w:bCs w:val="0"/>
                <w:sz w:val="18"/>
                <w:szCs w:val="18"/>
              </w:rPr>
            </w:pPr>
            <w:r>
              <w:rPr>
                <w:b w:val="0"/>
                <w:bCs w:val="0"/>
                <w:sz w:val="18"/>
                <w:szCs w:val="18"/>
              </w:rPr>
              <w:t>4</w:t>
            </w:r>
          </w:p>
        </w:tc>
        <w:tc>
          <w:tcPr>
            <w:tcW w:w="1701" w:type="dxa"/>
          </w:tcPr>
          <w:p w:rsidRPr="00133C7A" w:rsidR="00F306E7" w:rsidP="00F306E7" w:rsidRDefault="00F306E7" w14:paraId="48563A23" w14:textId="0E4FA282">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F478D">
              <w:t>Hija</w:t>
            </w:r>
            <w:proofErr w:type="spellEnd"/>
          </w:p>
        </w:tc>
        <w:tc>
          <w:tcPr>
            <w:tcW w:w="1701" w:type="dxa"/>
          </w:tcPr>
          <w:p w:rsidRPr="00133C7A" w:rsidR="00F306E7" w:rsidP="00F306E7" w:rsidRDefault="00F306E7" w14:paraId="2F013259" w14:textId="5E4B4355">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SE</w:t>
            </w:r>
          </w:p>
        </w:tc>
        <w:tc>
          <w:tcPr>
            <w:tcW w:w="1701" w:type="dxa"/>
          </w:tcPr>
          <w:p w:rsidRPr="00133C7A" w:rsidR="00F306E7" w:rsidP="00F306E7" w:rsidRDefault="00F306E7" w14:paraId="5BF54DCE" w14:textId="67CE0419">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Child</w:t>
            </w:r>
          </w:p>
        </w:tc>
      </w:tr>
      <w:tr w:rsidRPr="005C6760" w:rsidR="00F306E7" w:rsidTr="0087559F" w14:paraId="32E4ACDF" w14:textId="77777777">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1488BD0F" w14:textId="10F90159">
            <w:pPr>
              <w:jc w:val="left"/>
              <w:rPr>
                <w:b w:val="0"/>
                <w:bCs w:val="0"/>
                <w:sz w:val="18"/>
                <w:szCs w:val="18"/>
              </w:rPr>
            </w:pPr>
            <w:r>
              <w:rPr>
                <w:b w:val="0"/>
                <w:bCs w:val="0"/>
                <w:sz w:val="18"/>
                <w:szCs w:val="18"/>
              </w:rPr>
              <w:t>5</w:t>
            </w:r>
          </w:p>
        </w:tc>
        <w:tc>
          <w:tcPr>
            <w:tcW w:w="1701" w:type="dxa"/>
          </w:tcPr>
          <w:p w:rsidRPr="00133C7A" w:rsidR="00F306E7" w:rsidP="00F306E7" w:rsidRDefault="00F306E7" w14:paraId="5CC9B2B4" w14:textId="201A00C3">
            <w:pPr>
              <w:jc w:val="left"/>
              <w:cnfStyle w:val="000000000000" w:firstRow="0" w:lastRow="0" w:firstColumn="0" w:lastColumn="0" w:oddVBand="0" w:evenVBand="0" w:oddHBand="0" w:evenHBand="0" w:firstRowFirstColumn="0" w:firstRowLastColumn="0" w:lastRowFirstColumn="0" w:lastRowLastColumn="0"/>
              <w:rPr>
                <w:sz w:val="18"/>
                <w:szCs w:val="18"/>
              </w:rPr>
            </w:pPr>
            <w:r w:rsidRPr="009F478D">
              <w:t>Padre</w:t>
            </w:r>
          </w:p>
        </w:tc>
        <w:tc>
          <w:tcPr>
            <w:tcW w:w="1701" w:type="dxa"/>
          </w:tcPr>
          <w:p w:rsidRPr="00133C7A" w:rsidR="00F306E7" w:rsidP="00F306E7" w:rsidRDefault="00F306E7" w14:paraId="40D97D74" w14:textId="0862F6DD">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SF</w:t>
            </w:r>
          </w:p>
        </w:tc>
        <w:tc>
          <w:tcPr>
            <w:tcW w:w="1701" w:type="dxa"/>
          </w:tcPr>
          <w:p w:rsidRPr="00133C7A" w:rsidR="00F306E7" w:rsidP="00F306E7" w:rsidRDefault="00F306E7" w14:paraId="72AEB1B7" w14:textId="65801FE0">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Parent</w:t>
            </w:r>
          </w:p>
        </w:tc>
      </w:tr>
      <w:tr w:rsidRPr="005C6760" w:rsidR="00F306E7" w:rsidTr="0087559F" w14:paraId="0686AE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6BF98B6C" w14:textId="77DCF84F">
            <w:pPr>
              <w:jc w:val="left"/>
              <w:rPr>
                <w:b w:val="0"/>
                <w:bCs w:val="0"/>
                <w:sz w:val="18"/>
                <w:szCs w:val="18"/>
              </w:rPr>
            </w:pPr>
            <w:r>
              <w:rPr>
                <w:b w:val="0"/>
                <w:bCs w:val="0"/>
                <w:sz w:val="18"/>
                <w:szCs w:val="18"/>
              </w:rPr>
              <w:t>6</w:t>
            </w:r>
          </w:p>
        </w:tc>
        <w:tc>
          <w:tcPr>
            <w:tcW w:w="1701" w:type="dxa"/>
          </w:tcPr>
          <w:p w:rsidRPr="00133C7A" w:rsidR="00F306E7" w:rsidP="00F306E7" w:rsidRDefault="00F306E7" w14:paraId="5F6694BC" w14:textId="209C00C6">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F478D">
              <w:t>Hermano</w:t>
            </w:r>
            <w:proofErr w:type="spellEnd"/>
          </w:p>
        </w:tc>
        <w:tc>
          <w:tcPr>
            <w:tcW w:w="1701" w:type="dxa"/>
          </w:tcPr>
          <w:p w:rsidRPr="00133C7A" w:rsidR="00F306E7" w:rsidP="00F306E7" w:rsidRDefault="00F306E7" w14:paraId="7D64DCB7" w14:textId="57A52DBD">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21745251" w14:textId="7F53CAAF">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Other</w:t>
            </w:r>
          </w:p>
        </w:tc>
      </w:tr>
      <w:tr w:rsidRPr="005C6760" w:rsidR="00F306E7" w:rsidTr="0087559F" w14:paraId="581C7305" w14:textId="77777777">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59E144B3" w14:textId="5675648D">
            <w:pPr>
              <w:jc w:val="left"/>
              <w:rPr>
                <w:b w:val="0"/>
                <w:bCs w:val="0"/>
                <w:sz w:val="18"/>
                <w:szCs w:val="18"/>
              </w:rPr>
            </w:pPr>
            <w:r>
              <w:rPr>
                <w:b w:val="0"/>
                <w:bCs w:val="0"/>
                <w:sz w:val="18"/>
                <w:szCs w:val="18"/>
              </w:rPr>
              <w:t>7</w:t>
            </w:r>
          </w:p>
        </w:tc>
        <w:tc>
          <w:tcPr>
            <w:tcW w:w="1701" w:type="dxa"/>
          </w:tcPr>
          <w:p w:rsidRPr="00133C7A" w:rsidR="00F306E7" w:rsidP="00F306E7" w:rsidRDefault="00F306E7" w14:paraId="32157297" w14:textId="1BD66DCB">
            <w:pPr>
              <w:jc w:val="left"/>
              <w:cnfStyle w:val="000000000000" w:firstRow="0" w:lastRow="0" w:firstColumn="0" w:lastColumn="0" w:oddVBand="0" w:evenVBand="0" w:oddHBand="0" w:evenHBand="0" w:firstRowFirstColumn="0" w:firstRowLastColumn="0" w:lastRowFirstColumn="0" w:lastRowLastColumn="0"/>
              <w:rPr>
                <w:sz w:val="18"/>
                <w:szCs w:val="18"/>
              </w:rPr>
            </w:pPr>
            <w:r w:rsidRPr="009F478D">
              <w:t>Amigo</w:t>
            </w:r>
          </w:p>
        </w:tc>
        <w:tc>
          <w:tcPr>
            <w:tcW w:w="1701" w:type="dxa"/>
          </w:tcPr>
          <w:p w:rsidRPr="00133C7A" w:rsidR="00F306E7" w:rsidP="00F306E7" w:rsidRDefault="00F306E7" w14:paraId="7BD9C7B2" w14:textId="76D88100">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6CCEE462" w14:textId="4C939482">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Other</w:t>
            </w:r>
          </w:p>
        </w:tc>
      </w:tr>
      <w:tr w:rsidRPr="005C6760" w:rsidR="00F306E7" w:rsidTr="0087559F" w14:paraId="6B10DF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183DD190" w14:textId="0166005C">
            <w:pPr>
              <w:jc w:val="left"/>
              <w:rPr>
                <w:b w:val="0"/>
                <w:bCs w:val="0"/>
                <w:sz w:val="18"/>
                <w:szCs w:val="18"/>
              </w:rPr>
            </w:pPr>
            <w:r>
              <w:rPr>
                <w:b w:val="0"/>
                <w:bCs w:val="0"/>
                <w:sz w:val="18"/>
                <w:szCs w:val="18"/>
              </w:rPr>
              <w:t>8</w:t>
            </w:r>
          </w:p>
        </w:tc>
        <w:tc>
          <w:tcPr>
            <w:tcW w:w="1701" w:type="dxa"/>
          </w:tcPr>
          <w:p w:rsidRPr="00133C7A" w:rsidR="00F306E7" w:rsidP="00F306E7" w:rsidRDefault="00F306E7" w14:paraId="169D50F7" w14:textId="0C3ED1A0">
            <w:pPr>
              <w:jc w:val="left"/>
              <w:cnfStyle w:val="000000100000" w:firstRow="0" w:lastRow="0" w:firstColumn="0" w:lastColumn="0" w:oddVBand="0" w:evenVBand="0" w:oddHBand="1" w:evenHBand="0" w:firstRowFirstColumn="0" w:firstRowLastColumn="0" w:lastRowFirstColumn="0" w:lastRowLastColumn="0"/>
              <w:rPr>
                <w:sz w:val="18"/>
                <w:szCs w:val="18"/>
              </w:rPr>
            </w:pPr>
            <w:r w:rsidRPr="009F478D">
              <w:t xml:space="preserve">Pareja de </w:t>
            </w:r>
            <w:proofErr w:type="spellStart"/>
            <w:r w:rsidRPr="009F478D">
              <w:t>hecho</w:t>
            </w:r>
            <w:proofErr w:type="spellEnd"/>
          </w:p>
        </w:tc>
        <w:tc>
          <w:tcPr>
            <w:tcW w:w="1701" w:type="dxa"/>
          </w:tcPr>
          <w:p w:rsidRPr="00133C7A" w:rsidR="00F306E7" w:rsidP="00F306E7" w:rsidRDefault="00F306E7" w14:paraId="2C37CA6E" w14:textId="6AD9D8EE">
            <w:pPr>
              <w:jc w:val="left"/>
              <w:cnfStyle w:val="000000100000" w:firstRow="0" w:lastRow="0" w:firstColumn="0" w:lastColumn="0" w:oddVBand="0" w:evenVBand="0" w:oddHBand="1" w:evenHBand="0" w:firstRowFirstColumn="0" w:firstRowLastColumn="0" w:lastRowFirstColumn="0" w:lastRowLastColumn="0"/>
              <w:rPr>
                <w:sz w:val="18"/>
                <w:szCs w:val="18"/>
              </w:rPr>
            </w:pPr>
            <w:r w:rsidRPr="00BD65F1">
              <w:t>SC</w:t>
            </w:r>
          </w:p>
        </w:tc>
        <w:tc>
          <w:tcPr>
            <w:tcW w:w="1701" w:type="dxa"/>
          </w:tcPr>
          <w:p w:rsidRPr="00133C7A" w:rsidR="00F306E7" w:rsidP="00F306E7" w:rsidRDefault="00F306E7" w14:paraId="735DA85D" w14:textId="54B51FA9">
            <w:pPr>
              <w:jc w:val="left"/>
              <w:cnfStyle w:val="000000100000" w:firstRow="0" w:lastRow="0" w:firstColumn="0" w:lastColumn="0" w:oddVBand="0" w:evenVBand="0" w:oddHBand="1" w:evenHBand="0" w:firstRowFirstColumn="0" w:firstRowLastColumn="0" w:lastRowFirstColumn="0" w:lastRowLastColumn="0"/>
              <w:rPr>
                <w:sz w:val="18"/>
                <w:szCs w:val="18"/>
              </w:rPr>
            </w:pPr>
            <w:r w:rsidRPr="000A1A6A">
              <w:t>Partner</w:t>
            </w:r>
          </w:p>
        </w:tc>
      </w:tr>
      <w:tr w:rsidRPr="005C6760" w:rsidR="00F306E7" w:rsidTr="0087559F" w14:paraId="1B79E2D1" w14:textId="77777777">
        <w:tc>
          <w:tcPr>
            <w:cnfStyle w:val="001000000000" w:firstRow="0" w:lastRow="0" w:firstColumn="1" w:lastColumn="0" w:oddVBand="0" w:evenVBand="0" w:oddHBand="0" w:evenHBand="0" w:firstRowFirstColumn="0" w:firstRowLastColumn="0" w:lastRowFirstColumn="0" w:lastRowLastColumn="0"/>
            <w:tcW w:w="1701" w:type="dxa"/>
          </w:tcPr>
          <w:p w:rsidR="00F306E7" w:rsidP="00F306E7" w:rsidRDefault="00F306E7" w14:paraId="7FF17EB3" w14:textId="2DFF283F">
            <w:pPr>
              <w:jc w:val="left"/>
              <w:rPr>
                <w:b w:val="0"/>
                <w:bCs w:val="0"/>
                <w:sz w:val="18"/>
                <w:szCs w:val="18"/>
              </w:rPr>
            </w:pPr>
            <w:r>
              <w:rPr>
                <w:b w:val="0"/>
                <w:bCs w:val="0"/>
                <w:sz w:val="18"/>
                <w:szCs w:val="18"/>
              </w:rPr>
              <w:t>9</w:t>
            </w:r>
          </w:p>
        </w:tc>
        <w:tc>
          <w:tcPr>
            <w:tcW w:w="1701" w:type="dxa"/>
          </w:tcPr>
          <w:p w:rsidRPr="00133C7A" w:rsidR="00F306E7" w:rsidP="00F306E7" w:rsidRDefault="00F306E7" w14:paraId="6E969BED" w14:textId="60FCA889">
            <w:pPr>
              <w:jc w:val="left"/>
              <w:cnfStyle w:val="000000000000" w:firstRow="0" w:lastRow="0" w:firstColumn="0" w:lastColumn="0" w:oddVBand="0" w:evenVBand="0" w:oddHBand="0" w:evenHBand="0" w:firstRowFirstColumn="0" w:firstRowLastColumn="0" w:lastRowFirstColumn="0" w:lastRowLastColumn="0"/>
              <w:rPr>
                <w:sz w:val="18"/>
                <w:szCs w:val="18"/>
              </w:rPr>
            </w:pPr>
            <w:r w:rsidRPr="009F478D">
              <w:t>Nieto</w:t>
            </w:r>
          </w:p>
        </w:tc>
        <w:tc>
          <w:tcPr>
            <w:tcW w:w="1701" w:type="dxa"/>
          </w:tcPr>
          <w:p w:rsidRPr="00133C7A" w:rsidR="00F306E7" w:rsidP="00F306E7" w:rsidRDefault="00F306E7" w14:paraId="22E8B987" w14:textId="42640D16">
            <w:pPr>
              <w:jc w:val="left"/>
              <w:cnfStyle w:val="000000000000" w:firstRow="0" w:lastRow="0" w:firstColumn="0" w:lastColumn="0" w:oddVBand="0" w:evenVBand="0" w:oddHBand="0" w:evenHBand="0" w:firstRowFirstColumn="0" w:firstRowLastColumn="0" w:lastRowFirstColumn="0" w:lastRowLastColumn="0"/>
              <w:rPr>
                <w:sz w:val="18"/>
                <w:szCs w:val="18"/>
              </w:rPr>
            </w:pPr>
            <w:r w:rsidRPr="00BD65F1">
              <w:t>O</w:t>
            </w:r>
          </w:p>
        </w:tc>
        <w:tc>
          <w:tcPr>
            <w:tcW w:w="1701" w:type="dxa"/>
          </w:tcPr>
          <w:p w:rsidRPr="00133C7A" w:rsidR="00F306E7" w:rsidP="00F306E7" w:rsidRDefault="00F306E7" w14:paraId="55222F35" w14:textId="438C6778">
            <w:pPr>
              <w:jc w:val="left"/>
              <w:cnfStyle w:val="000000000000" w:firstRow="0" w:lastRow="0" w:firstColumn="0" w:lastColumn="0" w:oddVBand="0" w:evenVBand="0" w:oddHBand="0" w:evenHBand="0" w:firstRowFirstColumn="0" w:firstRowLastColumn="0" w:lastRowFirstColumn="0" w:lastRowLastColumn="0"/>
              <w:rPr>
                <w:sz w:val="18"/>
                <w:szCs w:val="18"/>
              </w:rPr>
            </w:pPr>
            <w:r w:rsidRPr="000A1A6A">
              <w:t>Other</w:t>
            </w:r>
          </w:p>
        </w:tc>
      </w:tr>
    </w:tbl>
    <w:p w:rsidRPr="005C6760" w:rsidR="00BA3954" w:rsidP="00BA3954" w:rsidRDefault="00BA3954" w14:paraId="16E86EB0" w14:textId="77777777">
      <w:pPr>
        <w:rPr>
          <w:lang w:val="es-ES" w:eastAsia="en-US"/>
        </w:rPr>
      </w:pPr>
    </w:p>
    <w:p w:rsidR="00BA3954" w:rsidP="00BA3954" w:rsidRDefault="00BA3954" w14:paraId="6DEB0B49" w14:textId="77777777">
      <w:pPr>
        <w:pStyle w:val="3TituloH3"/>
      </w:pPr>
      <w:bookmarkStart w:name="_Toc97208294" w:id="204"/>
      <w:r>
        <w:t>Estado civil</w:t>
      </w:r>
      <w:bookmarkEnd w:id="204"/>
    </w:p>
    <w:p w:rsidRPr="005C6760" w:rsidR="00BA3954" w:rsidP="00BA3954" w:rsidRDefault="00BA3954" w14:paraId="06488A72"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0E78C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27F3EFB0"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543EF63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205A09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4A72FF08"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38AEA674"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1F349419"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3F224266"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BA3954" w:rsidTr="0087559F" w14:paraId="6598301D"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391F50E0" w14:textId="77777777">
            <w:pPr>
              <w:jc w:val="left"/>
              <w:rPr>
                <w:b w:val="0"/>
                <w:bCs w:val="0"/>
                <w:sz w:val="18"/>
                <w:szCs w:val="18"/>
              </w:rPr>
            </w:pPr>
            <w:r w:rsidRPr="001C69B7">
              <w:rPr>
                <w:b w:val="0"/>
                <w:bCs w:val="0"/>
                <w:sz w:val="18"/>
                <w:szCs w:val="18"/>
              </w:rPr>
              <w:t>01</w:t>
            </w:r>
          </w:p>
        </w:tc>
        <w:tc>
          <w:tcPr>
            <w:tcW w:w="1701" w:type="dxa"/>
          </w:tcPr>
          <w:p w:rsidRPr="00CE2C1D" w:rsidR="00BA3954" w:rsidP="0087559F" w:rsidRDefault="00BA3954" w14:paraId="016E846F"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CE2C1D">
              <w:rPr>
                <w:sz w:val="18"/>
                <w:szCs w:val="18"/>
              </w:rPr>
              <w:t>Soltero</w:t>
            </w:r>
            <w:proofErr w:type="spellEnd"/>
            <w:r w:rsidRPr="00CE2C1D">
              <w:rPr>
                <w:sz w:val="18"/>
                <w:szCs w:val="18"/>
              </w:rPr>
              <w:t>/a</w:t>
            </w:r>
          </w:p>
        </w:tc>
        <w:tc>
          <w:tcPr>
            <w:tcW w:w="1701" w:type="dxa"/>
          </w:tcPr>
          <w:p w:rsidRPr="00CE2C1D" w:rsidR="00BA3954" w:rsidP="0087559F" w:rsidRDefault="00BA3954" w14:paraId="07DB4EC0"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w:t>
            </w:r>
          </w:p>
        </w:tc>
        <w:tc>
          <w:tcPr>
            <w:tcW w:w="1701" w:type="dxa"/>
          </w:tcPr>
          <w:p w:rsidRPr="00CE2C1D" w:rsidR="00BA3954" w:rsidP="0087559F" w:rsidRDefault="00BA3954" w14:paraId="0368C69D"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Single</w:t>
            </w:r>
          </w:p>
        </w:tc>
      </w:tr>
      <w:tr w:rsidRPr="005C6760" w:rsidR="00BA3954" w:rsidTr="0087559F" w14:paraId="67EBE9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1A7ABE23" w14:textId="77777777">
            <w:pPr>
              <w:jc w:val="left"/>
              <w:rPr>
                <w:b w:val="0"/>
                <w:bCs w:val="0"/>
                <w:sz w:val="18"/>
                <w:szCs w:val="18"/>
              </w:rPr>
            </w:pPr>
            <w:r w:rsidRPr="001C69B7">
              <w:rPr>
                <w:b w:val="0"/>
                <w:bCs w:val="0"/>
                <w:sz w:val="18"/>
                <w:szCs w:val="18"/>
              </w:rPr>
              <w:t>02</w:t>
            </w:r>
          </w:p>
        </w:tc>
        <w:tc>
          <w:tcPr>
            <w:tcW w:w="1701" w:type="dxa"/>
          </w:tcPr>
          <w:p w:rsidRPr="00CE2C1D" w:rsidR="00BA3954" w:rsidP="0087559F" w:rsidRDefault="00BA3954" w14:paraId="71DD0E97"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CE2C1D">
              <w:rPr>
                <w:sz w:val="18"/>
                <w:szCs w:val="18"/>
              </w:rPr>
              <w:t>Casado/a</w:t>
            </w:r>
          </w:p>
        </w:tc>
        <w:tc>
          <w:tcPr>
            <w:tcW w:w="1701" w:type="dxa"/>
          </w:tcPr>
          <w:p w:rsidRPr="00CE2C1D" w:rsidR="00BA3954" w:rsidP="0087559F" w:rsidRDefault="00BA3954" w14:paraId="4885BACE"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CE2C1D">
              <w:rPr>
                <w:sz w:val="18"/>
                <w:szCs w:val="18"/>
              </w:rPr>
              <w:t>M</w:t>
            </w:r>
          </w:p>
        </w:tc>
        <w:tc>
          <w:tcPr>
            <w:tcW w:w="1701" w:type="dxa"/>
          </w:tcPr>
          <w:p w:rsidRPr="00CE2C1D" w:rsidR="00BA3954" w:rsidP="0087559F" w:rsidRDefault="00BA3954" w14:paraId="4D5C45BB"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CE2C1D">
              <w:rPr>
                <w:sz w:val="18"/>
                <w:szCs w:val="18"/>
              </w:rPr>
              <w:t>Married</w:t>
            </w:r>
          </w:p>
        </w:tc>
      </w:tr>
      <w:tr w:rsidRPr="005C6760" w:rsidR="00BA3954" w:rsidTr="0087559F" w14:paraId="230A58F3"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60589AEC" w14:textId="77777777">
            <w:pPr>
              <w:jc w:val="left"/>
              <w:rPr>
                <w:b w:val="0"/>
                <w:bCs w:val="0"/>
                <w:sz w:val="18"/>
                <w:szCs w:val="18"/>
              </w:rPr>
            </w:pPr>
            <w:r w:rsidRPr="001C69B7">
              <w:rPr>
                <w:b w:val="0"/>
                <w:bCs w:val="0"/>
                <w:sz w:val="18"/>
                <w:szCs w:val="18"/>
              </w:rPr>
              <w:t>03</w:t>
            </w:r>
          </w:p>
        </w:tc>
        <w:tc>
          <w:tcPr>
            <w:tcW w:w="1701" w:type="dxa"/>
          </w:tcPr>
          <w:p w:rsidRPr="00CE2C1D" w:rsidR="00BA3954" w:rsidP="0087559F" w:rsidRDefault="00BA3954" w14:paraId="423C2B99"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CE2C1D">
              <w:rPr>
                <w:sz w:val="18"/>
                <w:szCs w:val="18"/>
              </w:rPr>
              <w:t>Viudo</w:t>
            </w:r>
            <w:proofErr w:type="spellEnd"/>
            <w:r w:rsidRPr="00CE2C1D">
              <w:rPr>
                <w:sz w:val="18"/>
                <w:szCs w:val="18"/>
              </w:rPr>
              <w:t>/a</w:t>
            </w:r>
          </w:p>
        </w:tc>
        <w:tc>
          <w:tcPr>
            <w:tcW w:w="1701" w:type="dxa"/>
          </w:tcPr>
          <w:p w:rsidRPr="00CE2C1D" w:rsidR="00BA3954" w:rsidP="0087559F" w:rsidRDefault="00BA3954" w14:paraId="19615A96"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CE2C1D">
              <w:rPr>
                <w:sz w:val="18"/>
                <w:szCs w:val="18"/>
              </w:rPr>
              <w:t>W</w:t>
            </w:r>
          </w:p>
        </w:tc>
        <w:tc>
          <w:tcPr>
            <w:tcW w:w="1701" w:type="dxa"/>
          </w:tcPr>
          <w:p w:rsidRPr="00CE2C1D" w:rsidR="00BA3954" w:rsidP="0087559F" w:rsidRDefault="00BA3954" w14:paraId="46DCE357"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CE2C1D">
              <w:rPr>
                <w:sz w:val="18"/>
                <w:szCs w:val="18"/>
              </w:rPr>
              <w:t>Widowed</w:t>
            </w:r>
          </w:p>
        </w:tc>
      </w:tr>
      <w:tr w:rsidRPr="005C6760" w:rsidR="00BA3954" w:rsidTr="0087559F" w14:paraId="2BDC2E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5F031BAC" w14:textId="77777777">
            <w:pPr>
              <w:jc w:val="left"/>
              <w:rPr>
                <w:b w:val="0"/>
                <w:bCs w:val="0"/>
                <w:sz w:val="18"/>
                <w:szCs w:val="18"/>
              </w:rPr>
            </w:pPr>
            <w:r w:rsidRPr="001C69B7">
              <w:rPr>
                <w:b w:val="0"/>
                <w:bCs w:val="0"/>
                <w:sz w:val="18"/>
                <w:szCs w:val="18"/>
              </w:rPr>
              <w:t>04</w:t>
            </w:r>
          </w:p>
        </w:tc>
        <w:tc>
          <w:tcPr>
            <w:tcW w:w="1701" w:type="dxa"/>
          </w:tcPr>
          <w:p w:rsidRPr="00CE2C1D" w:rsidR="00BA3954" w:rsidP="0087559F" w:rsidRDefault="00BA3954" w14:paraId="15497492"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CE2C1D">
              <w:rPr>
                <w:sz w:val="18"/>
                <w:szCs w:val="18"/>
              </w:rPr>
              <w:t>Divorciado</w:t>
            </w:r>
            <w:proofErr w:type="spellEnd"/>
            <w:r w:rsidRPr="00CE2C1D">
              <w:rPr>
                <w:sz w:val="18"/>
                <w:szCs w:val="18"/>
              </w:rPr>
              <w:t>/a</w:t>
            </w:r>
          </w:p>
        </w:tc>
        <w:tc>
          <w:tcPr>
            <w:tcW w:w="1701" w:type="dxa"/>
          </w:tcPr>
          <w:p w:rsidRPr="00CE2C1D" w:rsidR="00BA3954" w:rsidP="0087559F" w:rsidRDefault="00BA3954" w14:paraId="3E09CBC6"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w:t>
            </w:r>
          </w:p>
        </w:tc>
        <w:tc>
          <w:tcPr>
            <w:tcW w:w="1701" w:type="dxa"/>
          </w:tcPr>
          <w:p w:rsidRPr="00CE2C1D" w:rsidR="00BA3954" w:rsidP="0087559F" w:rsidRDefault="00BA3954" w14:paraId="18DB3064"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Divorced</w:t>
            </w:r>
          </w:p>
        </w:tc>
      </w:tr>
      <w:tr w:rsidRPr="005C6760" w:rsidR="00BA3954" w:rsidTr="0087559F" w14:paraId="3169A579" w14:textId="77777777">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38ED7A4A" w14:textId="77777777">
            <w:pPr>
              <w:jc w:val="left"/>
              <w:rPr>
                <w:b w:val="0"/>
                <w:bCs w:val="0"/>
                <w:sz w:val="18"/>
                <w:szCs w:val="18"/>
              </w:rPr>
            </w:pPr>
            <w:r w:rsidRPr="001C69B7">
              <w:rPr>
                <w:b w:val="0"/>
                <w:bCs w:val="0"/>
                <w:sz w:val="18"/>
                <w:szCs w:val="18"/>
              </w:rPr>
              <w:t>05</w:t>
            </w:r>
          </w:p>
        </w:tc>
        <w:tc>
          <w:tcPr>
            <w:tcW w:w="1701" w:type="dxa"/>
          </w:tcPr>
          <w:p w:rsidRPr="00CE2C1D" w:rsidR="00BA3954" w:rsidP="0087559F" w:rsidRDefault="00BA3954" w14:paraId="0979444D"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CE2C1D">
              <w:rPr>
                <w:sz w:val="18"/>
                <w:szCs w:val="18"/>
              </w:rPr>
              <w:t xml:space="preserve">Pareja de </w:t>
            </w:r>
            <w:proofErr w:type="spellStart"/>
            <w:r w:rsidRPr="00CE2C1D">
              <w:rPr>
                <w:sz w:val="18"/>
                <w:szCs w:val="18"/>
              </w:rPr>
              <w:t>hecho</w:t>
            </w:r>
            <w:proofErr w:type="spellEnd"/>
          </w:p>
        </w:tc>
        <w:tc>
          <w:tcPr>
            <w:tcW w:w="1701" w:type="dxa"/>
          </w:tcPr>
          <w:p w:rsidRPr="00CE2C1D" w:rsidR="00BA3954" w:rsidP="0087559F" w:rsidRDefault="00BA3954" w14:paraId="0C3DE22B"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CE2C1D">
              <w:rPr>
                <w:sz w:val="18"/>
                <w:szCs w:val="18"/>
              </w:rPr>
              <w:t>C</w:t>
            </w:r>
          </w:p>
        </w:tc>
        <w:tc>
          <w:tcPr>
            <w:tcW w:w="1701" w:type="dxa"/>
          </w:tcPr>
          <w:p w:rsidRPr="00CE2C1D" w:rsidR="00BA3954" w:rsidP="0087559F" w:rsidRDefault="00BA3954" w14:paraId="3D1A34D5"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CE2C1D">
              <w:rPr>
                <w:sz w:val="18"/>
                <w:szCs w:val="18"/>
              </w:rPr>
              <w:t>Common-Law</w:t>
            </w:r>
          </w:p>
        </w:tc>
      </w:tr>
      <w:tr w:rsidRPr="005C6760" w:rsidR="00BA3954" w:rsidTr="0087559F" w14:paraId="4C8F6C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C69B7" w:rsidR="00BA3954" w:rsidP="0087559F" w:rsidRDefault="00BA3954" w14:paraId="3CFDE17B" w14:textId="77777777">
            <w:pPr>
              <w:jc w:val="left"/>
              <w:rPr>
                <w:b w:val="0"/>
                <w:bCs w:val="0"/>
                <w:sz w:val="18"/>
                <w:szCs w:val="18"/>
              </w:rPr>
            </w:pPr>
            <w:r w:rsidRPr="001C69B7">
              <w:rPr>
                <w:b w:val="0"/>
                <w:bCs w:val="0"/>
                <w:sz w:val="18"/>
                <w:szCs w:val="18"/>
              </w:rPr>
              <w:t>06</w:t>
            </w:r>
          </w:p>
        </w:tc>
        <w:tc>
          <w:tcPr>
            <w:tcW w:w="1701" w:type="dxa"/>
          </w:tcPr>
          <w:p w:rsidRPr="00CE2C1D" w:rsidR="00BA3954" w:rsidP="0087559F" w:rsidRDefault="00BA3954" w14:paraId="72C0134F"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CE2C1D">
              <w:rPr>
                <w:sz w:val="18"/>
                <w:szCs w:val="18"/>
              </w:rPr>
              <w:t>Separado</w:t>
            </w:r>
            <w:proofErr w:type="spellEnd"/>
            <w:r w:rsidRPr="00CE2C1D">
              <w:rPr>
                <w:sz w:val="18"/>
                <w:szCs w:val="18"/>
              </w:rPr>
              <w:t>/a</w:t>
            </w:r>
          </w:p>
        </w:tc>
        <w:tc>
          <w:tcPr>
            <w:tcW w:w="1701" w:type="dxa"/>
          </w:tcPr>
          <w:p w:rsidRPr="00CE2C1D" w:rsidR="00BA3954" w:rsidP="0087559F" w:rsidRDefault="00BA3954" w14:paraId="4DB19F8E"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w:t>
            </w:r>
          </w:p>
        </w:tc>
        <w:tc>
          <w:tcPr>
            <w:tcW w:w="1701" w:type="dxa"/>
          </w:tcPr>
          <w:p w:rsidRPr="00CE2C1D" w:rsidR="00BA3954" w:rsidP="0087559F" w:rsidRDefault="00BA3954" w14:paraId="3242ED1E"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Divorced</w:t>
            </w:r>
          </w:p>
        </w:tc>
      </w:tr>
    </w:tbl>
    <w:p w:rsidRPr="005C6760" w:rsidR="00D9476F" w:rsidP="00BA3954" w:rsidRDefault="00D9476F" w14:paraId="06CF0AAD" w14:textId="77777777">
      <w:pPr>
        <w:rPr>
          <w:lang w:val="es-ES" w:eastAsia="en-US"/>
        </w:rPr>
      </w:pPr>
    </w:p>
    <w:p w:rsidR="00BA3954" w:rsidP="00BA3954" w:rsidRDefault="00BA3954" w14:paraId="0FDA3D7E" w14:textId="77777777">
      <w:pPr>
        <w:pStyle w:val="3TituloH3"/>
      </w:pPr>
      <w:bookmarkStart w:name="_Toc97208295" w:id="205"/>
      <w:r>
        <w:t>Género</w:t>
      </w:r>
      <w:bookmarkEnd w:id="205"/>
    </w:p>
    <w:p w:rsidRPr="005C6760" w:rsidR="00BA3954" w:rsidP="00BA3954" w:rsidRDefault="00BA3954" w14:paraId="4275CB23"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2521D5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3BFED8AE"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3ACB5252"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5547CF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1E11146B"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10490A2A"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5D17B710"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71D6B76D"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BA3954" w:rsidTr="0087559F" w14:paraId="285D6327" w14:textId="77777777">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3EFF9BC6" w14:textId="77777777">
            <w:pPr>
              <w:jc w:val="left"/>
              <w:rPr>
                <w:b w:val="0"/>
                <w:bCs w:val="0"/>
                <w:sz w:val="18"/>
                <w:szCs w:val="18"/>
              </w:rPr>
            </w:pPr>
            <w:r w:rsidRPr="001E569A">
              <w:rPr>
                <w:b w:val="0"/>
                <w:bCs w:val="0"/>
                <w:sz w:val="18"/>
                <w:szCs w:val="18"/>
              </w:rPr>
              <w:t>1</w:t>
            </w:r>
          </w:p>
        </w:tc>
        <w:tc>
          <w:tcPr>
            <w:tcW w:w="1701" w:type="dxa"/>
          </w:tcPr>
          <w:p w:rsidRPr="00CE2C1D" w:rsidR="00BA3954" w:rsidP="0087559F" w:rsidRDefault="00BA3954" w14:paraId="6F07C003"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Varón</w:t>
            </w:r>
            <w:proofErr w:type="spellEnd"/>
          </w:p>
        </w:tc>
        <w:tc>
          <w:tcPr>
            <w:tcW w:w="1701" w:type="dxa"/>
          </w:tcPr>
          <w:p w:rsidRPr="00CE2C1D" w:rsidR="00BA3954" w:rsidP="0087559F" w:rsidRDefault="00BA3954" w14:paraId="175E1F10"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w:t>
            </w:r>
          </w:p>
        </w:tc>
        <w:tc>
          <w:tcPr>
            <w:tcW w:w="1701" w:type="dxa"/>
          </w:tcPr>
          <w:p w:rsidRPr="00CE2C1D" w:rsidR="00BA3954" w:rsidP="0087559F" w:rsidRDefault="00BA3954" w14:paraId="10DA78EA"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Male</w:t>
            </w:r>
          </w:p>
        </w:tc>
      </w:tr>
      <w:tr w:rsidRPr="005C6760" w:rsidR="00BA3954" w:rsidTr="0087559F" w14:paraId="4F8AE6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21B1A736" w14:textId="77777777">
            <w:pPr>
              <w:jc w:val="left"/>
              <w:rPr>
                <w:b w:val="0"/>
                <w:bCs w:val="0"/>
                <w:sz w:val="18"/>
                <w:szCs w:val="18"/>
              </w:rPr>
            </w:pPr>
            <w:r w:rsidRPr="001E569A">
              <w:rPr>
                <w:b w:val="0"/>
                <w:bCs w:val="0"/>
                <w:sz w:val="18"/>
                <w:szCs w:val="18"/>
              </w:rPr>
              <w:t>2</w:t>
            </w:r>
          </w:p>
        </w:tc>
        <w:tc>
          <w:tcPr>
            <w:tcW w:w="1701" w:type="dxa"/>
          </w:tcPr>
          <w:p w:rsidRPr="00CE2C1D" w:rsidR="00BA3954" w:rsidP="0087559F" w:rsidRDefault="00BA3954" w14:paraId="37688681"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Mujer</w:t>
            </w:r>
            <w:proofErr w:type="spellEnd"/>
          </w:p>
        </w:tc>
        <w:tc>
          <w:tcPr>
            <w:tcW w:w="1701" w:type="dxa"/>
          </w:tcPr>
          <w:p w:rsidRPr="00CE2C1D" w:rsidR="00BA3954" w:rsidP="0087559F" w:rsidRDefault="00BA3954" w14:paraId="3FFCCC12"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w:t>
            </w:r>
          </w:p>
        </w:tc>
        <w:tc>
          <w:tcPr>
            <w:tcW w:w="1701" w:type="dxa"/>
          </w:tcPr>
          <w:p w:rsidRPr="00CE2C1D" w:rsidR="00BA3954" w:rsidP="0087559F" w:rsidRDefault="00BA3954" w14:paraId="602D93C5"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Female</w:t>
            </w:r>
          </w:p>
        </w:tc>
      </w:tr>
    </w:tbl>
    <w:p w:rsidR="00BA3954" w:rsidP="00BA3954" w:rsidRDefault="00BA3954" w14:paraId="1EB89E1B" w14:textId="5EA99A34">
      <w:pPr>
        <w:rPr>
          <w:lang w:val="es-ES" w:eastAsia="en-US"/>
        </w:rPr>
      </w:pPr>
    </w:p>
    <w:p w:rsidR="00D9476F" w:rsidP="00BA3954" w:rsidRDefault="00D9476F" w14:paraId="2B8D9E73" w14:textId="73046848">
      <w:pPr>
        <w:rPr>
          <w:lang w:val="es-ES" w:eastAsia="en-US"/>
        </w:rPr>
      </w:pPr>
    </w:p>
    <w:p w:rsidRPr="005C6760" w:rsidR="00D9476F" w:rsidP="00BA3954" w:rsidRDefault="00D9476F" w14:paraId="0B218F71" w14:textId="77777777">
      <w:pPr>
        <w:rPr>
          <w:lang w:val="es-ES" w:eastAsia="en-US"/>
        </w:rPr>
      </w:pPr>
    </w:p>
    <w:p w:rsidR="00BA3954" w:rsidP="00BA3954" w:rsidRDefault="00BA3954" w14:paraId="3C5C3389" w14:textId="77777777">
      <w:pPr>
        <w:pStyle w:val="3TituloH3"/>
      </w:pPr>
      <w:bookmarkStart w:name="_Toc97208296" w:id="206"/>
      <w:r>
        <w:t>Tipo de correo</w:t>
      </w:r>
      <w:bookmarkEnd w:id="206"/>
    </w:p>
    <w:p w:rsidR="00BA3954" w:rsidP="00BA3954" w:rsidRDefault="00BA3954" w14:paraId="3831DF3E" w14:textId="77777777">
      <w:pPr>
        <w:rPr>
          <w:lang w:val="es-ES" w:eastAsia="en-US"/>
        </w:rPr>
      </w:pPr>
      <w:r>
        <w:rPr>
          <w:lang w:val="es-ES" w:eastAsia="en-US"/>
        </w:rPr>
        <w:t>Coincide en Meta4 con la tabla de Tipo de lugar.</w:t>
      </w:r>
    </w:p>
    <w:p w:rsidRPr="005C6760" w:rsidR="00BA3954" w:rsidP="00BA3954" w:rsidRDefault="00BA3954" w14:paraId="6C4E2A82" w14:textId="77777777">
      <w:pPr>
        <w:rPr>
          <w:lang w:val="es-ES" w:eastAsia="en-US"/>
        </w:rPr>
      </w:pPr>
    </w:p>
    <w:tbl>
      <w:tblPr>
        <w:tblStyle w:val="Tablaconcuadrcula4-nfasis2"/>
        <w:tblW w:w="0" w:type="auto"/>
        <w:tblLook w:val="04A0" w:firstRow="1" w:lastRow="0" w:firstColumn="1" w:lastColumn="0" w:noHBand="0" w:noVBand="1"/>
      </w:tblPr>
      <w:tblGrid>
        <w:gridCol w:w="1701"/>
        <w:gridCol w:w="1701"/>
        <w:gridCol w:w="1701"/>
        <w:gridCol w:w="1701"/>
      </w:tblGrid>
      <w:tr w:rsidRPr="005C6760" w:rsidR="00BA3954" w:rsidTr="0087559F" w14:paraId="5AA0D0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gridSpan w:val="2"/>
          </w:tcPr>
          <w:p w:rsidRPr="005C6760" w:rsidR="00BA3954" w:rsidP="0087559F" w:rsidRDefault="00BA3954" w14:paraId="0DC1A707" w14:textId="77777777">
            <w:pPr>
              <w:jc w:val="center"/>
              <w:rPr>
                <w:color w:val="FFFFFF" w:themeColor="background1"/>
                <w:sz w:val="20"/>
                <w:szCs w:val="20"/>
                <w:lang w:val="es-ES"/>
              </w:rPr>
            </w:pPr>
            <w:r>
              <w:rPr>
                <w:color w:val="FFFFFF" w:themeColor="background1"/>
                <w:sz w:val="20"/>
                <w:szCs w:val="20"/>
                <w:lang w:val="es-ES"/>
              </w:rPr>
              <w:t>Meta4</w:t>
            </w:r>
          </w:p>
        </w:tc>
        <w:tc>
          <w:tcPr>
            <w:tcW w:w="3402" w:type="dxa"/>
            <w:gridSpan w:val="2"/>
          </w:tcPr>
          <w:p w:rsidRPr="005C6760" w:rsidR="00BA3954" w:rsidP="0087559F" w:rsidRDefault="00BA3954" w14:paraId="59317D4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proofErr w:type="spellStart"/>
            <w:r>
              <w:rPr>
                <w:color w:val="FFFFFF" w:themeColor="background1"/>
                <w:sz w:val="20"/>
                <w:szCs w:val="20"/>
                <w:lang w:val="es-ES"/>
              </w:rPr>
              <w:t>PeopleGroup</w:t>
            </w:r>
            <w:proofErr w:type="spellEnd"/>
          </w:p>
        </w:tc>
      </w:tr>
      <w:tr w:rsidRPr="005C6760" w:rsidR="00BA3954" w:rsidTr="0087559F" w14:paraId="6DFAB1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9172D" w:rsidR="00BA3954" w:rsidP="0087559F" w:rsidRDefault="00BA3954" w14:paraId="667C321F" w14:textId="77777777">
            <w:pPr>
              <w:jc w:val="center"/>
              <w:rPr>
                <w:color w:val="0046FE" w:themeColor="text2"/>
                <w:sz w:val="20"/>
                <w:szCs w:val="20"/>
                <w:lang w:val="es-ES"/>
              </w:rPr>
            </w:pPr>
            <w:r w:rsidRPr="0019172D">
              <w:rPr>
                <w:color w:val="0046FE" w:themeColor="text2"/>
                <w:sz w:val="20"/>
                <w:szCs w:val="20"/>
                <w:lang w:val="es-ES"/>
              </w:rPr>
              <w:t>Código</w:t>
            </w:r>
          </w:p>
        </w:tc>
        <w:tc>
          <w:tcPr>
            <w:tcW w:w="1701" w:type="dxa"/>
          </w:tcPr>
          <w:p w:rsidRPr="0019172D" w:rsidR="00BA3954" w:rsidP="0087559F" w:rsidRDefault="00BA3954" w14:paraId="459BAC2C"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c>
          <w:tcPr>
            <w:tcW w:w="1701" w:type="dxa"/>
          </w:tcPr>
          <w:p w:rsidRPr="0019172D" w:rsidR="00BA3954" w:rsidP="0087559F" w:rsidRDefault="00BA3954" w14:paraId="0028F6D2"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Código</w:t>
            </w:r>
          </w:p>
        </w:tc>
        <w:tc>
          <w:tcPr>
            <w:tcW w:w="1701" w:type="dxa"/>
          </w:tcPr>
          <w:p w:rsidRPr="0019172D" w:rsidR="00BA3954" w:rsidP="0087559F" w:rsidRDefault="00BA3954" w14:paraId="3E9179CE" w14:textId="77777777">
            <w:pPr>
              <w:jc w:val="center"/>
              <w:cnfStyle w:val="000000100000" w:firstRow="0" w:lastRow="0" w:firstColumn="0" w:lastColumn="0" w:oddVBand="0" w:evenVBand="0" w:oddHBand="1" w:evenHBand="0" w:firstRowFirstColumn="0" w:firstRowLastColumn="0" w:lastRowFirstColumn="0" w:lastRowLastColumn="0"/>
              <w:rPr>
                <w:b/>
                <w:bCs/>
                <w:color w:val="0046FE" w:themeColor="text2"/>
                <w:sz w:val="20"/>
                <w:szCs w:val="20"/>
                <w:lang w:val="es-ES"/>
              </w:rPr>
            </w:pPr>
            <w:r w:rsidRPr="0019172D">
              <w:rPr>
                <w:b/>
                <w:bCs/>
                <w:color w:val="0046FE" w:themeColor="text2"/>
                <w:sz w:val="20"/>
                <w:szCs w:val="20"/>
                <w:lang w:val="es-ES"/>
              </w:rPr>
              <w:t>Literal</w:t>
            </w:r>
          </w:p>
        </w:tc>
      </w:tr>
      <w:tr w:rsidRPr="005C6760" w:rsidR="00BA3954" w:rsidTr="0087559F" w14:paraId="5B2A6268" w14:textId="77777777">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45755F70" w14:textId="77777777">
            <w:pPr>
              <w:jc w:val="left"/>
              <w:rPr>
                <w:b w:val="0"/>
                <w:bCs w:val="0"/>
                <w:sz w:val="18"/>
                <w:szCs w:val="18"/>
              </w:rPr>
            </w:pPr>
            <w:r w:rsidRPr="001E569A">
              <w:rPr>
                <w:b w:val="0"/>
                <w:bCs w:val="0"/>
                <w:sz w:val="18"/>
                <w:szCs w:val="18"/>
              </w:rPr>
              <w:t>1</w:t>
            </w:r>
          </w:p>
        </w:tc>
        <w:tc>
          <w:tcPr>
            <w:tcW w:w="1701" w:type="dxa"/>
          </w:tcPr>
          <w:p w:rsidRPr="0019172D" w:rsidR="00BA3954" w:rsidP="0087559F" w:rsidRDefault="00BA3954" w14:paraId="42DB3869"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Domicilio</w:t>
            </w:r>
            <w:proofErr w:type="spellEnd"/>
          </w:p>
        </w:tc>
        <w:tc>
          <w:tcPr>
            <w:tcW w:w="1701" w:type="dxa"/>
          </w:tcPr>
          <w:p w:rsidRPr="0019172D" w:rsidR="00BA3954" w:rsidP="0087559F" w:rsidRDefault="00BA3954" w14:paraId="6F0FDD1F"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HOME</w:t>
            </w:r>
          </w:p>
        </w:tc>
        <w:tc>
          <w:tcPr>
            <w:tcW w:w="1701" w:type="dxa"/>
          </w:tcPr>
          <w:p w:rsidRPr="00A24148" w:rsidR="00BA3954" w:rsidP="0087559F" w:rsidRDefault="00BA3954" w14:paraId="4EA2EB51" w14:textId="77777777">
            <w:pPr>
              <w:jc w:val="left"/>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19172D">
              <w:rPr>
                <w:sz w:val="18"/>
                <w:szCs w:val="18"/>
              </w:rPr>
              <w:t>Home</w:t>
            </w:r>
          </w:p>
        </w:tc>
      </w:tr>
      <w:tr w:rsidRPr="005C6760" w:rsidR="00BA3954" w:rsidTr="0087559F" w14:paraId="0A4EBE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040E23C6" w14:textId="77777777">
            <w:pPr>
              <w:jc w:val="left"/>
              <w:rPr>
                <w:b w:val="0"/>
                <w:bCs w:val="0"/>
                <w:sz w:val="18"/>
                <w:szCs w:val="18"/>
              </w:rPr>
            </w:pPr>
            <w:r w:rsidRPr="001E569A">
              <w:rPr>
                <w:b w:val="0"/>
                <w:bCs w:val="0"/>
                <w:sz w:val="18"/>
                <w:szCs w:val="18"/>
              </w:rPr>
              <w:t>2</w:t>
            </w:r>
          </w:p>
        </w:tc>
        <w:tc>
          <w:tcPr>
            <w:tcW w:w="1701" w:type="dxa"/>
          </w:tcPr>
          <w:p w:rsidRPr="0019172D" w:rsidR="00BA3954" w:rsidP="0087559F" w:rsidRDefault="00BA3954" w14:paraId="2D7F1D4D"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19172D">
              <w:rPr>
                <w:sz w:val="18"/>
                <w:szCs w:val="18"/>
              </w:rPr>
              <w:t>Oficina</w:t>
            </w:r>
            <w:proofErr w:type="spellEnd"/>
          </w:p>
        </w:tc>
        <w:tc>
          <w:tcPr>
            <w:tcW w:w="1701" w:type="dxa"/>
          </w:tcPr>
          <w:p w:rsidRPr="0019172D" w:rsidR="00BA3954" w:rsidP="0087559F" w:rsidRDefault="00BA3954" w14:paraId="0093D98F"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BUSN</w:t>
            </w:r>
          </w:p>
        </w:tc>
        <w:tc>
          <w:tcPr>
            <w:tcW w:w="1701" w:type="dxa"/>
          </w:tcPr>
          <w:p w:rsidRPr="0019172D" w:rsidR="00BA3954" w:rsidP="0087559F" w:rsidRDefault="00BA3954" w14:paraId="430DFA79"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Business</w:t>
            </w:r>
          </w:p>
        </w:tc>
      </w:tr>
      <w:tr w:rsidRPr="005C6760" w:rsidR="00BA3954" w:rsidTr="0087559F" w14:paraId="5F90A86D" w14:textId="77777777">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09E6E305" w14:textId="77777777">
            <w:pPr>
              <w:jc w:val="left"/>
              <w:rPr>
                <w:b w:val="0"/>
                <w:bCs w:val="0"/>
                <w:sz w:val="18"/>
                <w:szCs w:val="18"/>
              </w:rPr>
            </w:pPr>
            <w:r w:rsidRPr="001E569A">
              <w:rPr>
                <w:b w:val="0"/>
                <w:bCs w:val="0"/>
                <w:sz w:val="18"/>
                <w:szCs w:val="18"/>
              </w:rPr>
              <w:t>3</w:t>
            </w:r>
          </w:p>
        </w:tc>
        <w:tc>
          <w:tcPr>
            <w:tcW w:w="1701" w:type="dxa"/>
          </w:tcPr>
          <w:p w:rsidRPr="0019172D" w:rsidR="00BA3954" w:rsidP="0087559F" w:rsidRDefault="00BA3954" w14:paraId="799FEAE3"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19172D">
              <w:rPr>
                <w:sz w:val="18"/>
                <w:szCs w:val="18"/>
              </w:rPr>
              <w:t>Teletrabajo</w:t>
            </w:r>
            <w:proofErr w:type="spellEnd"/>
          </w:p>
        </w:tc>
        <w:tc>
          <w:tcPr>
            <w:tcW w:w="1701" w:type="dxa"/>
          </w:tcPr>
          <w:p w:rsidRPr="0019172D" w:rsidR="00BA3954" w:rsidP="0087559F" w:rsidRDefault="00BA3954" w14:paraId="07030FE3"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OTHR</w:t>
            </w:r>
          </w:p>
        </w:tc>
        <w:tc>
          <w:tcPr>
            <w:tcW w:w="1701" w:type="dxa"/>
          </w:tcPr>
          <w:p w:rsidRPr="0019172D" w:rsidR="00BA3954" w:rsidP="0087559F" w:rsidRDefault="00BA3954" w14:paraId="1B85300A"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Other</w:t>
            </w:r>
          </w:p>
        </w:tc>
      </w:tr>
      <w:tr w:rsidRPr="005C6760" w:rsidR="00BA3954" w:rsidTr="0087559F" w14:paraId="1B72F4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4B9A51A9" w14:textId="77777777">
            <w:pPr>
              <w:jc w:val="left"/>
              <w:rPr>
                <w:b w:val="0"/>
                <w:bCs w:val="0"/>
                <w:sz w:val="18"/>
                <w:szCs w:val="18"/>
              </w:rPr>
            </w:pPr>
            <w:r w:rsidRPr="001E569A">
              <w:rPr>
                <w:b w:val="0"/>
                <w:bCs w:val="0"/>
                <w:sz w:val="18"/>
                <w:szCs w:val="18"/>
              </w:rPr>
              <w:t>4</w:t>
            </w:r>
          </w:p>
        </w:tc>
        <w:tc>
          <w:tcPr>
            <w:tcW w:w="1701" w:type="dxa"/>
          </w:tcPr>
          <w:p w:rsidRPr="0019172D" w:rsidR="00BA3954" w:rsidP="0087559F" w:rsidRDefault="00BA3954" w14:paraId="7A3BA818"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w:t>
            </w:r>
          </w:p>
        </w:tc>
        <w:tc>
          <w:tcPr>
            <w:tcW w:w="1701" w:type="dxa"/>
          </w:tcPr>
          <w:p w:rsidRPr="0019172D" w:rsidR="00BA3954" w:rsidP="0087559F" w:rsidRDefault="00BA3954" w14:paraId="5DAC898B" w14:textId="77777777">
            <w:pPr>
              <w:jc w:val="left"/>
              <w:cnfStyle w:val="000000100000" w:firstRow="0" w:lastRow="0" w:firstColumn="0" w:lastColumn="0" w:oddVBand="0" w:evenVBand="0" w:oddHBand="1" w:evenHBand="0" w:firstRowFirstColumn="0" w:firstRowLastColumn="0" w:lastRowFirstColumn="0" w:lastRowLastColumn="0"/>
              <w:rPr>
                <w:sz w:val="18"/>
                <w:szCs w:val="18"/>
              </w:rPr>
            </w:pPr>
            <w:r w:rsidRPr="0019172D">
              <w:rPr>
                <w:sz w:val="18"/>
                <w:szCs w:val="18"/>
              </w:rPr>
              <w:t>OTHR</w:t>
            </w:r>
          </w:p>
        </w:tc>
        <w:tc>
          <w:tcPr>
            <w:tcW w:w="1701" w:type="dxa"/>
          </w:tcPr>
          <w:p w:rsidRPr="00A24148" w:rsidR="00BA3954" w:rsidP="0087559F" w:rsidRDefault="00BA3954" w14:paraId="3F2577D5" w14:textId="77777777">
            <w:pPr>
              <w:jc w:val="left"/>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19172D">
              <w:rPr>
                <w:sz w:val="18"/>
                <w:szCs w:val="18"/>
              </w:rPr>
              <w:t>Other</w:t>
            </w:r>
          </w:p>
        </w:tc>
      </w:tr>
      <w:tr w:rsidRPr="005C6760" w:rsidR="00BA3954" w:rsidTr="0087559F" w14:paraId="10BC3511" w14:textId="77777777">
        <w:tc>
          <w:tcPr>
            <w:cnfStyle w:val="001000000000" w:firstRow="0" w:lastRow="0" w:firstColumn="1" w:lastColumn="0" w:oddVBand="0" w:evenVBand="0" w:oddHBand="0" w:evenHBand="0" w:firstRowFirstColumn="0" w:firstRowLastColumn="0" w:lastRowFirstColumn="0" w:lastRowLastColumn="0"/>
            <w:tcW w:w="1701" w:type="dxa"/>
          </w:tcPr>
          <w:p w:rsidRPr="001E569A" w:rsidR="00BA3954" w:rsidP="0087559F" w:rsidRDefault="00BA3954" w14:paraId="240D6AD7" w14:textId="77777777">
            <w:pPr>
              <w:jc w:val="left"/>
              <w:rPr>
                <w:b w:val="0"/>
                <w:bCs w:val="0"/>
                <w:sz w:val="18"/>
                <w:szCs w:val="18"/>
              </w:rPr>
            </w:pPr>
            <w:r w:rsidRPr="001E569A">
              <w:rPr>
                <w:b w:val="0"/>
                <w:bCs w:val="0"/>
                <w:sz w:val="18"/>
                <w:szCs w:val="18"/>
              </w:rPr>
              <w:t>5</w:t>
            </w:r>
          </w:p>
        </w:tc>
        <w:tc>
          <w:tcPr>
            <w:tcW w:w="1701" w:type="dxa"/>
          </w:tcPr>
          <w:p w:rsidRPr="0019172D" w:rsidR="00BA3954" w:rsidP="0087559F" w:rsidRDefault="00BA3954" w14:paraId="31C87872"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19172D">
              <w:rPr>
                <w:sz w:val="18"/>
                <w:szCs w:val="18"/>
              </w:rPr>
              <w:t>Otro</w:t>
            </w:r>
            <w:proofErr w:type="spellEnd"/>
          </w:p>
        </w:tc>
        <w:tc>
          <w:tcPr>
            <w:tcW w:w="1701" w:type="dxa"/>
          </w:tcPr>
          <w:p w:rsidRPr="0019172D" w:rsidR="00BA3954" w:rsidP="0087559F" w:rsidRDefault="00BA3954" w14:paraId="72C18C0C"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OTHR</w:t>
            </w:r>
          </w:p>
        </w:tc>
        <w:tc>
          <w:tcPr>
            <w:tcW w:w="1701" w:type="dxa"/>
          </w:tcPr>
          <w:p w:rsidRPr="0019172D" w:rsidR="00BA3954" w:rsidP="0087559F" w:rsidRDefault="00BA3954" w14:paraId="06269203" w14:textId="77777777">
            <w:pPr>
              <w:jc w:val="left"/>
              <w:cnfStyle w:val="000000000000" w:firstRow="0" w:lastRow="0" w:firstColumn="0" w:lastColumn="0" w:oddVBand="0" w:evenVBand="0" w:oddHBand="0" w:evenHBand="0" w:firstRowFirstColumn="0" w:firstRowLastColumn="0" w:lastRowFirstColumn="0" w:lastRowLastColumn="0"/>
              <w:rPr>
                <w:sz w:val="18"/>
                <w:szCs w:val="18"/>
              </w:rPr>
            </w:pPr>
            <w:r w:rsidRPr="0019172D">
              <w:rPr>
                <w:sz w:val="18"/>
                <w:szCs w:val="18"/>
              </w:rPr>
              <w:t>Other</w:t>
            </w:r>
          </w:p>
        </w:tc>
      </w:tr>
    </w:tbl>
    <w:p w:rsidRPr="005C6760" w:rsidR="00BA3954" w:rsidP="00BA3954" w:rsidRDefault="00BA3954" w14:paraId="1F4C7497" w14:textId="77777777">
      <w:pPr>
        <w:rPr>
          <w:lang w:val="es-ES" w:eastAsia="en-US"/>
        </w:rPr>
      </w:pPr>
    </w:p>
    <w:p w:rsidRPr="005C6760" w:rsidR="00BA3954" w:rsidP="00BA3954" w:rsidRDefault="00BA3954" w14:paraId="53218D29" w14:textId="77777777">
      <w:pPr>
        <w:rPr>
          <w:lang w:val="es-ES" w:eastAsia="en-US"/>
        </w:rPr>
      </w:pPr>
    </w:p>
    <w:p w:rsidRPr="005C6760" w:rsidR="00BA3954" w:rsidP="00BA3954" w:rsidRDefault="00BA3954" w14:paraId="5AC515A1" w14:textId="77777777">
      <w:pPr>
        <w:rPr>
          <w:lang w:val="es-ES" w:eastAsia="en-US"/>
        </w:rPr>
      </w:pPr>
    </w:p>
    <w:p w:rsidRPr="005C6760" w:rsidR="00BA3954" w:rsidP="00BA3954" w:rsidRDefault="00BA3954" w14:paraId="3DDAA1F2" w14:textId="77777777">
      <w:pPr>
        <w:rPr>
          <w:lang w:val="es-ES" w:eastAsia="en-US"/>
        </w:rPr>
      </w:pPr>
    </w:p>
    <w:p w:rsidR="00BA3954" w:rsidP="00BA3954" w:rsidRDefault="00BA3954" w14:paraId="07839271" w14:textId="77777777">
      <w:pPr>
        <w:rPr>
          <w:lang w:val="es-ES" w:eastAsia="en-US"/>
        </w:rPr>
      </w:pPr>
    </w:p>
    <w:p w:rsidRPr="00965136" w:rsidR="00E21F20" w:rsidP="00E21F20" w:rsidRDefault="00E21F20" w14:paraId="466009C2" w14:textId="02F69E70">
      <w:pPr>
        <w:pStyle w:val="1TituloH1"/>
      </w:pPr>
      <w:bookmarkStart w:name="_Toc97208297" w:id="207"/>
      <w:r>
        <w:t>AON – RETRIBUCIÓN FLEXIBLE</w:t>
      </w:r>
      <w:bookmarkEnd w:id="207"/>
    </w:p>
    <w:p w:rsidR="00E21F20" w:rsidP="00E21F20" w:rsidRDefault="00E21F20" w14:paraId="6D633044" w14:textId="77777777">
      <w:pPr>
        <w:pStyle w:val="2TituloH2"/>
      </w:pPr>
      <w:bookmarkStart w:name="_Toc97208298" w:id="208"/>
      <w:r>
        <w:t>DESCRIPCIÓN FUNCIONAL</w:t>
      </w:r>
      <w:bookmarkEnd w:id="208"/>
    </w:p>
    <w:p w:rsidR="002E5F83" w:rsidP="00E21F20" w:rsidRDefault="00E21F20" w14:paraId="63C248ED" w14:textId="77777777">
      <w:pPr>
        <w:rPr>
          <w:lang w:val="es-ES" w:eastAsia="en-US"/>
        </w:rPr>
      </w:pPr>
      <w:r>
        <w:rPr>
          <w:lang w:val="es-ES" w:eastAsia="en-US"/>
        </w:rPr>
        <w:t xml:space="preserve">Esta interface </w:t>
      </w:r>
      <w:r w:rsidR="002E5F83">
        <w:rPr>
          <w:lang w:val="es-ES" w:eastAsia="en-US"/>
        </w:rPr>
        <w:t>envía información necesaria para la gestión externa de la retribución flexible de los empleados, y se compone de tres bloques:</w:t>
      </w:r>
    </w:p>
    <w:p w:rsidR="002E5F83" w:rsidP="00F722D9" w:rsidRDefault="002E5F83" w14:paraId="26EC66AD" w14:textId="0B4E7C16">
      <w:pPr>
        <w:pStyle w:val="Prrafodelista"/>
        <w:numPr>
          <w:ilvl w:val="0"/>
          <w:numId w:val="26"/>
        </w:numPr>
        <w:rPr>
          <w:lang w:val="es-ES" w:eastAsia="en-US"/>
        </w:rPr>
      </w:pPr>
      <w:r>
        <w:rPr>
          <w:lang w:val="es-ES" w:eastAsia="en-US"/>
        </w:rPr>
        <w:t>Información del empleado</w:t>
      </w:r>
    </w:p>
    <w:p w:rsidR="002E5F83" w:rsidP="00F722D9" w:rsidRDefault="002E5F83" w14:paraId="5CFB0DF0" w14:textId="352B2103">
      <w:pPr>
        <w:pStyle w:val="Prrafodelista"/>
        <w:numPr>
          <w:ilvl w:val="0"/>
          <w:numId w:val="26"/>
        </w:numPr>
        <w:rPr>
          <w:lang w:val="es-ES" w:eastAsia="en-US"/>
        </w:rPr>
      </w:pPr>
      <w:r>
        <w:rPr>
          <w:lang w:val="es-ES" w:eastAsia="en-US"/>
        </w:rPr>
        <w:t>Información de familiares</w:t>
      </w:r>
    </w:p>
    <w:p w:rsidR="002E5F83" w:rsidP="00F722D9" w:rsidRDefault="002E5F83" w14:paraId="529E42CF" w14:textId="1E59D1B7">
      <w:pPr>
        <w:pStyle w:val="Prrafodelista"/>
        <w:numPr>
          <w:ilvl w:val="0"/>
          <w:numId w:val="26"/>
        </w:numPr>
        <w:rPr>
          <w:lang w:val="es-ES" w:eastAsia="en-US"/>
        </w:rPr>
      </w:pPr>
      <w:r>
        <w:rPr>
          <w:lang w:val="es-ES" w:eastAsia="en-US"/>
        </w:rPr>
        <w:t>Información de domicilio del empleado</w:t>
      </w:r>
    </w:p>
    <w:p w:rsidRPr="002E5F83" w:rsidR="002E5F83" w:rsidP="002E5F83" w:rsidRDefault="002E5F83" w14:paraId="76CF0D67" w14:textId="77777777">
      <w:pPr>
        <w:pStyle w:val="Prrafodelista"/>
        <w:rPr>
          <w:lang w:val="es-ES" w:eastAsia="en-US"/>
        </w:rPr>
      </w:pPr>
    </w:p>
    <w:p w:rsidR="00FB17E3" w:rsidP="00E21F20" w:rsidRDefault="00E21F20" w14:paraId="1A47AC39" w14:textId="606F6798">
      <w:pPr>
        <w:rPr>
          <w:lang w:val="es-ES" w:eastAsia="en-US"/>
        </w:rPr>
      </w:pPr>
      <w:r>
        <w:rPr>
          <w:lang w:val="es-ES" w:eastAsia="en-US"/>
        </w:rPr>
        <w:t xml:space="preserve">incluirá la información necesaria para que los empleados puedan acceder a la aplicación de </w:t>
      </w:r>
      <w:r w:rsidR="002E6D0D">
        <w:rPr>
          <w:lang w:val="es-ES" w:eastAsia="en-US"/>
        </w:rPr>
        <w:t xml:space="preserve">AON </w:t>
      </w:r>
      <w:r>
        <w:rPr>
          <w:lang w:val="es-ES" w:eastAsia="en-US"/>
        </w:rPr>
        <w:t>y gestionar sus solicitudes</w:t>
      </w:r>
      <w:r w:rsidR="00FB17E3">
        <w:rPr>
          <w:lang w:val="es-ES" w:eastAsia="en-US"/>
        </w:rPr>
        <w:t xml:space="preserve"> y se realizará una vez al mes (actualmente el </w:t>
      </w:r>
      <w:r w:rsidR="00E10592">
        <w:rPr>
          <w:lang w:val="es-ES" w:eastAsia="en-US"/>
        </w:rPr>
        <w:t>día</w:t>
      </w:r>
      <w:r w:rsidR="00FB17E3">
        <w:rPr>
          <w:lang w:val="es-ES" w:eastAsia="en-US"/>
        </w:rPr>
        <w:t xml:space="preserve"> 12 – esto es importante ya que parte de la información enviada es información que se obtendrá del consolidado de Nómina). </w:t>
      </w:r>
    </w:p>
    <w:p w:rsidR="00FB17E3" w:rsidP="00E21F20" w:rsidRDefault="00FB17E3" w14:paraId="3444135F" w14:textId="6A1DFEA5">
      <w:pPr>
        <w:rPr>
          <w:lang w:val="es-ES" w:eastAsia="en-US"/>
        </w:rPr>
      </w:pPr>
      <w:r>
        <w:rPr>
          <w:lang w:val="es-ES" w:eastAsia="en-US"/>
        </w:rPr>
        <w:t>Dentro del contexto de información del empleado se incluye a su vez información referente a:</w:t>
      </w:r>
    </w:p>
    <w:p w:rsidR="00FB17E3" w:rsidP="00F722D9" w:rsidRDefault="00FB17E3" w14:paraId="1BBF01DF" w14:textId="1AD48784">
      <w:pPr>
        <w:pStyle w:val="Prrafodelista"/>
        <w:numPr>
          <w:ilvl w:val="0"/>
          <w:numId w:val="27"/>
        </w:numPr>
        <w:rPr>
          <w:lang w:val="es-ES" w:eastAsia="en-US"/>
        </w:rPr>
      </w:pPr>
      <w:r>
        <w:rPr>
          <w:lang w:val="es-ES" w:eastAsia="en-US"/>
        </w:rPr>
        <w:t>Datos personales y de contacto</w:t>
      </w:r>
    </w:p>
    <w:p w:rsidR="00FB17E3" w:rsidP="00F722D9" w:rsidRDefault="00FB17E3" w14:paraId="3283617D" w14:textId="7E22DB5C">
      <w:pPr>
        <w:pStyle w:val="Prrafodelista"/>
        <w:numPr>
          <w:ilvl w:val="0"/>
          <w:numId w:val="27"/>
        </w:numPr>
        <w:rPr>
          <w:lang w:val="es-ES" w:eastAsia="en-US"/>
        </w:rPr>
      </w:pPr>
      <w:r>
        <w:rPr>
          <w:lang w:val="es-ES" w:eastAsia="en-US"/>
        </w:rPr>
        <w:t>Datos laborales (empresa, categoría, etc.)</w:t>
      </w:r>
    </w:p>
    <w:p w:rsidR="00FB17E3" w:rsidP="00F722D9" w:rsidRDefault="00FB17E3" w14:paraId="173E89D3" w14:textId="77777777">
      <w:pPr>
        <w:pStyle w:val="Prrafodelista"/>
        <w:numPr>
          <w:ilvl w:val="0"/>
          <w:numId w:val="27"/>
        </w:numPr>
        <w:rPr>
          <w:lang w:val="es-ES" w:eastAsia="en-US"/>
        </w:rPr>
      </w:pPr>
      <w:r>
        <w:rPr>
          <w:lang w:val="es-ES" w:eastAsia="en-US"/>
        </w:rPr>
        <w:t xml:space="preserve">Datos salariales (retribución fija) </w:t>
      </w:r>
    </w:p>
    <w:p w:rsidR="00FB17E3" w:rsidP="00F722D9" w:rsidRDefault="00FB17E3" w14:paraId="1A46552E" w14:textId="5BA3403E">
      <w:pPr>
        <w:pStyle w:val="Prrafodelista"/>
        <w:numPr>
          <w:ilvl w:val="0"/>
          <w:numId w:val="27"/>
        </w:numPr>
        <w:rPr>
          <w:lang w:val="es-ES" w:eastAsia="en-US"/>
        </w:rPr>
      </w:pPr>
      <w:r>
        <w:rPr>
          <w:lang w:val="es-ES" w:eastAsia="en-US"/>
        </w:rPr>
        <w:t>Datos de Nómina (grupo de tarifa, tipo de IRPF, % retribución flexible, etc.)</w:t>
      </w:r>
    </w:p>
    <w:p w:rsidR="00FB17E3" w:rsidP="00FB17E3" w:rsidRDefault="00FB17E3" w14:paraId="20E475F9" w14:textId="2B4563B1">
      <w:pPr>
        <w:rPr>
          <w:lang w:val="es-ES" w:eastAsia="en-US"/>
        </w:rPr>
      </w:pPr>
      <w:r>
        <w:rPr>
          <w:lang w:val="es-ES" w:eastAsia="en-US"/>
        </w:rPr>
        <w:t>Según el tipo de dato que cambie de un mes a otro se identificaré el tipo de movimiento, según el siguiente esquema:</w:t>
      </w:r>
    </w:p>
    <w:p w:rsidR="00FB17E3" w:rsidP="00FB17E3" w:rsidRDefault="00FB17E3" w14:paraId="3FD9992A" w14:textId="77777777">
      <w:pPr>
        <w:rPr>
          <w:lang w:val="es-ES" w:eastAsia="en-US"/>
        </w:rPr>
      </w:pPr>
    </w:p>
    <w:tbl>
      <w:tblPr>
        <w:tblStyle w:val="Tablaconcuadrcula4-nfasis2"/>
        <w:tblW w:w="0" w:type="auto"/>
        <w:jc w:val="center"/>
        <w:tblLook w:val="04A0" w:firstRow="1" w:lastRow="0" w:firstColumn="1" w:lastColumn="0" w:noHBand="0" w:noVBand="1"/>
      </w:tblPr>
      <w:tblGrid>
        <w:gridCol w:w="1980"/>
        <w:gridCol w:w="4252"/>
      </w:tblGrid>
      <w:tr w:rsidR="00790658" w:rsidTr="00706405" w14:paraId="5CA25B1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rsidRPr="00C01671" w:rsidR="00790658" w:rsidP="0087559F" w:rsidRDefault="00790658" w14:paraId="7570B02A" w14:textId="4DADB5DC">
            <w:pPr>
              <w:jc w:val="center"/>
              <w:rPr>
                <w:color w:val="FFFFFF" w:themeColor="background1"/>
                <w:sz w:val="20"/>
                <w:szCs w:val="20"/>
                <w:lang w:val="es-ES"/>
              </w:rPr>
            </w:pPr>
            <w:r>
              <w:rPr>
                <w:color w:val="FFFFFF" w:themeColor="background1"/>
                <w:sz w:val="20"/>
                <w:szCs w:val="20"/>
                <w:lang w:val="es-ES"/>
              </w:rPr>
              <w:t>Código</w:t>
            </w:r>
          </w:p>
        </w:tc>
        <w:tc>
          <w:tcPr>
            <w:tcW w:w="4252" w:type="dxa"/>
          </w:tcPr>
          <w:p w:rsidRPr="00C01671" w:rsidR="00790658" w:rsidP="0087559F" w:rsidRDefault="00790658" w14:paraId="7F233011" w14:textId="5A9C658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Tipo de cambio</w:t>
            </w:r>
          </w:p>
        </w:tc>
      </w:tr>
      <w:tr w:rsidRPr="005D5C30" w:rsidR="00790658" w:rsidTr="00706405" w14:paraId="5D96B99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5B8D3FD8" w14:textId="7EF50420">
            <w:pPr>
              <w:rPr>
                <w:b w:val="0"/>
                <w:bCs w:val="0"/>
                <w:sz w:val="18"/>
                <w:szCs w:val="18"/>
                <w:lang w:val="es-ES"/>
              </w:rPr>
            </w:pPr>
            <w:r w:rsidRPr="00FB17E3">
              <w:rPr>
                <w:rFonts w:ascii="Calibri" w:hAnsi="Calibri" w:cs="Calibri"/>
                <w:b w:val="0"/>
                <w:bCs w:val="0"/>
                <w:color w:val="000000"/>
                <w:szCs w:val="22"/>
                <w:lang w:val="es-ES" w:eastAsia="es-ES"/>
              </w:rPr>
              <w:t>A</w:t>
            </w:r>
          </w:p>
        </w:tc>
        <w:tc>
          <w:tcPr>
            <w:tcW w:w="4252" w:type="dxa"/>
            <w:vAlign w:val="bottom"/>
          </w:tcPr>
          <w:p w:rsidRPr="005D5C30" w:rsidR="00790658" w:rsidP="00790658" w:rsidRDefault="00790658" w14:paraId="54D72E0A" w14:textId="046664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Alta</w:t>
            </w:r>
          </w:p>
        </w:tc>
      </w:tr>
      <w:tr w:rsidRPr="001E4625" w:rsidR="00790658" w:rsidTr="00706405" w14:paraId="11566973" w14:textId="77777777">
        <w:trPr>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7A59CED5" w14:textId="18AC3EB5">
            <w:pPr>
              <w:rPr>
                <w:rFonts w:asciiTheme="minorHAnsi" w:hAnsiTheme="minorHAnsi" w:cstheme="minorHAnsi"/>
                <w:b w:val="0"/>
                <w:bCs w:val="0"/>
                <w:sz w:val="18"/>
                <w:szCs w:val="18"/>
                <w:lang w:val="es-ES"/>
              </w:rPr>
            </w:pPr>
            <w:r w:rsidRPr="00FB17E3">
              <w:rPr>
                <w:rFonts w:ascii="Calibri" w:hAnsi="Calibri" w:cs="Calibri"/>
                <w:b w:val="0"/>
                <w:bCs w:val="0"/>
                <w:color w:val="000000"/>
                <w:szCs w:val="22"/>
                <w:lang w:val="es-ES" w:eastAsia="es-ES"/>
              </w:rPr>
              <w:t>B</w:t>
            </w:r>
          </w:p>
        </w:tc>
        <w:tc>
          <w:tcPr>
            <w:tcW w:w="4252" w:type="dxa"/>
            <w:vAlign w:val="bottom"/>
          </w:tcPr>
          <w:p w:rsidRPr="007A7113" w:rsidR="00790658" w:rsidP="00790658" w:rsidRDefault="00790658" w14:paraId="6260B571" w14:textId="09D86D3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B</w:t>
            </w:r>
            <w:r>
              <w:rPr>
                <w:rFonts w:ascii="Calibri" w:hAnsi="Calibri" w:cs="Calibri"/>
                <w:color w:val="000000"/>
                <w:szCs w:val="22"/>
                <w:lang w:val="es-ES" w:eastAsia="es-ES"/>
              </w:rPr>
              <w:t>aja</w:t>
            </w:r>
            <w:r w:rsidRPr="00FB17E3">
              <w:rPr>
                <w:rFonts w:ascii="Calibri" w:hAnsi="Calibri" w:cs="Calibri"/>
                <w:color w:val="000000"/>
                <w:szCs w:val="22"/>
                <w:lang w:val="es-ES" w:eastAsia="es-ES"/>
              </w:rPr>
              <w:t xml:space="preserve"> (no tiene m</w:t>
            </w:r>
            <w:r w:rsidR="00706405">
              <w:rPr>
                <w:rFonts w:ascii="Calibri" w:hAnsi="Calibri" w:cs="Calibri"/>
                <w:color w:val="000000"/>
                <w:szCs w:val="22"/>
                <w:lang w:val="es-ES" w:eastAsia="es-ES"/>
              </w:rPr>
              <w:t>á</w:t>
            </w:r>
            <w:r w:rsidRPr="00FB17E3">
              <w:rPr>
                <w:rFonts w:ascii="Calibri" w:hAnsi="Calibri" w:cs="Calibri"/>
                <w:color w:val="000000"/>
                <w:szCs w:val="22"/>
                <w:lang w:val="es-ES" w:eastAsia="es-ES"/>
              </w:rPr>
              <w:t>s el beneficio)</w:t>
            </w:r>
          </w:p>
        </w:tc>
      </w:tr>
      <w:tr w:rsidR="00790658" w:rsidTr="00706405" w14:paraId="183CA9A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3B18148E" w14:textId="6CD39D7F">
            <w:pPr>
              <w:rPr>
                <w:rFonts w:asciiTheme="minorHAnsi" w:hAnsiTheme="minorHAnsi" w:cstheme="minorHAnsi"/>
                <w:b w:val="0"/>
                <w:bCs w:val="0"/>
                <w:sz w:val="18"/>
                <w:szCs w:val="18"/>
                <w:lang w:val="es-ES"/>
              </w:rPr>
            </w:pPr>
            <w:r w:rsidRPr="00FB17E3">
              <w:rPr>
                <w:rFonts w:ascii="Calibri" w:hAnsi="Calibri" w:cs="Calibri"/>
                <w:b w:val="0"/>
                <w:bCs w:val="0"/>
                <w:color w:val="000000"/>
                <w:szCs w:val="22"/>
                <w:lang w:val="es-ES" w:eastAsia="es-ES"/>
              </w:rPr>
              <w:t>F</w:t>
            </w:r>
          </w:p>
        </w:tc>
        <w:tc>
          <w:tcPr>
            <w:tcW w:w="4252" w:type="dxa"/>
            <w:vAlign w:val="bottom"/>
          </w:tcPr>
          <w:p w:rsidRPr="007A7113" w:rsidR="00790658" w:rsidP="00790658" w:rsidRDefault="00790658" w14:paraId="25D952C5" w14:textId="2BCCD0A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Finiquito</w:t>
            </w:r>
          </w:p>
        </w:tc>
      </w:tr>
      <w:tr w:rsidR="00790658" w:rsidTr="00706405" w14:paraId="56E8996E" w14:textId="77777777">
        <w:trPr>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6A465C3D" w14:textId="5A2C6485">
            <w:pPr>
              <w:rPr>
                <w:b w:val="0"/>
                <w:bCs w:val="0"/>
                <w:sz w:val="18"/>
                <w:szCs w:val="18"/>
                <w:lang w:val="es-ES"/>
              </w:rPr>
            </w:pPr>
            <w:r w:rsidRPr="00FB17E3">
              <w:rPr>
                <w:rFonts w:ascii="Calibri" w:hAnsi="Calibri" w:cs="Calibri"/>
                <w:b w:val="0"/>
                <w:bCs w:val="0"/>
                <w:color w:val="000000"/>
                <w:szCs w:val="22"/>
                <w:lang w:val="es-ES" w:eastAsia="es-ES"/>
              </w:rPr>
              <w:t>C</w:t>
            </w:r>
          </w:p>
        </w:tc>
        <w:tc>
          <w:tcPr>
            <w:tcW w:w="4252" w:type="dxa"/>
            <w:vAlign w:val="bottom"/>
          </w:tcPr>
          <w:p w:rsidR="00790658" w:rsidP="00790658" w:rsidRDefault="00790658" w14:paraId="284D7CCF" w14:textId="5644D2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 xml:space="preserve">Cambio de </w:t>
            </w:r>
            <w:r w:rsidRPr="00FB17E3" w:rsidR="00706405">
              <w:rPr>
                <w:rFonts w:ascii="Calibri" w:hAnsi="Calibri" w:cs="Calibri"/>
                <w:color w:val="000000"/>
                <w:szCs w:val="22"/>
                <w:lang w:val="es-ES" w:eastAsia="es-ES"/>
              </w:rPr>
              <w:t>C</w:t>
            </w:r>
            <w:r w:rsidR="001E4625">
              <w:rPr>
                <w:rFonts w:ascii="Calibri" w:hAnsi="Calibri" w:cs="Calibri"/>
                <w:color w:val="000000"/>
                <w:szCs w:val="22"/>
                <w:lang w:val="es-ES" w:eastAsia="es-ES"/>
              </w:rPr>
              <w:t>olectivo</w:t>
            </w:r>
          </w:p>
        </w:tc>
      </w:tr>
      <w:tr w:rsidR="00790658" w:rsidTr="00706405" w14:paraId="448CE2E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3452F07F" w14:textId="6217820F">
            <w:pPr>
              <w:rPr>
                <w:rFonts w:asciiTheme="minorHAnsi" w:hAnsiTheme="minorHAnsi" w:cstheme="minorHAnsi"/>
                <w:b w:val="0"/>
                <w:bCs w:val="0"/>
                <w:sz w:val="18"/>
                <w:szCs w:val="18"/>
                <w:lang w:val="es-ES"/>
              </w:rPr>
            </w:pPr>
            <w:r w:rsidRPr="00FB17E3">
              <w:rPr>
                <w:rFonts w:ascii="Calibri" w:hAnsi="Calibri" w:cs="Calibri"/>
                <w:b w:val="0"/>
                <w:bCs w:val="0"/>
                <w:color w:val="000000"/>
                <w:szCs w:val="22"/>
                <w:lang w:val="es-ES" w:eastAsia="es-ES"/>
              </w:rPr>
              <w:t>I</w:t>
            </w:r>
          </w:p>
        </w:tc>
        <w:tc>
          <w:tcPr>
            <w:tcW w:w="4252" w:type="dxa"/>
            <w:vAlign w:val="bottom"/>
          </w:tcPr>
          <w:p w:rsidR="00790658" w:rsidP="00790658" w:rsidRDefault="00790658" w14:paraId="0F22B086" w14:textId="0F1FF3D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Cambio Tipo de IRPF</w:t>
            </w:r>
          </w:p>
        </w:tc>
      </w:tr>
      <w:tr w:rsidRPr="001E4625" w:rsidR="00790658" w:rsidTr="00706405" w14:paraId="4E0A4364" w14:textId="77777777">
        <w:trPr>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6BE9270F" w14:textId="0AC12479">
            <w:pPr>
              <w:rPr>
                <w:rFonts w:asciiTheme="minorHAnsi" w:hAnsiTheme="minorHAnsi" w:cstheme="minorHAnsi"/>
                <w:b w:val="0"/>
                <w:bCs w:val="0"/>
                <w:sz w:val="18"/>
                <w:szCs w:val="18"/>
                <w:lang w:val="es-ES"/>
              </w:rPr>
            </w:pPr>
            <w:r w:rsidRPr="00FB17E3">
              <w:rPr>
                <w:rFonts w:ascii="Calibri" w:hAnsi="Calibri" w:cs="Calibri"/>
                <w:b w:val="0"/>
                <w:bCs w:val="0"/>
                <w:color w:val="000000"/>
                <w:szCs w:val="22"/>
                <w:lang w:val="es-ES" w:eastAsia="es-ES"/>
              </w:rPr>
              <w:t>T</w:t>
            </w:r>
          </w:p>
        </w:tc>
        <w:tc>
          <w:tcPr>
            <w:tcW w:w="4252" w:type="dxa"/>
            <w:vAlign w:val="bottom"/>
          </w:tcPr>
          <w:p w:rsidRPr="007A7113" w:rsidR="00790658" w:rsidP="00790658" w:rsidRDefault="00706405" w14:paraId="6A8C494E" w14:textId="0D7A666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Calibri" w:hAnsi="Calibri" w:cs="Calibri"/>
                <w:color w:val="000000"/>
                <w:szCs w:val="22"/>
                <w:lang w:val="es-ES" w:eastAsia="es-ES"/>
              </w:rPr>
              <w:t>C</w:t>
            </w:r>
            <w:r w:rsidRPr="00FB17E3" w:rsidR="00790658">
              <w:rPr>
                <w:rFonts w:ascii="Calibri" w:hAnsi="Calibri" w:cs="Calibri"/>
                <w:color w:val="000000"/>
                <w:szCs w:val="22"/>
                <w:lang w:val="es-ES" w:eastAsia="es-ES"/>
              </w:rPr>
              <w:t>ambio de Empresa o Enseña</w:t>
            </w:r>
            <w:r w:rsidR="002E6D0D">
              <w:rPr>
                <w:rFonts w:ascii="Calibri" w:hAnsi="Calibri" w:cs="Calibri"/>
                <w:color w:val="000000"/>
                <w:szCs w:val="22"/>
                <w:lang w:val="es-ES" w:eastAsia="es-ES"/>
              </w:rPr>
              <w:t xml:space="preserve"> o Centro de trabajo</w:t>
            </w:r>
          </w:p>
        </w:tc>
      </w:tr>
      <w:tr w:rsidR="00790658" w:rsidTr="00706405" w14:paraId="44AEA3B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90658" w:rsidR="00790658" w:rsidP="00790658" w:rsidRDefault="00790658" w14:paraId="7AC83269" w14:textId="41A69F18">
            <w:pPr>
              <w:rPr>
                <w:rFonts w:asciiTheme="minorHAnsi" w:hAnsiTheme="minorHAnsi" w:cstheme="minorHAnsi"/>
                <w:b w:val="0"/>
                <w:bCs w:val="0"/>
                <w:sz w:val="18"/>
                <w:szCs w:val="18"/>
                <w:lang w:val="es-ES"/>
              </w:rPr>
            </w:pPr>
            <w:r w:rsidRPr="00FB17E3">
              <w:rPr>
                <w:rFonts w:ascii="Calibri" w:hAnsi="Calibri" w:cs="Calibri"/>
                <w:b w:val="0"/>
                <w:bCs w:val="0"/>
                <w:color w:val="000000"/>
                <w:szCs w:val="22"/>
                <w:lang w:val="es-ES" w:eastAsia="es-ES"/>
              </w:rPr>
              <w:t>D</w:t>
            </w:r>
          </w:p>
        </w:tc>
        <w:tc>
          <w:tcPr>
            <w:tcW w:w="4252" w:type="dxa"/>
            <w:vAlign w:val="bottom"/>
          </w:tcPr>
          <w:p w:rsidR="00790658" w:rsidP="00790658" w:rsidRDefault="00790658" w14:paraId="6D42D33D" w14:textId="04E255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Cambio de Domicilio</w:t>
            </w:r>
          </w:p>
        </w:tc>
      </w:tr>
      <w:tr w:rsidRPr="001E4625" w:rsidR="00790658" w:rsidTr="00706405" w14:paraId="37B926CA" w14:textId="77777777">
        <w:trPr>
          <w:jc w:val="center"/>
        </w:trPr>
        <w:tc>
          <w:tcPr>
            <w:cnfStyle w:val="001000000000" w:firstRow="0" w:lastRow="0" w:firstColumn="1" w:lastColumn="0" w:oddVBand="0" w:evenVBand="0" w:oddHBand="0" w:evenHBand="0" w:firstRowFirstColumn="0" w:firstRowLastColumn="0" w:lastRowFirstColumn="0" w:lastRowLastColumn="0"/>
            <w:tcW w:w="1980" w:type="dxa"/>
            <w:vAlign w:val="bottom"/>
          </w:tcPr>
          <w:p w:rsidRPr="00706405" w:rsidR="00790658" w:rsidP="00790658" w:rsidRDefault="00790658" w14:paraId="7ACB3F80" w14:textId="5461A93E">
            <w:pPr>
              <w:rPr>
                <w:b w:val="0"/>
                <w:bCs w:val="0"/>
                <w:sz w:val="18"/>
                <w:szCs w:val="18"/>
                <w:lang w:val="es-ES"/>
              </w:rPr>
            </w:pPr>
            <w:r w:rsidRPr="00FB17E3">
              <w:rPr>
                <w:rFonts w:ascii="Calibri" w:hAnsi="Calibri" w:cs="Calibri"/>
                <w:b w:val="0"/>
                <w:bCs w:val="0"/>
                <w:color w:val="000000"/>
                <w:szCs w:val="22"/>
                <w:lang w:val="es-ES" w:eastAsia="es-ES"/>
              </w:rPr>
              <w:t>R</w:t>
            </w:r>
          </w:p>
        </w:tc>
        <w:tc>
          <w:tcPr>
            <w:tcW w:w="4252" w:type="dxa"/>
            <w:vAlign w:val="bottom"/>
          </w:tcPr>
          <w:p w:rsidR="00790658" w:rsidP="00790658" w:rsidRDefault="00790658" w14:paraId="62500F27" w14:textId="3F71F6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FB17E3">
              <w:rPr>
                <w:rFonts w:ascii="Calibri" w:hAnsi="Calibri" w:cs="Calibri"/>
                <w:color w:val="000000"/>
                <w:szCs w:val="22"/>
                <w:lang w:val="es-ES" w:eastAsia="es-ES"/>
              </w:rPr>
              <w:t>Cambio en el porcentaje de jornada</w:t>
            </w:r>
          </w:p>
        </w:tc>
      </w:tr>
    </w:tbl>
    <w:p w:rsidR="00FB17E3" w:rsidP="00FB17E3" w:rsidRDefault="00FB17E3" w14:paraId="0288D8F8" w14:textId="0EB38A3B">
      <w:pPr>
        <w:rPr>
          <w:ins w:author="Fernandez Luna, Angel Jose" w:date="2021-06-02T11:39:00Z" w:id="209"/>
          <w:lang w:val="es-ES" w:eastAsia="en-US"/>
        </w:rPr>
      </w:pPr>
    </w:p>
    <w:p w:rsidRPr="00FB17E3" w:rsidR="006B24F2" w:rsidP="00FB17E3" w:rsidRDefault="006B24F2" w14:paraId="6544245D" w14:textId="77777777">
      <w:pPr>
        <w:rPr>
          <w:lang w:val="es-ES" w:eastAsia="en-US"/>
        </w:rPr>
      </w:pPr>
    </w:p>
    <w:p w:rsidR="00FB17E3" w:rsidP="00E21F20" w:rsidRDefault="00706405" w14:paraId="71395CAB" w14:textId="4E8FAF02">
      <w:pPr>
        <w:rPr>
          <w:lang w:val="es-ES" w:eastAsia="en-US"/>
        </w:rPr>
      </w:pPr>
      <w:r>
        <w:rPr>
          <w:lang w:val="es-ES" w:eastAsia="en-US"/>
        </w:rPr>
        <w:t xml:space="preserve">Este tipo de cambio se identificará en el </w:t>
      </w:r>
      <w:proofErr w:type="spellStart"/>
      <w:r>
        <w:rPr>
          <w:lang w:val="es-ES" w:eastAsia="en-US"/>
        </w:rPr>
        <w:t>pos-proceso</w:t>
      </w:r>
      <w:proofErr w:type="spellEnd"/>
      <w:r>
        <w:rPr>
          <w:lang w:val="es-ES" w:eastAsia="en-US"/>
        </w:rPr>
        <w:t xml:space="preserve"> en función de las consultas que devuelvan resultados y los campos que hayan cambiado.</w:t>
      </w:r>
    </w:p>
    <w:p w:rsidR="00706405" w:rsidP="00E21F20" w:rsidRDefault="00706405" w14:paraId="1D9A4EF7" w14:textId="77777777">
      <w:pPr>
        <w:rPr>
          <w:lang w:val="es-ES" w:eastAsia="en-US"/>
        </w:rPr>
      </w:pPr>
    </w:p>
    <w:p w:rsidR="00E21F20" w:rsidP="00E21F20" w:rsidRDefault="00E21F20" w14:paraId="3B3B1758" w14:textId="77777777">
      <w:pPr>
        <w:pStyle w:val="2TituloH2"/>
      </w:pPr>
      <w:bookmarkStart w:name="_Toc97208299" w:id="210"/>
      <w:r>
        <w:t>TIPO DE EXPORTACIÓN</w:t>
      </w:r>
      <w:bookmarkEnd w:id="210"/>
    </w:p>
    <w:p w:rsidR="00E21F20" w:rsidP="00E21F20" w:rsidRDefault="00E21F20" w14:paraId="64FB61A9" w14:textId="2949334F">
      <w:pPr>
        <w:rPr>
          <w:lang w:val="es-ES" w:eastAsia="en-US"/>
        </w:rPr>
      </w:pPr>
      <w:r>
        <w:rPr>
          <w:lang w:val="es-ES" w:eastAsia="en-US"/>
        </w:rPr>
        <w:t xml:space="preserve">Para esta interface se usará una exportación de </w:t>
      </w:r>
      <w:r w:rsidR="002E5F83">
        <w:rPr>
          <w:lang w:val="es-ES" w:eastAsia="en-US"/>
        </w:rPr>
        <w:t>modificaciones, ya que se trata de identificar los cambios respecto al mes pasado</w:t>
      </w:r>
      <w:r>
        <w:rPr>
          <w:lang w:val="es-ES" w:eastAsia="en-US"/>
        </w:rPr>
        <w:t xml:space="preserve">. </w:t>
      </w:r>
    </w:p>
    <w:p w:rsidR="00B61A70" w:rsidP="00E21F20" w:rsidRDefault="00B61A70" w14:paraId="49CBD5BB" w14:textId="74421793">
      <w:pPr>
        <w:rPr>
          <w:lang w:val="es-ES" w:eastAsia="en-US"/>
        </w:rPr>
      </w:pPr>
      <w:r>
        <w:rPr>
          <w:lang w:val="es-ES" w:eastAsia="en-US"/>
        </w:rPr>
        <w:t>En la exportación se incluirá la información de registros previos para poder identificar exactamente qué es lo que ha cambiado con respecto a la exportación anterior.</w:t>
      </w:r>
    </w:p>
    <w:p w:rsidR="00E21F20" w:rsidP="00E21F20" w:rsidRDefault="00E21F20" w14:paraId="1ADE704E" w14:textId="2AAB9880">
      <w:pPr>
        <w:rPr>
          <w:lang w:val="es-ES" w:eastAsia="en-US"/>
        </w:rPr>
      </w:pPr>
      <w:r>
        <w:rPr>
          <w:lang w:val="es-ES" w:eastAsia="en-US"/>
        </w:rPr>
        <w:t xml:space="preserve">El formato </w:t>
      </w:r>
      <w:r w:rsidR="00B61A70">
        <w:rPr>
          <w:lang w:val="es-ES" w:eastAsia="en-US"/>
        </w:rPr>
        <w:t xml:space="preserve">final </w:t>
      </w:r>
      <w:r>
        <w:rPr>
          <w:lang w:val="es-ES" w:eastAsia="en-US"/>
        </w:rPr>
        <w:t xml:space="preserve">de salida será en forma de </w:t>
      </w:r>
      <w:r w:rsidR="002E5F83">
        <w:rPr>
          <w:lang w:val="es-ES" w:eastAsia="en-US"/>
        </w:rPr>
        <w:t>un</w:t>
      </w:r>
      <w:r>
        <w:rPr>
          <w:lang w:val="es-ES" w:eastAsia="en-US"/>
        </w:rPr>
        <w:t xml:space="preserve"> archivo</w:t>
      </w:r>
      <w:r w:rsidR="002E5F83">
        <w:rPr>
          <w:lang w:val="es-ES" w:eastAsia="en-US"/>
        </w:rPr>
        <w:t xml:space="preserve"> </w:t>
      </w:r>
      <w:r>
        <w:rPr>
          <w:lang w:val="es-ES" w:eastAsia="en-US"/>
        </w:rPr>
        <w:t xml:space="preserve">Excel </w:t>
      </w:r>
      <w:r w:rsidR="002E5F83">
        <w:rPr>
          <w:lang w:val="es-ES" w:eastAsia="en-US"/>
        </w:rPr>
        <w:t>con tres pestañas</w:t>
      </w:r>
      <w:r>
        <w:rPr>
          <w:lang w:val="es-ES" w:eastAsia="en-US"/>
        </w:rPr>
        <w:t xml:space="preserve">. Para ello se definirán </w:t>
      </w:r>
      <w:r w:rsidR="002E5F83">
        <w:rPr>
          <w:lang w:val="es-ES" w:eastAsia="en-US"/>
        </w:rPr>
        <w:t>distintas consultas</w:t>
      </w:r>
      <w:r w:rsidR="00FB17E3">
        <w:rPr>
          <w:lang w:val="es-ES" w:eastAsia="en-US"/>
        </w:rPr>
        <w:t xml:space="preserve"> que se integrarán posteriormente en el </w:t>
      </w:r>
      <w:proofErr w:type="spellStart"/>
      <w:r w:rsidR="00FB17E3">
        <w:rPr>
          <w:lang w:val="es-ES" w:eastAsia="en-US"/>
        </w:rPr>
        <w:t>pos-proceso</w:t>
      </w:r>
      <w:proofErr w:type="spellEnd"/>
      <w:r w:rsidR="00FB17E3">
        <w:rPr>
          <w:lang w:val="es-ES" w:eastAsia="en-US"/>
        </w:rPr>
        <w:t xml:space="preserve"> Talend. </w:t>
      </w:r>
    </w:p>
    <w:p w:rsidR="00E21F20" w:rsidP="00E21F20" w:rsidRDefault="00E21F20" w14:paraId="75EFC320" w14:textId="77777777">
      <w:pPr>
        <w:pStyle w:val="2TituloH2"/>
      </w:pPr>
      <w:bookmarkStart w:name="_Toc97208300" w:id="211"/>
      <w:r>
        <w:t>CONDICIONES DE FILTRO</w:t>
      </w:r>
      <w:bookmarkEnd w:id="211"/>
    </w:p>
    <w:p w:rsidR="00E21F20" w:rsidP="00E21F20" w:rsidRDefault="00E21F20" w14:paraId="0A1D8F33" w14:textId="085F7C35">
      <w:pPr>
        <w:rPr>
          <w:lang w:val="es-ES" w:eastAsia="en-US"/>
        </w:rPr>
      </w:pPr>
      <w:r>
        <w:rPr>
          <w:lang w:val="es-ES" w:eastAsia="en-US"/>
        </w:rPr>
        <w:t>La</w:t>
      </w:r>
      <w:r w:rsidR="00B61A70">
        <w:rPr>
          <w:lang w:val="es-ES" w:eastAsia="en-US"/>
        </w:rPr>
        <w:t>s</w:t>
      </w:r>
      <w:r>
        <w:rPr>
          <w:lang w:val="es-ES" w:eastAsia="en-US"/>
        </w:rPr>
        <w:t xml:space="preserve"> consulta</w:t>
      </w:r>
      <w:r w:rsidR="00B61A70">
        <w:rPr>
          <w:lang w:val="es-ES" w:eastAsia="en-US"/>
        </w:rPr>
        <w:t>n</w:t>
      </w:r>
      <w:r>
        <w:rPr>
          <w:lang w:val="es-ES" w:eastAsia="en-US"/>
        </w:rPr>
        <w:t xml:space="preserve"> filtrará</w:t>
      </w:r>
      <w:r w:rsidR="00B61A70">
        <w:rPr>
          <w:lang w:val="es-ES" w:eastAsia="en-US"/>
        </w:rPr>
        <w:t>n</w:t>
      </w:r>
      <w:r>
        <w:rPr>
          <w:lang w:val="es-ES" w:eastAsia="en-US"/>
        </w:rPr>
        <w:t xml:space="preserve"> según las siguientes condiciones:</w:t>
      </w:r>
    </w:p>
    <w:p w:rsidR="00B70B64" w:rsidP="00F722D9" w:rsidRDefault="00B70B64" w14:paraId="7A1DF5E0" w14:textId="69502844">
      <w:pPr>
        <w:pStyle w:val="Prrafodelista"/>
        <w:numPr>
          <w:ilvl w:val="0"/>
          <w:numId w:val="21"/>
        </w:numPr>
        <w:rPr>
          <w:lang w:val="es-ES" w:eastAsia="en-US"/>
        </w:rPr>
      </w:pPr>
      <w:r>
        <w:rPr>
          <w:lang w:val="es-ES" w:eastAsia="en-US"/>
        </w:rPr>
        <w:t>Se enviarán los empleados de España</w:t>
      </w:r>
      <w:r w:rsidR="006B24F2">
        <w:rPr>
          <w:lang w:val="es-ES" w:eastAsia="en-US"/>
        </w:rPr>
        <w:t xml:space="preserve"> de Tipo RH 01</w:t>
      </w:r>
    </w:p>
    <w:p w:rsidR="007A2EAA" w:rsidP="00F722D9" w:rsidRDefault="007A2EAA" w14:paraId="4652E941" w14:textId="08B3F07F">
      <w:pPr>
        <w:pStyle w:val="Prrafodelista"/>
        <w:numPr>
          <w:ilvl w:val="0"/>
          <w:numId w:val="21"/>
        </w:numPr>
        <w:rPr>
          <w:lang w:val="es-ES" w:eastAsia="en-US"/>
        </w:rPr>
      </w:pPr>
      <w:r>
        <w:rPr>
          <w:lang w:val="es-ES" w:eastAsia="en-US"/>
        </w:rPr>
        <w:t>Dependientes con tipo de relación igual a “hijo” o “cónyuge”</w:t>
      </w:r>
    </w:p>
    <w:p w:rsidR="00B70B64" w:rsidP="00F722D9" w:rsidRDefault="00B70B64" w14:paraId="078B5E79" w14:textId="64206822">
      <w:pPr>
        <w:pStyle w:val="Prrafodelista"/>
        <w:numPr>
          <w:ilvl w:val="0"/>
          <w:numId w:val="21"/>
        </w:numPr>
        <w:rPr>
          <w:lang w:val="es-ES" w:eastAsia="en-US"/>
        </w:rPr>
      </w:pPr>
      <w:r>
        <w:rPr>
          <w:lang w:val="es-ES" w:eastAsia="en-US"/>
        </w:rPr>
        <w:t>Direcciones de tipo “Domicilio”.</w:t>
      </w:r>
    </w:p>
    <w:p w:rsidR="003830AB" w:rsidP="00F722D9" w:rsidRDefault="003830AB" w14:paraId="4A47C967" w14:textId="4325B4A2">
      <w:pPr>
        <w:pStyle w:val="Prrafodelista"/>
        <w:numPr>
          <w:ilvl w:val="0"/>
          <w:numId w:val="21"/>
        </w:numPr>
        <w:rPr>
          <w:lang w:val="es-ES" w:eastAsia="en-US"/>
        </w:rPr>
      </w:pPr>
      <w:r>
        <w:rPr>
          <w:lang w:val="es-ES" w:eastAsia="en-US"/>
        </w:rPr>
        <w:t>Los valores del consolidado de Nómina se filtrarán por la última paga importada.</w:t>
      </w:r>
    </w:p>
    <w:p w:rsidR="006B24F2" w:rsidP="00F722D9" w:rsidRDefault="006B24F2" w14:paraId="188F9554" w14:textId="636D4EE4">
      <w:pPr>
        <w:pStyle w:val="Prrafodelista"/>
        <w:numPr>
          <w:ilvl w:val="0"/>
          <w:numId w:val="21"/>
        </w:numPr>
        <w:rPr>
          <w:lang w:val="es-ES" w:eastAsia="en-US"/>
        </w:rPr>
      </w:pPr>
      <w:r>
        <w:rPr>
          <w:lang w:val="es-ES" w:eastAsia="en-US"/>
        </w:rPr>
        <w:t>Solo se verifican datos para los empleados que tengan un registro en el consolidado de nómina.</w:t>
      </w:r>
    </w:p>
    <w:p w:rsidR="00E21F20" w:rsidP="00E21F20" w:rsidRDefault="00E21F20" w14:paraId="5DF40B60" w14:textId="77777777">
      <w:pPr>
        <w:pStyle w:val="Prrafodelista"/>
        <w:rPr>
          <w:lang w:val="es-ES" w:eastAsia="en-US"/>
        </w:rPr>
      </w:pPr>
    </w:p>
    <w:p w:rsidRPr="00B65CE7" w:rsidR="00E21F20" w:rsidP="00E21F20" w:rsidRDefault="00E21F20" w14:paraId="766540E2" w14:textId="77777777">
      <w:pPr>
        <w:pStyle w:val="2TituloH2"/>
      </w:pPr>
      <w:bookmarkStart w:name="_Toc97208301" w:id="212"/>
      <w:r w:rsidRPr="00B65CE7">
        <w:t>DESCRIPCIÓN DE CAMPOS</w:t>
      </w:r>
      <w:bookmarkEnd w:id="212"/>
    </w:p>
    <w:p w:rsidR="00E21F20" w:rsidP="00E21F20" w:rsidRDefault="00E21F20" w14:paraId="2577043B" w14:textId="3C901C2F">
      <w:pPr>
        <w:rPr>
          <w:lang w:val="es-ES" w:eastAsia="en-US"/>
        </w:rPr>
      </w:pPr>
      <w:r w:rsidRPr="00B65CE7">
        <w:rPr>
          <w:lang w:val="es-ES" w:eastAsia="en-US"/>
        </w:rPr>
        <w:t xml:space="preserve">En el siguiente apartado se especificará el detalle y comportamiento de cada uno de los campos que conforman el fichero de la integración. </w:t>
      </w:r>
    </w:p>
    <w:p w:rsidRPr="00965136" w:rsidR="00E21F20" w:rsidP="00E21F20" w:rsidRDefault="00E21F20" w14:paraId="36012674" w14:textId="4679C835">
      <w:pPr>
        <w:pStyle w:val="3TituloH3"/>
      </w:pPr>
      <w:bookmarkStart w:name="_Toc97208302" w:id="213"/>
      <w:r>
        <w:t xml:space="preserve">Exportación de </w:t>
      </w:r>
      <w:r w:rsidR="00750FCC">
        <w:t>empleados</w:t>
      </w:r>
      <w:bookmarkEnd w:id="213"/>
    </w:p>
    <w:p w:rsidR="00E21F20" w:rsidP="00E21F20" w:rsidRDefault="00414EE2" w14:paraId="652CFA3E" w14:textId="467D5AE9">
      <w:pPr>
        <w:rPr>
          <w:lang w:val="es-ES" w:eastAsia="en-US"/>
        </w:rPr>
      </w:pPr>
      <w:r>
        <w:rPr>
          <w:lang w:val="es-ES" w:eastAsia="en-US"/>
        </w:rPr>
        <w:t>En la siguiente tabla se observan los datos a incluir en el archivo de salida; para la consulta será necesario incluir algunos datos adicionales requeridos para identificar el tipo de movimiento (fecha de fin, categoría del empleado, enseña).</w:t>
      </w:r>
    </w:p>
    <w:p w:rsidR="00414EE2" w:rsidP="00E21F20" w:rsidRDefault="00414EE2" w14:paraId="5956D581" w14:textId="77777777">
      <w:pPr>
        <w:rPr>
          <w:lang w:val="es-ES" w:eastAsia="en-US"/>
        </w:rPr>
      </w:pPr>
    </w:p>
    <w:tbl>
      <w:tblPr>
        <w:tblStyle w:val="Tablaconcuadrcula4-nfasis2"/>
        <w:tblW w:w="0" w:type="auto"/>
        <w:tblLook w:val="04A0" w:firstRow="1" w:lastRow="0" w:firstColumn="1" w:lastColumn="0" w:noHBand="0" w:noVBand="1"/>
      </w:tblPr>
      <w:tblGrid>
        <w:gridCol w:w="1980"/>
        <w:gridCol w:w="2268"/>
        <w:gridCol w:w="4961"/>
      </w:tblGrid>
      <w:tr w:rsidR="00E21F20" w:rsidTr="0087559F" w14:paraId="2E0CC6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C01671" w:rsidR="00E21F20" w:rsidP="0087559F" w:rsidRDefault="00E21F20" w14:paraId="09890F04"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E21F20" w:rsidP="0087559F" w:rsidRDefault="00E21F20" w14:paraId="6A11D4E8"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E21F20" w:rsidP="0087559F" w:rsidRDefault="00E21F20" w14:paraId="4921BAE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5D5C30" w:rsidR="00262558" w:rsidTr="0087559F" w14:paraId="70D851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B19A406" w14:textId="1AE39EC7">
            <w:pPr>
              <w:rPr>
                <w:b w:val="0"/>
                <w:bCs w:val="0"/>
                <w:sz w:val="18"/>
                <w:szCs w:val="18"/>
                <w:lang w:val="es-ES"/>
              </w:rPr>
            </w:pPr>
            <w:r w:rsidRPr="00262558">
              <w:rPr>
                <w:b w:val="0"/>
                <w:bCs w:val="0"/>
                <w:sz w:val="18"/>
                <w:szCs w:val="18"/>
              </w:rPr>
              <w:t>TIPO MOVIMIENTO</w:t>
            </w:r>
          </w:p>
        </w:tc>
        <w:tc>
          <w:tcPr>
            <w:tcW w:w="2268" w:type="dxa"/>
          </w:tcPr>
          <w:p w:rsidRPr="00262558" w:rsidR="00262558" w:rsidP="00262558" w:rsidRDefault="00262558" w14:paraId="61B65152" w14:textId="10AF81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calculado</w:t>
            </w:r>
          </w:p>
        </w:tc>
        <w:tc>
          <w:tcPr>
            <w:tcW w:w="4961" w:type="dxa"/>
          </w:tcPr>
          <w:p w:rsidRPr="005D5C30" w:rsidR="00262558" w:rsidP="00262558" w:rsidRDefault="00262558" w14:paraId="2A5A9A2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262558" w:rsidTr="0087559F" w14:paraId="2E93472D"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5C48066" w14:textId="72DFD6DA">
            <w:pPr>
              <w:rPr>
                <w:rFonts w:asciiTheme="minorHAnsi" w:hAnsiTheme="minorHAnsi" w:cstheme="minorHAnsi"/>
                <w:b w:val="0"/>
                <w:bCs w:val="0"/>
                <w:sz w:val="18"/>
                <w:szCs w:val="18"/>
                <w:lang w:val="es-ES"/>
              </w:rPr>
            </w:pPr>
            <w:r w:rsidRPr="00262558">
              <w:rPr>
                <w:b w:val="0"/>
                <w:bCs w:val="0"/>
                <w:sz w:val="18"/>
                <w:szCs w:val="18"/>
              </w:rPr>
              <w:t>NOMBRE</w:t>
            </w:r>
          </w:p>
        </w:tc>
        <w:tc>
          <w:tcPr>
            <w:tcW w:w="2268" w:type="dxa"/>
          </w:tcPr>
          <w:p w:rsidRPr="00262558" w:rsidR="00262558" w:rsidP="00262558" w:rsidRDefault="00262558" w14:paraId="4E7EA07F" w14:textId="008203D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Nombre</w:t>
            </w:r>
          </w:p>
        </w:tc>
        <w:tc>
          <w:tcPr>
            <w:tcW w:w="4961" w:type="dxa"/>
          </w:tcPr>
          <w:p w:rsidRPr="007A7113" w:rsidR="00262558" w:rsidP="00262558" w:rsidRDefault="00262558" w14:paraId="6AE00100" w14:textId="13F9B9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262558" w:rsidTr="0087559F" w14:paraId="78384B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631E4BA8" w14:textId="31C87742">
            <w:pPr>
              <w:rPr>
                <w:rFonts w:asciiTheme="minorHAnsi" w:hAnsiTheme="minorHAnsi" w:cstheme="minorHAnsi"/>
                <w:b w:val="0"/>
                <w:bCs w:val="0"/>
                <w:sz w:val="18"/>
                <w:szCs w:val="18"/>
                <w:lang w:val="es-ES"/>
              </w:rPr>
            </w:pPr>
            <w:r w:rsidRPr="00262558">
              <w:rPr>
                <w:b w:val="0"/>
                <w:bCs w:val="0"/>
                <w:sz w:val="18"/>
                <w:szCs w:val="18"/>
              </w:rPr>
              <w:t>APELLIDO_1</w:t>
            </w:r>
          </w:p>
        </w:tc>
        <w:tc>
          <w:tcPr>
            <w:tcW w:w="2268" w:type="dxa"/>
          </w:tcPr>
          <w:p w:rsidRPr="00262558" w:rsidR="00262558" w:rsidP="00262558" w:rsidRDefault="00262558" w14:paraId="1C4962B8" w14:textId="3835D8E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Primer apellido</w:t>
            </w:r>
          </w:p>
        </w:tc>
        <w:tc>
          <w:tcPr>
            <w:tcW w:w="4961" w:type="dxa"/>
          </w:tcPr>
          <w:p w:rsidRPr="007A7113" w:rsidR="00262558" w:rsidP="00262558" w:rsidRDefault="00262558" w14:paraId="465CFBE5" w14:textId="41C7EC0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262558" w:rsidTr="0087559F" w14:paraId="01167062"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22C36F06" w14:textId="1EC69A1E">
            <w:pPr>
              <w:rPr>
                <w:b w:val="0"/>
                <w:bCs w:val="0"/>
                <w:sz w:val="18"/>
                <w:szCs w:val="18"/>
                <w:lang w:val="es-ES"/>
              </w:rPr>
            </w:pPr>
            <w:r w:rsidRPr="00262558">
              <w:rPr>
                <w:b w:val="0"/>
                <w:bCs w:val="0"/>
                <w:sz w:val="18"/>
                <w:szCs w:val="18"/>
              </w:rPr>
              <w:t>APELLIDO_2</w:t>
            </w:r>
          </w:p>
        </w:tc>
        <w:tc>
          <w:tcPr>
            <w:tcW w:w="2268" w:type="dxa"/>
          </w:tcPr>
          <w:p w:rsidRPr="00262558" w:rsidR="00262558" w:rsidP="00262558" w:rsidRDefault="00262558" w14:paraId="3E86F7E5" w14:textId="047E06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\Segundo apellido</w:t>
            </w:r>
          </w:p>
        </w:tc>
        <w:tc>
          <w:tcPr>
            <w:tcW w:w="4961" w:type="dxa"/>
          </w:tcPr>
          <w:p w:rsidR="00262558" w:rsidP="00262558" w:rsidRDefault="00262558" w14:paraId="5AE0E74E" w14:textId="74751C1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262558" w:rsidTr="0087559F" w14:paraId="576C2A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6811BB08" w14:textId="322731D8">
            <w:pPr>
              <w:rPr>
                <w:b w:val="0"/>
                <w:bCs w:val="0"/>
                <w:sz w:val="18"/>
                <w:szCs w:val="18"/>
                <w:lang w:val="es-ES"/>
              </w:rPr>
            </w:pPr>
            <w:r w:rsidRPr="00262558">
              <w:rPr>
                <w:b w:val="0"/>
                <w:bCs w:val="0"/>
                <w:sz w:val="18"/>
                <w:szCs w:val="18"/>
              </w:rPr>
              <w:t>TIPO_DOC</w:t>
            </w:r>
          </w:p>
        </w:tc>
        <w:tc>
          <w:tcPr>
            <w:tcW w:w="2268" w:type="dxa"/>
          </w:tcPr>
          <w:p w:rsidRPr="00262558" w:rsidR="00262558" w:rsidP="00262558" w:rsidRDefault="00262558" w14:paraId="0B410557" w14:textId="6A40BA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cstheme="minorHAnsi"/>
                <w:sz w:val="18"/>
                <w:szCs w:val="18"/>
              </w:rPr>
              <w:t>Literal</w:t>
            </w:r>
          </w:p>
        </w:tc>
        <w:tc>
          <w:tcPr>
            <w:tcW w:w="4961" w:type="dxa"/>
          </w:tcPr>
          <w:p w:rsidR="00262558" w:rsidP="00262558" w:rsidRDefault="006B24F2" w14:paraId="58768F81" w14:textId="3A7ECFE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Valor por defecto ‘</w:t>
            </w:r>
            <w:r w:rsidR="00262558">
              <w:rPr>
                <w:rFonts w:asciiTheme="minorHAnsi" w:hAnsiTheme="minorHAnsi" w:cstheme="minorHAnsi"/>
                <w:sz w:val="18"/>
                <w:szCs w:val="18"/>
                <w:lang w:val="es-ES"/>
              </w:rPr>
              <w:t>NIF</w:t>
            </w:r>
            <w:r>
              <w:rPr>
                <w:rFonts w:asciiTheme="minorHAnsi" w:hAnsiTheme="minorHAnsi" w:cstheme="minorHAnsi"/>
                <w:sz w:val="18"/>
                <w:szCs w:val="18"/>
                <w:lang w:val="es-ES"/>
              </w:rPr>
              <w:t>’</w:t>
            </w:r>
            <w:r w:rsidR="00AB131A">
              <w:rPr>
                <w:rFonts w:asciiTheme="minorHAnsi" w:hAnsiTheme="minorHAnsi" w:cstheme="minorHAnsi"/>
                <w:sz w:val="18"/>
                <w:szCs w:val="18"/>
                <w:lang w:val="es-ES"/>
              </w:rPr>
              <w:t xml:space="preserve"> (aunque el documento sea el NIE se envía este literal)</w:t>
            </w:r>
          </w:p>
        </w:tc>
      </w:tr>
      <w:tr w:rsidR="00262558" w:rsidTr="0087559F" w14:paraId="1A54C18B"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6BB47848" w14:textId="0D307740">
            <w:pPr>
              <w:rPr>
                <w:b w:val="0"/>
                <w:bCs w:val="0"/>
                <w:sz w:val="18"/>
                <w:szCs w:val="18"/>
                <w:lang w:val="es-ES"/>
              </w:rPr>
            </w:pPr>
            <w:r w:rsidRPr="00262558">
              <w:rPr>
                <w:b w:val="0"/>
                <w:bCs w:val="0"/>
                <w:sz w:val="18"/>
                <w:szCs w:val="18"/>
              </w:rPr>
              <w:t>ID_EMPLEADO</w:t>
            </w:r>
          </w:p>
        </w:tc>
        <w:tc>
          <w:tcPr>
            <w:tcW w:w="2268" w:type="dxa"/>
          </w:tcPr>
          <w:p w:rsidRPr="00262558" w:rsidR="00262558" w:rsidP="00262558" w:rsidRDefault="00262558" w14:paraId="05775DDE" w14:textId="0A54DF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sz w:val="18"/>
                <w:szCs w:val="18"/>
              </w:rPr>
              <w:t xml:space="preserve">Persona \ </w:t>
            </w:r>
            <w:proofErr w:type="spellStart"/>
            <w:r w:rsidR="002E6D0D">
              <w:rPr>
                <w:sz w:val="18"/>
                <w:szCs w:val="18"/>
              </w:rPr>
              <w:t>Número</w:t>
            </w:r>
            <w:proofErr w:type="spellEnd"/>
            <w:r w:rsidR="002E6D0D">
              <w:rPr>
                <w:sz w:val="18"/>
                <w:szCs w:val="18"/>
              </w:rPr>
              <w:t xml:space="preserve"> </w:t>
            </w:r>
            <w:proofErr w:type="spellStart"/>
            <w:r w:rsidR="002E6D0D">
              <w:rPr>
                <w:sz w:val="18"/>
                <w:szCs w:val="18"/>
              </w:rPr>
              <w:t>identificativo</w:t>
            </w:r>
            <w:proofErr w:type="spellEnd"/>
          </w:p>
        </w:tc>
        <w:tc>
          <w:tcPr>
            <w:tcW w:w="4961" w:type="dxa"/>
          </w:tcPr>
          <w:p w:rsidR="00262558" w:rsidP="00262558" w:rsidRDefault="002E6D0D" w14:paraId="4F58BCED" w14:textId="5CC291A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Documento principal del empleado</w:t>
            </w:r>
          </w:p>
        </w:tc>
      </w:tr>
      <w:tr w:rsidRPr="001E4625" w:rsidR="00262558" w:rsidTr="0087559F" w14:paraId="0DBB9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EF3E5E" w:rsidR="00262558" w:rsidP="00EF3E5E" w:rsidRDefault="00EF3E5E" w14:paraId="4091A51F" w14:textId="769E026D">
            <w:pPr>
              <w:suppressAutoHyphens w:val="0"/>
              <w:spacing w:after="0"/>
              <w:rPr>
                <w:rFonts w:ascii="Calibri" w:hAnsi="Calibri" w:cs="Calibri"/>
                <w:b w:val="0"/>
                <w:bCs w:val="0"/>
                <w:color w:val="3F3F76"/>
                <w:szCs w:val="22"/>
                <w:lang w:val="es-ES" w:eastAsia="es-ES"/>
              </w:rPr>
            </w:pPr>
            <w:r w:rsidRPr="00EF3E5E">
              <w:rPr>
                <w:rFonts w:ascii="Calibri" w:hAnsi="Calibri" w:cs="Calibri"/>
                <w:b w:val="0"/>
                <w:bCs w:val="0"/>
                <w:color w:val="3F3F76"/>
                <w:szCs w:val="22"/>
              </w:rPr>
              <w:t>ID_COD_SGI</w:t>
            </w:r>
          </w:p>
        </w:tc>
        <w:tc>
          <w:tcPr>
            <w:tcW w:w="2268" w:type="dxa"/>
          </w:tcPr>
          <w:p w:rsidRPr="007C2EE0" w:rsidR="00262558" w:rsidP="00262558" w:rsidRDefault="006B24F2" w14:paraId="2E7875DF" w14:textId="5B44219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w:t>
            </w:r>
            <w:r w:rsidRPr="007C2EE0" w:rsidR="007C2EE0">
              <w:rPr>
                <w:rFonts w:cstheme="minorHAnsi"/>
                <w:sz w:val="18"/>
                <w:szCs w:val="18"/>
                <w:lang w:val="es-ES"/>
              </w:rPr>
              <w:t xml:space="preserve"> del m</w:t>
            </w:r>
            <w:r w:rsidR="007C2EE0">
              <w:rPr>
                <w:rFonts w:cstheme="minorHAnsi"/>
                <w:sz w:val="18"/>
                <w:szCs w:val="18"/>
                <w:lang w:val="es-ES"/>
              </w:rPr>
              <w:t>antenimiento del periodo.</w:t>
            </w:r>
          </w:p>
        </w:tc>
        <w:tc>
          <w:tcPr>
            <w:tcW w:w="4961" w:type="dxa"/>
          </w:tcPr>
          <w:p w:rsidR="00262558" w:rsidP="00262558" w:rsidRDefault="00262558" w14:paraId="5E4EBD2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262558" w:rsidTr="0087559F" w14:paraId="0B6AE6AE"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717DDBB8" w14:textId="6EA283C0">
            <w:pPr>
              <w:rPr>
                <w:b w:val="0"/>
                <w:bCs w:val="0"/>
                <w:sz w:val="18"/>
                <w:szCs w:val="18"/>
                <w:lang w:val="es-ES"/>
              </w:rPr>
            </w:pPr>
            <w:r w:rsidRPr="00262558">
              <w:rPr>
                <w:b w:val="0"/>
                <w:bCs w:val="0"/>
                <w:sz w:val="18"/>
                <w:szCs w:val="18"/>
              </w:rPr>
              <w:t>EMAIL</w:t>
            </w:r>
          </w:p>
        </w:tc>
        <w:tc>
          <w:tcPr>
            <w:tcW w:w="2268" w:type="dxa"/>
          </w:tcPr>
          <w:p w:rsidRPr="00262558" w:rsidR="00262558" w:rsidP="00262558" w:rsidRDefault="00262558" w14:paraId="04631157" w14:textId="369D9DB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sz w:val="18"/>
                <w:szCs w:val="18"/>
              </w:rPr>
              <w:t xml:space="preserve">Email \ </w:t>
            </w:r>
            <w:proofErr w:type="spellStart"/>
            <w:r>
              <w:rPr>
                <w:sz w:val="18"/>
                <w:szCs w:val="18"/>
              </w:rPr>
              <w:t>Correo</w:t>
            </w:r>
            <w:proofErr w:type="spellEnd"/>
            <w:r>
              <w:rPr>
                <w:sz w:val="18"/>
                <w:szCs w:val="18"/>
              </w:rPr>
              <w:t xml:space="preserve"> </w:t>
            </w:r>
            <w:proofErr w:type="spellStart"/>
            <w:r>
              <w:rPr>
                <w:sz w:val="18"/>
                <w:szCs w:val="18"/>
              </w:rPr>
              <w:t>electrónico</w:t>
            </w:r>
            <w:proofErr w:type="spellEnd"/>
          </w:p>
        </w:tc>
        <w:tc>
          <w:tcPr>
            <w:tcW w:w="4961" w:type="dxa"/>
          </w:tcPr>
          <w:p w:rsidR="00262558" w:rsidP="00262558" w:rsidRDefault="00262558" w14:paraId="679CF4DE" w14:textId="47A9617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 oficina</w:t>
            </w:r>
          </w:p>
        </w:tc>
      </w:tr>
      <w:tr w:rsidRPr="001E4625" w:rsidR="00262558" w:rsidTr="0087559F" w14:paraId="7D9D17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4678BA33" w14:textId="69170614">
            <w:pPr>
              <w:rPr>
                <w:b w:val="0"/>
                <w:bCs w:val="0"/>
                <w:sz w:val="18"/>
                <w:szCs w:val="18"/>
                <w:lang w:val="es-ES"/>
              </w:rPr>
            </w:pPr>
            <w:r w:rsidRPr="00262558">
              <w:rPr>
                <w:b w:val="0"/>
                <w:bCs w:val="0"/>
                <w:sz w:val="18"/>
                <w:szCs w:val="18"/>
              </w:rPr>
              <w:t>ID_SEXO</w:t>
            </w:r>
          </w:p>
        </w:tc>
        <w:tc>
          <w:tcPr>
            <w:tcW w:w="2268" w:type="dxa"/>
          </w:tcPr>
          <w:p w:rsidRPr="00262558" w:rsidR="00262558" w:rsidP="00262558" w:rsidRDefault="00262558" w14:paraId="208C092D" w14:textId="61EFDB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Género</w:t>
            </w:r>
          </w:p>
        </w:tc>
        <w:tc>
          <w:tcPr>
            <w:tcW w:w="4961" w:type="dxa"/>
          </w:tcPr>
          <w:p w:rsidRPr="0074267B" w:rsidR="00262558" w:rsidP="00262558" w:rsidRDefault="00262558" w14:paraId="3748C43D" w14:textId="1AD12D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pt-PT"/>
              </w:rPr>
            </w:pPr>
            <w:r w:rsidRPr="0074267B">
              <w:rPr>
                <w:sz w:val="18"/>
                <w:szCs w:val="18"/>
                <w:lang w:val="pt-PT"/>
              </w:rPr>
              <w:t>Transcodificar a H o M</w:t>
            </w:r>
          </w:p>
        </w:tc>
      </w:tr>
      <w:tr w:rsidR="00262558" w:rsidTr="0087559F" w14:paraId="67DAF298"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0E8EE9F9" w14:textId="4C8F2329">
            <w:pPr>
              <w:rPr>
                <w:b w:val="0"/>
                <w:bCs w:val="0"/>
                <w:sz w:val="18"/>
                <w:szCs w:val="18"/>
                <w:lang w:val="es-ES"/>
              </w:rPr>
            </w:pPr>
            <w:r w:rsidRPr="00262558">
              <w:rPr>
                <w:b w:val="0"/>
                <w:bCs w:val="0"/>
                <w:sz w:val="18"/>
                <w:szCs w:val="18"/>
              </w:rPr>
              <w:t>DOC</w:t>
            </w:r>
          </w:p>
        </w:tc>
        <w:tc>
          <w:tcPr>
            <w:tcW w:w="2268" w:type="dxa"/>
          </w:tcPr>
          <w:p w:rsidRPr="00262558" w:rsidR="00262558" w:rsidP="00262558" w:rsidRDefault="007729CF" w14:paraId="1BB2BA05" w14:textId="539CB2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sz w:val="18"/>
                <w:szCs w:val="18"/>
              </w:rPr>
              <w:t xml:space="preserve">Persona \ </w:t>
            </w:r>
            <w:proofErr w:type="spellStart"/>
            <w:r>
              <w:rPr>
                <w:sz w:val="18"/>
                <w:szCs w:val="18"/>
              </w:rPr>
              <w:t>Número</w:t>
            </w:r>
            <w:proofErr w:type="spellEnd"/>
            <w:r>
              <w:rPr>
                <w:sz w:val="18"/>
                <w:szCs w:val="18"/>
              </w:rPr>
              <w:t xml:space="preserve"> </w:t>
            </w:r>
            <w:proofErr w:type="spellStart"/>
            <w:r>
              <w:rPr>
                <w:sz w:val="18"/>
                <w:szCs w:val="18"/>
              </w:rPr>
              <w:t>identificativo</w:t>
            </w:r>
            <w:proofErr w:type="spellEnd"/>
          </w:p>
        </w:tc>
        <w:tc>
          <w:tcPr>
            <w:tcW w:w="4961" w:type="dxa"/>
          </w:tcPr>
          <w:p w:rsidR="00262558" w:rsidP="00262558" w:rsidRDefault="007729CF" w14:paraId="32970D03" w14:textId="4C784B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NIF o NIE</w:t>
            </w:r>
          </w:p>
        </w:tc>
      </w:tr>
      <w:tr w:rsidRPr="001E4625" w:rsidR="00262558" w:rsidTr="0087559F" w14:paraId="602DDA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599AE7F" w14:textId="2B5863D0">
            <w:pPr>
              <w:rPr>
                <w:b w:val="0"/>
                <w:bCs w:val="0"/>
                <w:sz w:val="18"/>
                <w:szCs w:val="18"/>
                <w:lang w:val="es-ES"/>
              </w:rPr>
            </w:pPr>
            <w:r w:rsidRPr="00262558">
              <w:rPr>
                <w:b w:val="0"/>
                <w:bCs w:val="0"/>
                <w:sz w:val="18"/>
                <w:szCs w:val="18"/>
              </w:rPr>
              <w:t>EMPRESA</w:t>
            </w:r>
          </w:p>
        </w:tc>
        <w:tc>
          <w:tcPr>
            <w:tcW w:w="2268" w:type="dxa"/>
          </w:tcPr>
          <w:p w:rsidRPr="00262558" w:rsidR="00262558" w:rsidP="00262558" w:rsidRDefault="007729CF" w14:paraId="03C832F4" w14:textId="3ACCE42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Pr>
                <w:sz w:val="18"/>
                <w:szCs w:val="18"/>
              </w:rPr>
              <w:t>Hco</w:t>
            </w:r>
            <w:proofErr w:type="spellEnd"/>
            <w:r>
              <w:rPr>
                <w:sz w:val="18"/>
                <w:szCs w:val="18"/>
              </w:rPr>
              <w:t xml:space="preserve">. De </w:t>
            </w:r>
            <w:proofErr w:type="spellStart"/>
            <w:r>
              <w:rPr>
                <w:sz w:val="18"/>
                <w:szCs w:val="18"/>
              </w:rPr>
              <w:t>empresas</w:t>
            </w:r>
            <w:proofErr w:type="spellEnd"/>
            <w:r>
              <w:rPr>
                <w:sz w:val="18"/>
                <w:szCs w:val="18"/>
              </w:rPr>
              <w:t xml:space="preserve"> \ Empresa</w:t>
            </w:r>
          </w:p>
        </w:tc>
        <w:tc>
          <w:tcPr>
            <w:tcW w:w="4961" w:type="dxa"/>
          </w:tcPr>
          <w:p w:rsidR="00262558" w:rsidP="00262558" w:rsidRDefault="007729CF" w14:paraId="325774F0" w14:textId="38895F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nombre de la empresa</w:t>
            </w:r>
          </w:p>
        </w:tc>
      </w:tr>
      <w:tr w:rsidR="00262558" w:rsidTr="0087559F" w14:paraId="5FE8B76A"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A2FCC7A" w14:textId="260D72DB">
            <w:pPr>
              <w:rPr>
                <w:b w:val="0"/>
                <w:bCs w:val="0"/>
                <w:sz w:val="18"/>
                <w:szCs w:val="18"/>
                <w:lang w:val="es-ES"/>
              </w:rPr>
            </w:pPr>
            <w:r w:rsidRPr="00262558">
              <w:rPr>
                <w:b w:val="0"/>
                <w:bCs w:val="0"/>
                <w:sz w:val="18"/>
                <w:szCs w:val="18"/>
              </w:rPr>
              <w:t>FEC_NACIMIENTO</w:t>
            </w:r>
          </w:p>
        </w:tc>
        <w:tc>
          <w:tcPr>
            <w:tcW w:w="2268" w:type="dxa"/>
          </w:tcPr>
          <w:p w:rsidRPr="00262558" w:rsidR="00262558" w:rsidP="00262558" w:rsidRDefault="007729CF" w14:paraId="76C454A3" w14:textId="0C771FA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sz w:val="18"/>
                <w:szCs w:val="18"/>
              </w:rPr>
              <w:t xml:space="preserve">Persona \ </w:t>
            </w:r>
            <w:proofErr w:type="spellStart"/>
            <w:r>
              <w:rPr>
                <w:sz w:val="18"/>
                <w:szCs w:val="18"/>
              </w:rPr>
              <w:t>Fecha</w:t>
            </w:r>
            <w:proofErr w:type="spellEnd"/>
            <w:r>
              <w:rPr>
                <w:sz w:val="18"/>
                <w:szCs w:val="18"/>
              </w:rPr>
              <w:t xml:space="preserve"> de Nacimiento</w:t>
            </w:r>
          </w:p>
        </w:tc>
        <w:tc>
          <w:tcPr>
            <w:tcW w:w="4961" w:type="dxa"/>
          </w:tcPr>
          <w:p w:rsidR="00262558" w:rsidP="00262558" w:rsidRDefault="00262558" w14:paraId="64EFD5C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262558" w:rsidTr="0087559F" w14:paraId="786127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7DD136F8" w14:textId="1A1EE626">
            <w:pPr>
              <w:rPr>
                <w:b w:val="0"/>
                <w:bCs w:val="0"/>
                <w:sz w:val="18"/>
                <w:szCs w:val="18"/>
                <w:lang w:val="es-ES"/>
              </w:rPr>
            </w:pPr>
            <w:r w:rsidRPr="00262558">
              <w:rPr>
                <w:b w:val="0"/>
                <w:bCs w:val="0"/>
                <w:sz w:val="18"/>
                <w:szCs w:val="18"/>
              </w:rPr>
              <w:t>PAIS</w:t>
            </w:r>
          </w:p>
        </w:tc>
        <w:tc>
          <w:tcPr>
            <w:tcW w:w="2268" w:type="dxa"/>
          </w:tcPr>
          <w:p w:rsidRPr="00262558" w:rsidR="00262558" w:rsidP="00262558" w:rsidRDefault="007729CF" w14:paraId="5E36C3A6" w14:textId="3A2E80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cstheme="minorHAnsi"/>
                <w:sz w:val="18"/>
                <w:szCs w:val="18"/>
              </w:rPr>
              <w:t>Literal</w:t>
            </w:r>
          </w:p>
        </w:tc>
        <w:tc>
          <w:tcPr>
            <w:tcW w:w="4961" w:type="dxa"/>
          </w:tcPr>
          <w:p w:rsidR="00262558" w:rsidP="00262558" w:rsidRDefault="007729CF" w14:paraId="75FCA55F" w14:textId="0A08FF9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ESP</w:t>
            </w:r>
          </w:p>
        </w:tc>
      </w:tr>
      <w:tr w:rsidR="00262558" w:rsidTr="0087559F" w14:paraId="5956566C"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BE98F16" w14:textId="192253D4">
            <w:pPr>
              <w:rPr>
                <w:b w:val="0"/>
                <w:bCs w:val="0"/>
                <w:sz w:val="18"/>
                <w:szCs w:val="18"/>
                <w:lang w:val="es-ES"/>
              </w:rPr>
            </w:pPr>
            <w:r w:rsidRPr="00262558">
              <w:rPr>
                <w:b w:val="0"/>
                <w:bCs w:val="0"/>
                <w:sz w:val="18"/>
                <w:szCs w:val="18"/>
              </w:rPr>
              <w:t>RETRIB_FIJA</w:t>
            </w:r>
          </w:p>
        </w:tc>
        <w:tc>
          <w:tcPr>
            <w:tcW w:w="2268" w:type="dxa"/>
          </w:tcPr>
          <w:p w:rsidRPr="00262558" w:rsidR="00262558" w:rsidP="00262558" w:rsidRDefault="001D050C" w14:paraId="2A2317EF" w14:textId="4B990E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1D050C">
              <w:rPr>
                <w:rFonts w:asciiTheme="minorHAnsi" w:hAnsiTheme="minorHAnsi" w:cstheme="minorHAnsi"/>
                <w:b/>
                <w:bCs/>
                <w:i/>
                <w:iCs/>
                <w:sz w:val="18"/>
                <w:szCs w:val="18"/>
                <w:lang w:val="es-ES"/>
              </w:rPr>
              <w:t>Consolidado de Nomina</w:t>
            </w:r>
            <w:r w:rsidR="007729CF">
              <w:rPr>
                <w:rFonts w:asciiTheme="minorHAnsi" w:hAnsiTheme="minorHAnsi" w:cstheme="minorHAnsi"/>
                <w:sz w:val="18"/>
                <w:szCs w:val="18"/>
                <w:lang w:val="es-ES"/>
              </w:rPr>
              <w:t>\ Salario bruto fijo anual,</w:t>
            </w:r>
            <w:r w:rsidR="003830AB">
              <w:rPr>
                <w:rFonts w:asciiTheme="minorHAnsi" w:hAnsiTheme="minorHAnsi" w:cstheme="minorHAnsi"/>
                <w:sz w:val="18"/>
                <w:szCs w:val="18"/>
                <w:lang w:val="es-ES"/>
              </w:rPr>
              <w:t xml:space="preserve"> salario variable anual</w:t>
            </w:r>
          </w:p>
        </w:tc>
        <w:tc>
          <w:tcPr>
            <w:tcW w:w="4961" w:type="dxa"/>
          </w:tcPr>
          <w:p w:rsidR="00262558" w:rsidP="00262558" w:rsidRDefault="007729CF" w14:paraId="1F59F69B" w14:textId="6260466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sidRPr="00262558">
              <w:rPr>
                <w:sz w:val="18"/>
                <w:szCs w:val="18"/>
              </w:rPr>
              <w:t>Salario</w:t>
            </w:r>
            <w:proofErr w:type="spellEnd"/>
            <w:r w:rsidRPr="00262558">
              <w:rPr>
                <w:sz w:val="18"/>
                <w:szCs w:val="18"/>
              </w:rPr>
              <w:t xml:space="preserve"> </w:t>
            </w:r>
            <w:proofErr w:type="spellStart"/>
            <w:r w:rsidRPr="00262558">
              <w:rPr>
                <w:sz w:val="18"/>
                <w:szCs w:val="18"/>
              </w:rPr>
              <w:t>fijo</w:t>
            </w:r>
            <w:proofErr w:type="spellEnd"/>
            <w:r w:rsidRPr="00262558">
              <w:rPr>
                <w:sz w:val="18"/>
                <w:szCs w:val="18"/>
              </w:rPr>
              <w:t xml:space="preserve"> + Variable </w:t>
            </w:r>
            <w:r>
              <w:rPr>
                <w:sz w:val="18"/>
                <w:szCs w:val="18"/>
              </w:rPr>
              <w:t>Annual</w:t>
            </w:r>
          </w:p>
        </w:tc>
      </w:tr>
      <w:tr w:rsidR="00262558" w:rsidTr="0087559F" w14:paraId="185D9C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52DE03B" w14:textId="17599388">
            <w:pPr>
              <w:rPr>
                <w:b w:val="0"/>
                <w:bCs w:val="0"/>
                <w:sz w:val="18"/>
                <w:szCs w:val="18"/>
                <w:lang w:val="es-ES"/>
              </w:rPr>
            </w:pPr>
            <w:r w:rsidRPr="00262558">
              <w:rPr>
                <w:b w:val="0"/>
                <w:bCs w:val="0"/>
                <w:sz w:val="18"/>
                <w:szCs w:val="18"/>
              </w:rPr>
              <w:t>MAX_SUST</w:t>
            </w:r>
          </w:p>
        </w:tc>
        <w:tc>
          <w:tcPr>
            <w:tcW w:w="2268" w:type="dxa"/>
          </w:tcPr>
          <w:p w:rsidRPr="00262558" w:rsidR="00262558" w:rsidP="00262558" w:rsidRDefault="007729CF" w14:paraId="3C0015C5" w14:textId="62D01C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sz w:val="18"/>
                <w:szCs w:val="18"/>
              </w:rPr>
              <w:t xml:space="preserve">Campo </w:t>
            </w:r>
            <w:proofErr w:type="spellStart"/>
            <w:r>
              <w:rPr>
                <w:sz w:val="18"/>
                <w:szCs w:val="18"/>
              </w:rPr>
              <w:t>calculado</w:t>
            </w:r>
            <w:proofErr w:type="spellEnd"/>
          </w:p>
        </w:tc>
        <w:tc>
          <w:tcPr>
            <w:tcW w:w="4961" w:type="dxa"/>
          </w:tcPr>
          <w:p w:rsidR="00262558" w:rsidP="00262558" w:rsidRDefault="007729CF" w14:paraId="6A4FF457" w14:textId="64E811A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62558">
              <w:rPr>
                <w:sz w:val="18"/>
                <w:szCs w:val="18"/>
              </w:rPr>
              <w:t>30% del campo RETRIB_FIJA</w:t>
            </w:r>
          </w:p>
        </w:tc>
      </w:tr>
      <w:tr w:rsidRPr="001E4625" w:rsidR="00262558" w:rsidTr="00EF3E5E" w14:paraId="3018A15A" w14:textId="77777777">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Pr>
          <w:p w:rsidRPr="00EF3E5E" w:rsidR="00262558" w:rsidP="00262558" w:rsidRDefault="00262558" w14:paraId="5A410E22" w14:textId="02EF5FD0">
            <w:pPr>
              <w:rPr>
                <w:b w:val="0"/>
                <w:bCs w:val="0"/>
                <w:sz w:val="18"/>
                <w:szCs w:val="18"/>
                <w:lang w:val="es-ES"/>
              </w:rPr>
            </w:pPr>
            <w:r w:rsidRPr="00EF3E5E">
              <w:rPr>
                <w:b w:val="0"/>
                <w:bCs w:val="0"/>
                <w:sz w:val="18"/>
                <w:szCs w:val="18"/>
                <w:lang w:val="es-ES"/>
              </w:rPr>
              <w:t>ID_TIPO_IRPF</w:t>
            </w:r>
          </w:p>
        </w:tc>
        <w:tc>
          <w:tcPr>
            <w:tcW w:w="2268" w:type="dxa"/>
            <w:shd w:val="clear" w:color="auto" w:fill="FFFFFF" w:themeFill="background1"/>
          </w:tcPr>
          <w:p w:rsidRPr="00EF3E5E" w:rsidR="00262558" w:rsidP="00262558" w:rsidRDefault="007729CF" w14:paraId="0CC80CFD" w14:textId="3D889625">
            <w:pPr>
              <w:cnfStyle w:val="000000000000" w:firstRow="0" w:lastRow="0" w:firstColumn="0" w:lastColumn="0" w:oddVBand="0" w:evenVBand="0" w:oddHBand="0" w:evenHBand="0" w:firstRowFirstColumn="0" w:firstRowLastColumn="0" w:lastRowFirstColumn="0" w:lastRowLastColumn="0"/>
              <w:rPr>
                <w:sz w:val="18"/>
                <w:szCs w:val="18"/>
                <w:lang w:val="es-ES"/>
              </w:rPr>
            </w:pPr>
            <w:r w:rsidRPr="00EF3E5E">
              <w:rPr>
                <w:sz w:val="18"/>
                <w:szCs w:val="18"/>
                <w:lang w:val="es-ES"/>
              </w:rPr>
              <w:t>Consolidado de Nóm</w:t>
            </w:r>
            <w:r w:rsidRPr="00EF3E5E" w:rsidR="000F1CD9">
              <w:rPr>
                <w:sz w:val="18"/>
                <w:szCs w:val="18"/>
                <w:lang w:val="es-ES"/>
              </w:rPr>
              <w:t>i</w:t>
            </w:r>
            <w:r w:rsidRPr="00EF3E5E">
              <w:rPr>
                <w:sz w:val="18"/>
                <w:szCs w:val="18"/>
                <w:lang w:val="es-ES"/>
              </w:rPr>
              <w:t xml:space="preserve">na </w:t>
            </w:r>
          </w:p>
        </w:tc>
        <w:tc>
          <w:tcPr>
            <w:tcW w:w="4961" w:type="dxa"/>
            <w:shd w:val="clear" w:color="auto" w:fill="FFFFFF" w:themeFill="background1"/>
          </w:tcPr>
          <w:p w:rsidRPr="00EF3E5E" w:rsidR="00262558" w:rsidP="00262558" w:rsidRDefault="007729CF" w14:paraId="71A70931" w14:textId="499BE5EA">
            <w:pPr>
              <w:cnfStyle w:val="000000000000" w:firstRow="0" w:lastRow="0" w:firstColumn="0" w:lastColumn="0" w:oddVBand="0" w:evenVBand="0" w:oddHBand="0" w:evenHBand="0" w:firstRowFirstColumn="0" w:firstRowLastColumn="0" w:lastRowFirstColumn="0" w:lastRowLastColumn="0"/>
              <w:rPr>
                <w:sz w:val="18"/>
                <w:szCs w:val="18"/>
                <w:lang w:val="es-ES"/>
              </w:rPr>
            </w:pPr>
            <w:r w:rsidRPr="00EF3E5E">
              <w:rPr>
                <w:sz w:val="18"/>
                <w:szCs w:val="18"/>
                <w:lang w:val="es-ES"/>
              </w:rPr>
              <w:t>NAC, NAV, BIZ, ALA</w:t>
            </w:r>
            <w:r w:rsidRPr="00EF3E5E" w:rsidR="00833307">
              <w:rPr>
                <w:sz w:val="18"/>
                <w:szCs w:val="18"/>
                <w:lang w:val="es-ES"/>
              </w:rPr>
              <w:t xml:space="preserve"> (Sube en nombre Centro de Coste)</w:t>
            </w:r>
          </w:p>
        </w:tc>
      </w:tr>
      <w:tr w:rsidR="00262558" w:rsidTr="0087559F" w14:paraId="07F4FF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BF2B99C" w14:textId="644CB564">
            <w:pPr>
              <w:rPr>
                <w:b w:val="0"/>
                <w:bCs w:val="0"/>
                <w:sz w:val="18"/>
                <w:szCs w:val="18"/>
                <w:lang w:val="es-ES"/>
              </w:rPr>
            </w:pPr>
            <w:r w:rsidRPr="00262558">
              <w:rPr>
                <w:b w:val="0"/>
                <w:bCs w:val="0"/>
                <w:sz w:val="18"/>
                <w:szCs w:val="18"/>
              </w:rPr>
              <w:t>EDU_HIJOS</w:t>
            </w:r>
          </w:p>
        </w:tc>
        <w:tc>
          <w:tcPr>
            <w:tcW w:w="2268" w:type="dxa"/>
          </w:tcPr>
          <w:p w:rsidRPr="00262558" w:rsidR="00262558" w:rsidP="00262558" w:rsidRDefault="007729CF" w14:paraId="69C76D30" w14:textId="6C7820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w:t>
            </w:r>
          </w:p>
        </w:tc>
        <w:tc>
          <w:tcPr>
            <w:tcW w:w="4961" w:type="dxa"/>
          </w:tcPr>
          <w:p w:rsidR="00262558" w:rsidP="00262558" w:rsidRDefault="007729CF" w14:paraId="22B4AA46" w14:textId="587C85F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sidRPr="00262558">
              <w:rPr>
                <w:sz w:val="18"/>
                <w:szCs w:val="18"/>
              </w:rPr>
              <w:t>Vacio</w:t>
            </w:r>
            <w:proofErr w:type="spellEnd"/>
          </w:p>
        </w:tc>
      </w:tr>
      <w:tr w:rsidRPr="001E4625" w:rsidR="00262558" w:rsidTr="00EF3E5E" w14:paraId="7673173F" w14:textId="77777777">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Pr>
          <w:p w:rsidRPr="00262558" w:rsidR="00262558" w:rsidP="00262558" w:rsidRDefault="00262558" w14:paraId="5CEC0ADF" w14:textId="085DFE48">
            <w:pPr>
              <w:rPr>
                <w:b w:val="0"/>
                <w:bCs w:val="0"/>
                <w:sz w:val="18"/>
                <w:szCs w:val="18"/>
                <w:lang w:val="es-ES"/>
              </w:rPr>
            </w:pPr>
            <w:r w:rsidRPr="00262558">
              <w:rPr>
                <w:b w:val="0"/>
                <w:bCs w:val="0"/>
                <w:sz w:val="18"/>
                <w:szCs w:val="18"/>
              </w:rPr>
              <w:t>ID_GRUPO_TARIFA</w:t>
            </w:r>
          </w:p>
        </w:tc>
        <w:tc>
          <w:tcPr>
            <w:tcW w:w="2268" w:type="dxa"/>
            <w:shd w:val="clear" w:color="auto" w:fill="FFFFFF" w:themeFill="background1"/>
          </w:tcPr>
          <w:p w:rsidRPr="00262558" w:rsidR="00262558" w:rsidP="00262558" w:rsidRDefault="00BC4717" w14:paraId="6669F935" w14:textId="34EEE0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BC4717">
              <w:rPr>
                <w:sz w:val="18"/>
                <w:szCs w:val="18"/>
                <w:lang w:val="es-ES"/>
              </w:rPr>
              <w:t>Histórico grupo tarifa</w:t>
            </w:r>
            <w:r>
              <w:rPr>
                <w:sz w:val="18"/>
                <w:szCs w:val="18"/>
                <w:lang w:val="es-ES"/>
              </w:rPr>
              <w:t xml:space="preserve"> \ ID Grupo tarifa</w:t>
            </w:r>
            <w:r w:rsidRPr="00BC4717" w:rsidR="007729CF">
              <w:rPr>
                <w:sz w:val="18"/>
                <w:szCs w:val="18"/>
                <w:lang w:val="es-ES"/>
              </w:rPr>
              <w:t xml:space="preserve"> </w:t>
            </w:r>
          </w:p>
        </w:tc>
        <w:tc>
          <w:tcPr>
            <w:tcW w:w="4961" w:type="dxa"/>
            <w:shd w:val="clear" w:color="auto" w:fill="FFFFFF" w:themeFill="background1"/>
          </w:tcPr>
          <w:p w:rsidR="00262558" w:rsidP="00262558" w:rsidRDefault="0070591A" w14:paraId="0A8A4B30" w14:textId="4395FDC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Se alimenta con la información del </w:t>
            </w:r>
            <w:r w:rsidR="00BC4717">
              <w:rPr>
                <w:rFonts w:asciiTheme="minorHAnsi" w:hAnsiTheme="minorHAnsi" w:cstheme="minorHAnsi"/>
                <w:sz w:val="18"/>
                <w:szCs w:val="18"/>
                <w:lang w:val="es-ES"/>
              </w:rPr>
              <w:t>consolidado de nómina</w:t>
            </w:r>
          </w:p>
        </w:tc>
      </w:tr>
      <w:tr w:rsidR="00262558" w:rsidTr="0087559F" w14:paraId="182003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84FCF89" w14:textId="667FBBAE">
            <w:pPr>
              <w:rPr>
                <w:b w:val="0"/>
                <w:bCs w:val="0"/>
                <w:sz w:val="18"/>
                <w:szCs w:val="18"/>
                <w:lang w:val="es-ES"/>
              </w:rPr>
            </w:pPr>
            <w:r w:rsidRPr="00262558">
              <w:rPr>
                <w:b w:val="0"/>
                <w:bCs w:val="0"/>
                <w:sz w:val="18"/>
                <w:szCs w:val="18"/>
              </w:rPr>
              <w:t>COLECTIVO</w:t>
            </w:r>
          </w:p>
        </w:tc>
        <w:tc>
          <w:tcPr>
            <w:tcW w:w="2268" w:type="dxa"/>
          </w:tcPr>
          <w:p w:rsidRPr="00262558" w:rsidR="00262558" w:rsidP="00262558" w:rsidRDefault="007729CF" w14:paraId="68D99A27" w14:textId="1CD118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sz w:val="18"/>
                <w:szCs w:val="18"/>
              </w:rPr>
              <w:t xml:space="preserve">Tipo de </w:t>
            </w:r>
            <w:proofErr w:type="spellStart"/>
            <w:r>
              <w:rPr>
                <w:sz w:val="18"/>
                <w:szCs w:val="18"/>
              </w:rPr>
              <w:t>empleado</w:t>
            </w:r>
            <w:proofErr w:type="spellEnd"/>
            <w:r>
              <w:rPr>
                <w:sz w:val="18"/>
                <w:szCs w:val="18"/>
              </w:rPr>
              <w:t xml:space="preserve"> </w:t>
            </w:r>
          </w:p>
        </w:tc>
        <w:tc>
          <w:tcPr>
            <w:tcW w:w="4961" w:type="dxa"/>
          </w:tcPr>
          <w:p w:rsidR="00262558" w:rsidP="00262558" w:rsidRDefault="007729CF" w14:paraId="7EFBACC5" w14:textId="1C9BB79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62558">
              <w:rPr>
                <w:sz w:val="18"/>
                <w:szCs w:val="18"/>
              </w:rPr>
              <w:t>CUADRO, EAP, OTROS</w:t>
            </w:r>
          </w:p>
        </w:tc>
      </w:tr>
      <w:tr w:rsidRPr="001E4625" w:rsidR="00262558" w:rsidTr="0087559F" w14:paraId="4E29271D"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1F2A31BB" w14:textId="0C382AB5">
            <w:pPr>
              <w:rPr>
                <w:b w:val="0"/>
                <w:bCs w:val="0"/>
                <w:sz w:val="18"/>
                <w:szCs w:val="18"/>
                <w:lang w:val="es-ES"/>
              </w:rPr>
            </w:pPr>
            <w:r w:rsidRPr="00262558">
              <w:rPr>
                <w:b w:val="0"/>
                <w:bCs w:val="0"/>
                <w:sz w:val="18"/>
                <w:szCs w:val="18"/>
              </w:rPr>
              <w:t>GUARDERIA</w:t>
            </w:r>
          </w:p>
        </w:tc>
        <w:tc>
          <w:tcPr>
            <w:tcW w:w="2268" w:type="dxa"/>
          </w:tcPr>
          <w:p w:rsidRPr="00262558" w:rsidR="00262558" w:rsidP="00262558" w:rsidRDefault="007729CF" w14:paraId="30C2873C" w14:textId="10C811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calculado</w:t>
            </w:r>
          </w:p>
        </w:tc>
        <w:tc>
          <w:tcPr>
            <w:tcW w:w="4961" w:type="dxa"/>
          </w:tcPr>
          <w:p w:rsidR="00262558" w:rsidP="00262558" w:rsidRDefault="007729CF" w14:paraId="31CADA65" w14:textId="6CDF8F7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886FA9">
              <w:rPr>
                <w:sz w:val="18"/>
                <w:szCs w:val="18"/>
                <w:lang w:val="es-ES"/>
                <w:rPrChange w:author="Diana-Maria Sanchez Gutierrez" w:date="2021-09-14T17:01:00Z" w:id="214">
                  <w:rPr>
                    <w:sz w:val="18"/>
                    <w:szCs w:val="18"/>
                  </w:rPr>
                </w:rPrChange>
              </w:rPr>
              <w:t>S para los cuadros, N Resto</w:t>
            </w:r>
          </w:p>
        </w:tc>
      </w:tr>
      <w:tr w:rsidRPr="001E4625" w:rsidR="00262558" w:rsidTr="0087559F" w14:paraId="1450C9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F615C06" w14:textId="487B78C7">
            <w:pPr>
              <w:rPr>
                <w:b w:val="0"/>
                <w:bCs w:val="0"/>
                <w:sz w:val="18"/>
                <w:szCs w:val="18"/>
                <w:lang w:val="es-ES"/>
              </w:rPr>
            </w:pPr>
            <w:r w:rsidRPr="00886FA9">
              <w:rPr>
                <w:sz w:val="18"/>
                <w:szCs w:val="18"/>
                <w:lang w:val="es-ES"/>
                <w:rPrChange w:author="Diana-Maria Sanchez Gutierrez" w:date="2021-09-14T17:01:00Z" w:id="215">
                  <w:rPr>
                    <w:sz w:val="18"/>
                    <w:szCs w:val="18"/>
                  </w:rPr>
                </w:rPrChange>
              </w:rPr>
              <w:t xml:space="preserve"> </w:t>
            </w:r>
            <w:r w:rsidRPr="00262558">
              <w:rPr>
                <w:b w:val="0"/>
                <w:bCs w:val="0"/>
                <w:sz w:val="18"/>
                <w:szCs w:val="18"/>
              </w:rPr>
              <w:t xml:space="preserve">TARJETA_COMIDA_SG </w:t>
            </w:r>
          </w:p>
        </w:tc>
        <w:tc>
          <w:tcPr>
            <w:tcW w:w="2268" w:type="dxa"/>
          </w:tcPr>
          <w:p w:rsidRPr="00262558" w:rsidR="00262558" w:rsidP="00262558" w:rsidRDefault="007729CF" w14:paraId="35144532" w14:textId="017A7B7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w:t>
            </w:r>
          </w:p>
        </w:tc>
        <w:tc>
          <w:tcPr>
            <w:tcW w:w="4961" w:type="dxa"/>
          </w:tcPr>
          <w:p w:rsidR="00262558" w:rsidP="00262558" w:rsidRDefault="007729CF" w14:paraId="65AF6208" w14:textId="4C87C9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S </w:t>
            </w:r>
            <w:r w:rsidRPr="0074267B">
              <w:rPr>
                <w:sz w:val="18"/>
                <w:szCs w:val="18"/>
                <w:lang w:val="es-ES"/>
              </w:rPr>
              <w:t>en principio para todos los empleados; excepciones se gestionarán por fuera.</w:t>
            </w:r>
          </w:p>
        </w:tc>
      </w:tr>
      <w:tr w:rsidR="00262558" w:rsidTr="0087559F" w14:paraId="24677881"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7A3E43D3" w14:textId="654DB8EC">
            <w:pPr>
              <w:rPr>
                <w:b w:val="0"/>
                <w:bCs w:val="0"/>
                <w:sz w:val="18"/>
                <w:szCs w:val="18"/>
                <w:lang w:val="es-ES"/>
              </w:rPr>
            </w:pPr>
            <w:r w:rsidRPr="0074267B">
              <w:rPr>
                <w:b w:val="0"/>
                <w:bCs w:val="0"/>
                <w:sz w:val="18"/>
                <w:szCs w:val="18"/>
                <w:lang w:val="es-ES"/>
              </w:rPr>
              <w:t xml:space="preserve"> </w:t>
            </w:r>
            <w:r w:rsidRPr="00262558">
              <w:rPr>
                <w:b w:val="0"/>
                <w:bCs w:val="0"/>
                <w:sz w:val="18"/>
                <w:szCs w:val="18"/>
              </w:rPr>
              <w:t xml:space="preserve">LIMITE_EXTRA </w:t>
            </w:r>
          </w:p>
        </w:tc>
        <w:tc>
          <w:tcPr>
            <w:tcW w:w="2268" w:type="dxa"/>
          </w:tcPr>
          <w:p w:rsidRPr="00262558" w:rsidR="00262558" w:rsidP="00262558" w:rsidRDefault="007729CF" w14:paraId="41BCEDC3" w14:textId="5377EA0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sz w:val="18"/>
                <w:szCs w:val="18"/>
              </w:rPr>
              <w:t>Literal</w:t>
            </w:r>
          </w:p>
        </w:tc>
        <w:tc>
          <w:tcPr>
            <w:tcW w:w="4961" w:type="dxa"/>
          </w:tcPr>
          <w:p w:rsidR="00262558" w:rsidP="00262558" w:rsidRDefault="007729CF" w14:paraId="07FA3247" w14:textId="3A59E2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0</w:t>
            </w:r>
          </w:p>
        </w:tc>
      </w:tr>
      <w:tr w:rsidRPr="001E4625" w:rsidR="00262558" w:rsidTr="00EF3E5E" w14:paraId="39752C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3086B4DF" w14:textId="5896F616">
            <w:pPr>
              <w:rPr>
                <w:b w:val="0"/>
                <w:bCs w:val="0"/>
                <w:sz w:val="18"/>
                <w:szCs w:val="18"/>
                <w:lang w:val="es-ES"/>
              </w:rPr>
            </w:pPr>
            <w:r w:rsidRPr="00262558">
              <w:rPr>
                <w:b w:val="0"/>
                <w:bCs w:val="0"/>
                <w:sz w:val="18"/>
                <w:szCs w:val="18"/>
              </w:rPr>
              <w:t xml:space="preserve"> RETRIB_ESPECIE_SG </w:t>
            </w:r>
          </w:p>
        </w:tc>
        <w:tc>
          <w:tcPr>
            <w:tcW w:w="2268" w:type="dxa"/>
          </w:tcPr>
          <w:p w:rsidRPr="00262558" w:rsidR="00262558" w:rsidP="00262558" w:rsidRDefault="007729CF" w14:paraId="3AD597D8" w14:textId="6B17687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Pr>
                <w:sz w:val="18"/>
                <w:szCs w:val="18"/>
              </w:rPr>
              <w:t>Consolidado</w:t>
            </w:r>
            <w:proofErr w:type="spellEnd"/>
            <w:r>
              <w:rPr>
                <w:sz w:val="18"/>
                <w:szCs w:val="18"/>
              </w:rPr>
              <w:t xml:space="preserve"> de </w:t>
            </w:r>
            <w:proofErr w:type="spellStart"/>
            <w:r>
              <w:rPr>
                <w:sz w:val="18"/>
                <w:szCs w:val="18"/>
              </w:rPr>
              <w:t>Nómin</w:t>
            </w:r>
            <w:r w:rsidR="003830AB">
              <w:rPr>
                <w:sz w:val="18"/>
                <w:szCs w:val="18"/>
              </w:rPr>
              <w:t>a</w:t>
            </w:r>
            <w:proofErr w:type="spellEnd"/>
          </w:p>
        </w:tc>
        <w:tc>
          <w:tcPr>
            <w:tcW w:w="4961" w:type="dxa"/>
          </w:tcPr>
          <w:p w:rsidR="00262558" w:rsidP="00262558" w:rsidRDefault="003830AB" w14:paraId="2F2F023A" w14:textId="6263016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74267B">
              <w:rPr>
                <w:sz w:val="18"/>
                <w:szCs w:val="18"/>
                <w:lang w:val="es-ES"/>
              </w:rPr>
              <w:t>Valor del concepto</w:t>
            </w:r>
            <w:r w:rsidRPr="0074267B" w:rsidR="007729CF">
              <w:rPr>
                <w:sz w:val="18"/>
                <w:szCs w:val="18"/>
                <w:lang w:val="es-ES"/>
              </w:rPr>
              <w:t xml:space="preserve"> 5032</w:t>
            </w:r>
            <w:r w:rsidRPr="0074267B">
              <w:rPr>
                <w:sz w:val="18"/>
                <w:szCs w:val="18"/>
                <w:lang w:val="es-ES"/>
              </w:rPr>
              <w:t xml:space="preserve"> en la última paga</w:t>
            </w:r>
            <w:r w:rsidR="00D94E9B">
              <w:rPr>
                <w:sz w:val="18"/>
                <w:szCs w:val="18"/>
                <w:lang w:val="es-ES"/>
              </w:rPr>
              <w:t xml:space="preserve"> (Total retribuciones no monetarias).</w:t>
            </w:r>
          </w:p>
        </w:tc>
      </w:tr>
      <w:tr w:rsidRPr="001E4625" w:rsidR="00262558" w:rsidTr="0087559F" w14:paraId="51BD4279"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F46B9D4" w14:textId="65DAA3F1">
            <w:pPr>
              <w:rPr>
                <w:b w:val="0"/>
                <w:bCs w:val="0"/>
                <w:sz w:val="18"/>
                <w:szCs w:val="18"/>
                <w:lang w:val="es-ES"/>
              </w:rPr>
            </w:pPr>
            <w:r w:rsidRPr="0074267B">
              <w:rPr>
                <w:b w:val="0"/>
                <w:bCs w:val="0"/>
                <w:sz w:val="18"/>
                <w:szCs w:val="18"/>
                <w:lang w:val="es-ES"/>
              </w:rPr>
              <w:t xml:space="preserve"> </w:t>
            </w:r>
            <w:r w:rsidRPr="00262558">
              <w:rPr>
                <w:b w:val="0"/>
                <w:bCs w:val="0"/>
                <w:sz w:val="18"/>
                <w:szCs w:val="18"/>
              </w:rPr>
              <w:t xml:space="preserve">VALIDADOR </w:t>
            </w:r>
          </w:p>
        </w:tc>
        <w:tc>
          <w:tcPr>
            <w:tcW w:w="2268" w:type="dxa"/>
          </w:tcPr>
          <w:p w:rsidRPr="00262558" w:rsidR="00262558" w:rsidP="00262558" w:rsidRDefault="000C1E11" w14:paraId="3753E5EA" w14:textId="2129D8F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0C1E11">
              <w:rPr>
                <w:rFonts w:asciiTheme="minorHAnsi" w:hAnsiTheme="minorHAnsi" w:cstheme="minorHAnsi"/>
                <w:sz w:val="18"/>
                <w:szCs w:val="18"/>
                <w:lang w:val="es-ES"/>
              </w:rPr>
              <w:t>Mantenimiento de la empresa</w:t>
            </w:r>
            <w:r>
              <w:rPr>
                <w:rFonts w:asciiTheme="minorHAnsi" w:hAnsiTheme="minorHAnsi" w:cstheme="minorHAnsi"/>
                <w:sz w:val="18"/>
                <w:szCs w:val="18"/>
                <w:lang w:val="es-ES"/>
              </w:rPr>
              <w:t>\ SGID Validador +Neto</w:t>
            </w:r>
          </w:p>
        </w:tc>
        <w:tc>
          <w:tcPr>
            <w:tcW w:w="4961" w:type="dxa"/>
          </w:tcPr>
          <w:p w:rsidR="00262558" w:rsidP="00262558" w:rsidRDefault="005460AD" w14:paraId="28A80B11" w14:textId="7B670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SGId</w:t>
            </w:r>
            <w:proofErr w:type="spellEnd"/>
            <w:r>
              <w:rPr>
                <w:rFonts w:asciiTheme="minorHAnsi" w:hAnsiTheme="minorHAnsi" w:cstheme="minorHAnsi"/>
                <w:sz w:val="18"/>
                <w:szCs w:val="18"/>
                <w:lang w:val="es-ES"/>
              </w:rPr>
              <w:t xml:space="preserve"> del </w:t>
            </w:r>
            <w:proofErr w:type="gramStart"/>
            <w:r w:rsidR="00414EE2">
              <w:rPr>
                <w:rFonts w:asciiTheme="minorHAnsi" w:hAnsiTheme="minorHAnsi" w:cstheme="minorHAnsi"/>
                <w:sz w:val="18"/>
                <w:szCs w:val="18"/>
                <w:lang w:val="es-ES"/>
              </w:rPr>
              <w:t>Director</w:t>
            </w:r>
            <w:proofErr w:type="gramEnd"/>
            <w:r w:rsidR="00414EE2">
              <w:rPr>
                <w:rFonts w:asciiTheme="minorHAnsi" w:hAnsiTheme="minorHAnsi" w:cstheme="minorHAnsi"/>
                <w:sz w:val="18"/>
                <w:szCs w:val="18"/>
                <w:lang w:val="es-ES"/>
              </w:rPr>
              <w:t xml:space="preserve"> de Recursos Humanos. </w:t>
            </w:r>
            <w:r w:rsidR="00A90441">
              <w:rPr>
                <w:rFonts w:asciiTheme="minorHAnsi" w:hAnsiTheme="minorHAnsi" w:cstheme="minorHAnsi"/>
                <w:sz w:val="18"/>
                <w:szCs w:val="18"/>
                <w:lang w:val="es-ES"/>
              </w:rPr>
              <w:t>Campo configurable en el mantenimiento de</w:t>
            </w:r>
            <w:r w:rsidR="004315D4">
              <w:rPr>
                <w:rFonts w:asciiTheme="minorHAnsi" w:hAnsiTheme="minorHAnsi" w:cstheme="minorHAnsi"/>
                <w:sz w:val="18"/>
                <w:szCs w:val="18"/>
                <w:lang w:val="es-ES"/>
              </w:rPr>
              <w:t xml:space="preserve"> la empresa</w:t>
            </w:r>
            <w:r w:rsidR="00A90441">
              <w:rPr>
                <w:rFonts w:asciiTheme="minorHAnsi" w:hAnsiTheme="minorHAnsi" w:cstheme="minorHAnsi"/>
                <w:sz w:val="18"/>
                <w:szCs w:val="18"/>
                <w:lang w:val="es-ES"/>
              </w:rPr>
              <w:t>.</w:t>
            </w:r>
          </w:p>
        </w:tc>
      </w:tr>
      <w:tr w:rsidRPr="001E4625" w:rsidR="00262558" w:rsidTr="0087559F" w14:paraId="22748D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64ABF7BE" w14:textId="40B8C231">
            <w:pPr>
              <w:rPr>
                <w:b w:val="0"/>
                <w:bCs w:val="0"/>
                <w:sz w:val="18"/>
                <w:szCs w:val="18"/>
                <w:lang w:val="es-ES"/>
              </w:rPr>
            </w:pPr>
            <w:r w:rsidRPr="0074267B">
              <w:rPr>
                <w:b w:val="0"/>
                <w:bCs w:val="0"/>
                <w:sz w:val="18"/>
                <w:szCs w:val="18"/>
                <w:lang w:val="es-ES"/>
              </w:rPr>
              <w:t xml:space="preserve"> </w:t>
            </w:r>
            <w:r w:rsidRPr="00262558">
              <w:rPr>
                <w:b w:val="0"/>
                <w:bCs w:val="0"/>
                <w:sz w:val="18"/>
                <w:szCs w:val="18"/>
              </w:rPr>
              <w:t xml:space="preserve">FORMACION </w:t>
            </w:r>
          </w:p>
        </w:tc>
        <w:tc>
          <w:tcPr>
            <w:tcW w:w="2268" w:type="dxa"/>
          </w:tcPr>
          <w:p w:rsidRPr="00262558" w:rsidR="00262558" w:rsidP="00262558" w:rsidRDefault="007729CF" w14:paraId="344C216B" w14:textId="673A85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sz w:val="18"/>
                <w:szCs w:val="18"/>
              </w:rPr>
              <w:t>Empresa, campo configurable “</w:t>
            </w:r>
            <w:proofErr w:type="spellStart"/>
            <w:r>
              <w:rPr>
                <w:sz w:val="18"/>
                <w:szCs w:val="18"/>
              </w:rPr>
              <w:t>Formación</w:t>
            </w:r>
            <w:proofErr w:type="spellEnd"/>
            <w:r>
              <w:rPr>
                <w:sz w:val="18"/>
                <w:szCs w:val="18"/>
              </w:rPr>
              <w:t>”</w:t>
            </w:r>
          </w:p>
        </w:tc>
        <w:tc>
          <w:tcPr>
            <w:tcW w:w="4961" w:type="dxa"/>
          </w:tcPr>
          <w:p w:rsidR="00262558" w:rsidP="00262558" w:rsidRDefault="007729CF" w14:paraId="67AAE733" w14:textId="4E8E2F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S o N</w:t>
            </w:r>
            <w:r w:rsidR="005460AD">
              <w:rPr>
                <w:rFonts w:asciiTheme="minorHAnsi" w:hAnsiTheme="minorHAnsi" w:cstheme="minorHAnsi"/>
                <w:sz w:val="18"/>
                <w:szCs w:val="18"/>
                <w:lang w:val="es-ES"/>
              </w:rPr>
              <w:t xml:space="preserve"> según la sociedad. Actualmente es N solo para unas sociedades concretas; se indicará a través de un campo configurable para no utilizar datos específicos en la definición de la consulta.</w:t>
            </w:r>
            <w:r w:rsidR="007252A7">
              <w:rPr>
                <w:rFonts w:asciiTheme="minorHAnsi" w:hAnsiTheme="minorHAnsi" w:cstheme="minorHAnsi"/>
                <w:sz w:val="18"/>
                <w:szCs w:val="18"/>
                <w:lang w:val="es-ES"/>
              </w:rPr>
              <w:t xml:space="preserve"> – Actualmente envía valor en blanco -</w:t>
            </w:r>
          </w:p>
        </w:tc>
      </w:tr>
      <w:tr w:rsidRPr="001E4625" w:rsidR="00262558" w:rsidTr="0087559F" w14:paraId="5E7CDB24"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6C72EDD6" w14:textId="6414A664">
            <w:pPr>
              <w:rPr>
                <w:b w:val="0"/>
                <w:bCs w:val="0"/>
                <w:sz w:val="18"/>
                <w:szCs w:val="18"/>
                <w:lang w:val="es-ES"/>
              </w:rPr>
            </w:pPr>
            <w:r w:rsidRPr="0074267B">
              <w:rPr>
                <w:b w:val="0"/>
                <w:bCs w:val="0"/>
                <w:sz w:val="18"/>
                <w:szCs w:val="18"/>
                <w:lang w:val="es-ES"/>
              </w:rPr>
              <w:t xml:space="preserve"> </w:t>
            </w:r>
            <w:r w:rsidRPr="00262558">
              <w:rPr>
                <w:b w:val="0"/>
                <w:bCs w:val="0"/>
                <w:sz w:val="18"/>
                <w:szCs w:val="18"/>
              </w:rPr>
              <w:t xml:space="preserve">N_CENTRO_TRABAJO </w:t>
            </w:r>
          </w:p>
        </w:tc>
        <w:tc>
          <w:tcPr>
            <w:tcW w:w="2268" w:type="dxa"/>
          </w:tcPr>
          <w:p w:rsidRPr="00262558" w:rsidR="00262558" w:rsidP="00262558" w:rsidRDefault="007729CF" w14:paraId="101B1E6F" w14:textId="5D9D9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sidRPr="0074267B">
              <w:rPr>
                <w:rFonts w:cstheme="minorHAnsi"/>
                <w:sz w:val="18"/>
                <w:szCs w:val="18"/>
                <w:lang w:val="es-ES"/>
              </w:rPr>
              <w:t>Hco</w:t>
            </w:r>
            <w:proofErr w:type="spellEnd"/>
            <w:r w:rsidRPr="0074267B">
              <w:rPr>
                <w:rFonts w:cstheme="minorHAnsi"/>
                <w:sz w:val="18"/>
                <w:szCs w:val="18"/>
                <w:lang w:val="es-ES"/>
              </w:rPr>
              <w:t>. Lugar de trabajo, \ Lugar de trabajo \ Nombre</w:t>
            </w:r>
          </w:p>
        </w:tc>
        <w:tc>
          <w:tcPr>
            <w:tcW w:w="4961" w:type="dxa"/>
          </w:tcPr>
          <w:p w:rsidR="00262558" w:rsidP="00262558" w:rsidRDefault="00262558" w14:paraId="7B6B4D2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262558" w:rsidTr="0087559F" w14:paraId="7F5789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19DCEEC2" w14:textId="44B80046">
            <w:pPr>
              <w:rPr>
                <w:b w:val="0"/>
                <w:bCs w:val="0"/>
                <w:sz w:val="18"/>
                <w:szCs w:val="18"/>
                <w:lang w:val="es-ES"/>
              </w:rPr>
            </w:pPr>
            <w:r w:rsidRPr="0074267B">
              <w:rPr>
                <w:b w:val="0"/>
                <w:bCs w:val="0"/>
                <w:sz w:val="18"/>
                <w:szCs w:val="18"/>
                <w:lang w:val="es-ES"/>
              </w:rPr>
              <w:t xml:space="preserve"> </w:t>
            </w:r>
            <w:r w:rsidRPr="00262558">
              <w:rPr>
                <w:b w:val="0"/>
                <w:bCs w:val="0"/>
                <w:sz w:val="18"/>
                <w:szCs w:val="18"/>
              </w:rPr>
              <w:t xml:space="preserve">N_ESTADO_NOMINA </w:t>
            </w:r>
          </w:p>
        </w:tc>
        <w:tc>
          <w:tcPr>
            <w:tcW w:w="2268" w:type="dxa"/>
          </w:tcPr>
          <w:p w:rsidRPr="00262558" w:rsidR="00262558" w:rsidP="00262558" w:rsidRDefault="007729CF" w14:paraId="4BC0562D" w14:textId="3166C55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sidRPr="00886FA9">
              <w:rPr>
                <w:sz w:val="18"/>
                <w:szCs w:val="18"/>
                <w:lang w:val="es-ES"/>
                <w:rPrChange w:author="Diana-Maria Sanchez Gutierrez" w:date="2021-09-14T17:01:00Z" w:id="216">
                  <w:rPr>
                    <w:sz w:val="18"/>
                    <w:szCs w:val="18"/>
                  </w:rPr>
                </w:rPrChange>
              </w:rPr>
              <w:t>Hco</w:t>
            </w:r>
            <w:proofErr w:type="spellEnd"/>
            <w:r w:rsidRPr="00886FA9">
              <w:rPr>
                <w:sz w:val="18"/>
                <w:szCs w:val="18"/>
                <w:lang w:val="es-ES"/>
                <w:rPrChange w:author="Diana-Maria Sanchez Gutierrez" w:date="2021-09-14T17:01:00Z" w:id="217">
                  <w:rPr>
                    <w:sz w:val="18"/>
                    <w:szCs w:val="18"/>
                  </w:rPr>
                </w:rPrChange>
              </w:rPr>
              <w:t xml:space="preserve">. Contratos \ Tipo de contratos \ Grupo de tipo de </w:t>
            </w:r>
            <w:proofErr w:type="spellStart"/>
            <w:r w:rsidRPr="00886FA9">
              <w:rPr>
                <w:sz w:val="18"/>
                <w:szCs w:val="18"/>
                <w:lang w:val="es-ES"/>
                <w:rPrChange w:author="Diana-Maria Sanchez Gutierrez" w:date="2021-09-14T17:01:00Z" w:id="218">
                  <w:rPr>
                    <w:sz w:val="18"/>
                    <w:szCs w:val="18"/>
                  </w:rPr>
                </w:rPrChange>
              </w:rPr>
              <w:t>contrad</w:t>
            </w:r>
            <w:r w:rsidR="0077541C">
              <w:rPr>
                <w:sz w:val="18"/>
                <w:szCs w:val="18"/>
                <w:lang w:val="es-ES"/>
              </w:rPr>
              <w:t>o</w:t>
            </w:r>
            <w:proofErr w:type="spellEnd"/>
          </w:p>
        </w:tc>
        <w:tc>
          <w:tcPr>
            <w:tcW w:w="4961" w:type="dxa"/>
          </w:tcPr>
          <w:p w:rsidR="00262558" w:rsidP="00262558" w:rsidRDefault="007729CF" w14:paraId="2CB6E40D" w14:textId="78867C2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FIJO o NO FI</w:t>
            </w:r>
            <w:r w:rsidR="00E10592">
              <w:rPr>
                <w:rFonts w:asciiTheme="minorHAnsi" w:hAnsiTheme="minorHAnsi" w:cstheme="minorHAnsi"/>
                <w:sz w:val="18"/>
                <w:szCs w:val="18"/>
                <w:lang w:val="es-ES"/>
              </w:rPr>
              <w:t>J</w:t>
            </w:r>
            <w:r>
              <w:rPr>
                <w:rFonts w:asciiTheme="minorHAnsi" w:hAnsiTheme="minorHAnsi" w:cstheme="minorHAnsi"/>
                <w:sz w:val="18"/>
                <w:szCs w:val="18"/>
                <w:lang w:val="es-ES"/>
              </w:rPr>
              <w:t>O</w:t>
            </w:r>
          </w:p>
        </w:tc>
      </w:tr>
      <w:tr w:rsidRPr="001E4625" w:rsidR="00262558" w:rsidTr="0087559F" w14:paraId="7AFEACE9"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5C36AE55" w14:textId="35304C89">
            <w:pPr>
              <w:rPr>
                <w:b w:val="0"/>
                <w:bCs w:val="0"/>
                <w:sz w:val="18"/>
                <w:szCs w:val="18"/>
                <w:lang w:val="es-ES"/>
              </w:rPr>
            </w:pPr>
            <w:r w:rsidRPr="00262558">
              <w:rPr>
                <w:b w:val="0"/>
                <w:bCs w:val="0"/>
                <w:sz w:val="18"/>
                <w:szCs w:val="18"/>
              </w:rPr>
              <w:t xml:space="preserve"> FEC_ING_GRUPO  </w:t>
            </w:r>
          </w:p>
        </w:tc>
        <w:tc>
          <w:tcPr>
            <w:tcW w:w="2268" w:type="dxa"/>
          </w:tcPr>
          <w:p w:rsidRPr="00262558" w:rsidR="00262558" w:rsidP="00262558" w:rsidRDefault="007729CF" w14:paraId="38CAE033" w14:textId="01A234A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74267B">
              <w:rPr>
                <w:sz w:val="18"/>
                <w:szCs w:val="18"/>
                <w:lang w:val="es-ES"/>
              </w:rPr>
              <w:t xml:space="preserve">Período RH \ </w:t>
            </w:r>
            <w:r w:rsidRPr="0074267B" w:rsidR="00262558">
              <w:rPr>
                <w:sz w:val="18"/>
                <w:szCs w:val="18"/>
                <w:lang w:val="es-ES"/>
              </w:rPr>
              <w:t>Fecha de Antigüedad</w:t>
            </w:r>
          </w:p>
        </w:tc>
        <w:tc>
          <w:tcPr>
            <w:tcW w:w="4961" w:type="dxa"/>
          </w:tcPr>
          <w:p w:rsidR="00262558" w:rsidP="00262558" w:rsidRDefault="00262558" w14:paraId="5A07DEE4" w14:textId="579C2C1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11976" w:rsidR="00262558" w:rsidTr="0087559F" w14:paraId="7AA1AE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173C6FEA" w14:textId="05A18A2A">
            <w:pPr>
              <w:rPr>
                <w:b w:val="0"/>
                <w:bCs w:val="0"/>
                <w:sz w:val="18"/>
                <w:szCs w:val="18"/>
                <w:lang w:val="es-ES"/>
              </w:rPr>
            </w:pPr>
            <w:r w:rsidRPr="00262558">
              <w:rPr>
                <w:b w:val="0"/>
                <w:bCs w:val="0"/>
                <w:sz w:val="18"/>
                <w:szCs w:val="18"/>
              </w:rPr>
              <w:t>COEF JORNADA</w:t>
            </w:r>
          </w:p>
        </w:tc>
        <w:tc>
          <w:tcPr>
            <w:tcW w:w="2268" w:type="dxa"/>
          </w:tcPr>
          <w:p w:rsidR="00262558" w:rsidP="00262558" w:rsidRDefault="00CB4B3D" w14:paraId="1FBF56E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Hco</w:t>
            </w:r>
            <w:proofErr w:type="spellEnd"/>
            <w:r>
              <w:rPr>
                <w:rFonts w:asciiTheme="minorHAnsi" w:hAnsiTheme="minorHAnsi" w:cstheme="minorHAnsi"/>
                <w:sz w:val="18"/>
                <w:szCs w:val="18"/>
                <w:lang w:val="es-ES"/>
              </w:rPr>
              <w:t>. % jornada</w:t>
            </w:r>
          </w:p>
          <w:p w:rsidRPr="00262558" w:rsidR="00CB4B3D" w:rsidP="00262558" w:rsidRDefault="00CB4B3D" w14:paraId="049E34DC" w14:textId="4660ABE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Hco</w:t>
            </w:r>
            <w:proofErr w:type="spellEnd"/>
            <w:r>
              <w:rPr>
                <w:rFonts w:asciiTheme="minorHAnsi" w:hAnsiTheme="minorHAnsi" w:cstheme="minorHAnsi"/>
                <w:sz w:val="18"/>
                <w:szCs w:val="18"/>
                <w:lang w:val="es-ES"/>
              </w:rPr>
              <w:t>. Porcentaje de guarda legal</w:t>
            </w:r>
          </w:p>
        </w:tc>
        <w:tc>
          <w:tcPr>
            <w:tcW w:w="4961" w:type="dxa"/>
          </w:tcPr>
          <w:p w:rsidR="00262558" w:rsidP="00262558" w:rsidRDefault="0077541C" w14:paraId="445E8F06" w14:textId="11C7E2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Jornada/100) – (%Guarda Legal/100))</w:t>
            </w:r>
          </w:p>
        </w:tc>
      </w:tr>
      <w:tr w:rsidRPr="001E4625" w:rsidR="00262558" w:rsidTr="0087559F" w14:paraId="0D8A500E" w14:textId="77777777">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27AB6082" w14:textId="66C2A63E">
            <w:pPr>
              <w:rPr>
                <w:b w:val="0"/>
                <w:bCs w:val="0"/>
                <w:sz w:val="18"/>
                <w:szCs w:val="18"/>
                <w:lang w:val="es-ES"/>
              </w:rPr>
            </w:pPr>
            <w:r w:rsidRPr="00262558">
              <w:rPr>
                <w:b w:val="0"/>
                <w:bCs w:val="0"/>
                <w:sz w:val="18"/>
                <w:szCs w:val="18"/>
              </w:rPr>
              <w:t>TIPO FONDO SOCORRO</w:t>
            </w:r>
          </w:p>
        </w:tc>
        <w:tc>
          <w:tcPr>
            <w:tcW w:w="2268" w:type="dxa"/>
          </w:tcPr>
          <w:p w:rsidRPr="00262558" w:rsidR="00262558" w:rsidP="00262558" w:rsidRDefault="00CB4B3D" w14:paraId="74A22793" w14:textId="5B1C2D7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886FA9">
              <w:rPr>
                <w:sz w:val="18"/>
                <w:szCs w:val="18"/>
                <w:lang w:val="es-ES"/>
                <w:rPrChange w:author="Diana-Maria Sanchez Gutierrez" w:date="2021-09-14T17:01:00Z" w:id="219">
                  <w:rPr>
                    <w:sz w:val="18"/>
                    <w:szCs w:val="18"/>
                  </w:rPr>
                </w:rPrChange>
              </w:rPr>
              <w:t>Campo configurable del período RH</w:t>
            </w:r>
          </w:p>
        </w:tc>
        <w:tc>
          <w:tcPr>
            <w:tcW w:w="4961" w:type="dxa"/>
          </w:tcPr>
          <w:p w:rsidR="00262558" w:rsidP="00262558" w:rsidRDefault="00262558" w14:paraId="0BD5362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262558" w:rsidTr="0087559F" w14:paraId="7B4799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262558" w:rsidR="00262558" w:rsidP="00262558" w:rsidRDefault="00262558" w14:paraId="0E2DE82E" w14:textId="7DD6B24B">
            <w:pPr>
              <w:rPr>
                <w:b w:val="0"/>
                <w:bCs w:val="0"/>
                <w:sz w:val="18"/>
                <w:szCs w:val="18"/>
                <w:lang w:val="es-ES"/>
              </w:rPr>
            </w:pPr>
            <w:r w:rsidRPr="00262558">
              <w:rPr>
                <w:b w:val="0"/>
                <w:bCs w:val="0"/>
                <w:sz w:val="18"/>
                <w:szCs w:val="18"/>
              </w:rPr>
              <w:t>TIPO POLIZA</w:t>
            </w:r>
          </w:p>
        </w:tc>
        <w:tc>
          <w:tcPr>
            <w:tcW w:w="2268" w:type="dxa"/>
          </w:tcPr>
          <w:p w:rsidRPr="00262558" w:rsidR="00262558" w:rsidP="00262558" w:rsidRDefault="00CB4B3D" w14:paraId="1230DDF1" w14:textId="15827C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886FA9">
              <w:rPr>
                <w:sz w:val="18"/>
                <w:szCs w:val="18"/>
                <w:lang w:val="es-ES"/>
                <w:rPrChange w:author="Diana-Maria Sanchez Gutierrez" w:date="2021-09-14T17:01:00Z" w:id="220">
                  <w:rPr>
                    <w:sz w:val="18"/>
                    <w:szCs w:val="18"/>
                  </w:rPr>
                </w:rPrChange>
              </w:rPr>
              <w:t>Campo configurable del período RH</w:t>
            </w:r>
          </w:p>
        </w:tc>
        <w:tc>
          <w:tcPr>
            <w:tcW w:w="4961" w:type="dxa"/>
          </w:tcPr>
          <w:p w:rsidR="00262558" w:rsidP="00262558" w:rsidRDefault="00262558" w14:paraId="77BF26F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bl>
    <w:p w:rsidR="00E21F20" w:rsidP="00E21F20" w:rsidRDefault="00E21F20" w14:paraId="11C73587" w14:textId="77777777">
      <w:pPr>
        <w:rPr>
          <w:lang w:val="es-ES" w:eastAsia="en-US"/>
        </w:rPr>
      </w:pPr>
    </w:p>
    <w:p w:rsidR="00E21F20" w:rsidP="00E21F20" w:rsidRDefault="00E21F20" w14:paraId="342B1607" w14:textId="77777777">
      <w:pPr>
        <w:pStyle w:val="Prrafodelista"/>
        <w:ind w:left="1440"/>
        <w:rPr>
          <w:lang w:val="es-ES" w:eastAsia="en-US"/>
        </w:rPr>
      </w:pPr>
    </w:p>
    <w:p w:rsidRPr="00965136" w:rsidR="00E21F20" w:rsidP="00E21F20" w:rsidRDefault="00E21F20" w14:paraId="2F94C74F" w14:textId="76999D1F">
      <w:pPr>
        <w:pStyle w:val="3TituloH3"/>
      </w:pPr>
      <w:bookmarkStart w:name="_Toc97208303" w:id="221"/>
      <w:r>
        <w:t xml:space="preserve">Exportación de </w:t>
      </w:r>
      <w:r w:rsidR="00750FCC">
        <w:t>familiares</w:t>
      </w:r>
      <w:bookmarkEnd w:id="221"/>
    </w:p>
    <w:p w:rsidR="00E21F20" w:rsidP="00E21F20" w:rsidRDefault="00E21F20" w14:paraId="79AEE428" w14:textId="04387368">
      <w:pPr>
        <w:rPr>
          <w:lang w:val="es-ES" w:eastAsia="en-US"/>
        </w:rPr>
      </w:pPr>
    </w:p>
    <w:p w:rsidR="003830AB" w:rsidP="003830AB" w:rsidRDefault="003830AB" w14:paraId="3AAD6105" w14:textId="49DAB45C">
      <w:pPr>
        <w:rPr>
          <w:lang w:val="es-ES" w:eastAsia="en-US"/>
        </w:rPr>
      </w:pPr>
      <w:r>
        <w:rPr>
          <w:lang w:val="es-ES" w:eastAsia="en-US"/>
        </w:rPr>
        <w:t>Se definirá una consulta independiente dentro de esta exportación para los datos de familiares (es decir sobre la tabla Dependientes) con los siguientes campos.</w:t>
      </w:r>
    </w:p>
    <w:p w:rsidR="003830AB" w:rsidP="00E21F20" w:rsidRDefault="003830AB" w14:paraId="08D05083"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00E21F20" w:rsidTr="0087559F" w14:paraId="4E2A89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C01671" w:rsidR="00E21F20" w:rsidP="0087559F" w:rsidRDefault="00E21F20" w14:paraId="4573D728"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E21F20" w:rsidP="0087559F" w:rsidRDefault="00E21F20" w14:paraId="0811E07E"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E21F20" w:rsidP="0087559F" w:rsidRDefault="00E21F20" w14:paraId="30DDF5C6"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1E4625" w:rsidR="003D71C9" w:rsidTr="0087559F" w14:paraId="109AFC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50D7415C" w14:textId="54DAEDFA">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TIPO MOVIMIENTO</w:t>
            </w:r>
          </w:p>
        </w:tc>
        <w:tc>
          <w:tcPr>
            <w:tcW w:w="2268" w:type="dxa"/>
          </w:tcPr>
          <w:p w:rsidRPr="003D71C9" w:rsidR="003D71C9" w:rsidP="003D71C9" w:rsidRDefault="003830AB" w14:paraId="6CF33744" w14:textId="2637C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calculado</w:t>
            </w:r>
          </w:p>
        </w:tc>
        <w:tc>
          <w:tcPr>
            <w:tcW w:w="4961" w:type="dxa"/>
          </w:tcPr>
          <w:p w:rsidRPr="005D5C30" w:rsidR="003D71C9" w:rsidP="003D71C9" w:rsidRDefault="003D71C9" w14:paraId="073ED5C1" w14:textId="6ABAD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Cadena calculada en el </w:t>
            </w:r>
            <w:proofErr w:type="spellStart"/>
            <w:r>
              <w:rPr>
                <w:rFonts w:asciiTheme="minorHAnsi" w:hAnsiTheme="minorHAnsi" w:cstheme="minorHAnsi"/>
                <w:sz w:val="18"/>
                <w:szCs w:val="18"/>
                <w:lang w:val="es-ES"/>
              </w:rPr>
              <w:t>pos-proceso</w:t>
            </w:r>
            <w:proofErr w:type="spellEnd"/>
            <w:r>
              <w:rPr>
                <w:rFonts w:asciiTheme="minorHAnsi" w:hAnsiTheme="minorHAnsi" w:cstheme="minorHAnsi"/>
                <w:sz w:val="18"/>
                <w:szCs w:val="18"/>
                <w:lang w:val="es-ES"/>
              </w:rPr>
              <w:t xml:space="preserve"> (A = Alta, B = Baja/Finiquito)</w:t>
            </w:r>
          </w:p>
        </w:tc>
      </w:tr>
      <w:tr w:rsidR="003D71C9" w:rsidTr="0087559F" w14:paraId="18AC96F2"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24CE99E7" w14:textId="09585B76">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TIPO DOC</w:t>
            </w:r>
          </w:p>
        </w:tc>
        <w:tc>
          <w:tcPr>
            <w:tcW w:w="2268" w:type="dxa"/>
          </w:tcPr>
          <w:p w:rsidRPr="003D71C9" w:rsidR="003D71C9" w:rsidP="003D71C9" w:rsidRDefault="003D71C9" w14:paraId="24F2EAAB" w14:textId="70EAF7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Pr="007A7113" w:rsidR="003D71C9" w:rsidP="003D71C9" w:rsidRDefault="003D71C9" w14:paraId="16215AFF" w14:textId="38BFE07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DNI</w:t>
            </w:r>
          </w:p>
        </w:tc>
      </w:tr>
      <w:tr w:rsidR="003D71C9" w:rsidTr="0087559F" w14:paraId="38D560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30277F22" w14:textId="3EFF9067">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 xml:space="preserve">ID LEGAL </w:t>
            </w:r>
          </w:p>
        </w:tc>
        <w:tc>
          <w:tcPr>
            <w:tcW w:w="2268" w:type="dxa"/>
          </w:tcPr>
          <w:p w:rsidRPr="003D71C9" w:rsidR="003D71C9" w:rsidP="003D71C9" w:rsidRDefault="003D71C9" w14:paraId="7644FE2F" w14:textId="71378DC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Número identificativo</w:t>
            </w:r>
          </w:p>
        </w:tc>
        <w:tc>
          <w:tcPr>
            <w:tcW w:w="4961" w:type="dxa"/>
          </w:tcPr>
          <w:p w:rsidRPr="007A7113" w:rsidR="003D71C9" w:rsidP="003D71C9" w:rsidRDefault="003D71C9" w14:paraId="4FD8522D" w14:textId="52D0C7E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3D71C9" w:rsidTr="0087559F" w14:paraId="550031DA"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6CF69F2D" w14:textId="33D4517C">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NOMBRE</w:t>
            </w:r>
          </w:p>
        </w:tc>
        <w:tc>
          <w:tcPr>
            <w:tcW w:w="2268" w:type="dxa"/>
          </w:tcPr>
          <w:p w:rsidRPr="003D71C9" w:rsidR="003D71C9" w:rsidP="003D71C9" w:rsidRDefault="003D71C9" w14:paraId="4C45764F" w14:textId="1D0DE36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Persona \ Nombre</w:t>
            </w:r>
          </w:p>
        </w:tc>
        <w:tc>
          <w:tcPr>
            <w:tcW w:w="4961" w:type="dxa"/>
          </w:tcPr>
          <w:p w:rsidR="003D71C9" w:rsidP="003D71C9" w:rsidRDefault="003D71C9" w14:paraId="1FD8A35F" w14:textId="38DAB0E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3D71C9" w:rsidTr="0087559F" w14:paraId="6C5DEA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038556D5" w14:textId="6E45C8F3">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APELLIDO 1</w:t>
            </w:r>
          </w:p>
        </w:tc>
        <w:tc>
          <w:tcPr>
            <w:tcW w:w="2268" w:type="dxa"/>
          </w:tcPr>
          <w:p w:rsidRPr="003D71C9" w:rsidR="003D71C9" w:rsidP="003D71C9" w:rsidRDefault="003D71C9" w14:paraId="2D60ECAA" w14:textId="6985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03387">
              <w:rPr>
                <w:rFonts w:asciiTheme="minorHAnsi" w:hAnsiTheme="minorHAnsi" w:cstheme="minorHAnsi"/>
                <w:sz w:val="18"/>
                <w:szCs w:val="18"/>
                <w:lang w:val="es-ES"/>
              </w:rPr>
              <w:t xml:space="preserve">Dependientes \ Persona \ </w:t>
            </w:r>
            <w:r>
              <w:rPr>
                <w:rFonts w:asciiTheme="minorHAnsi" w:hAnsiTheme="minorHAnsi" w:cstheme="minorHAnsi"/>
                <w:sz w:val="18"/>
                <w:szCs w:val="18"/>
                <w:lang w:val="es-ES"/>
              </w:rPr>
              <w:t>Apellido 1</w:t>
            </w:r>
          </w:p>
        </w:tc>
        <w:tc>
          <w:tcPr>
            <w:tcW w:w="4961" w:type="dxa"/>
          </w:tcPr>
          <w:p w:rsidRPr="00527472" w:rsidR="003D71C9" w:rsidP="003D71C9" w:rsidRDefault="003D71C9" w14:paraId="7A6413F0" w14:textId="38C2564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3D71C9" w:rsidTr="0087559F" w14:paraId="6FE2541C"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6A03BEA9" w14:textId="4278814C">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APELLIDO 2</w:t>
            </w:r>
          </w:p>
        </w:tc>
        <w:tc>
          <w:tcPr>
            <w:tcW w:w="2268" w:type="dxa"/>
          </w:tcPr>
          <w:p w:rsidRPr="003D71C9" w:rsidR="003D71C9" w:rsidP="003D71C9" w:rsidRDefault="003D71C9" w14:paraId="2CB63D6D" w14:textId="1CBB20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Persona \ Apellido 2</w:t>
            </w:r>
          </w:p>
        </w:tc>
        <w:tc>
          <w:tcPr>
            <w:tcW w:w="4961" w:type="dxa"/>
          </w:tcPr>
          <w:p w:rsidRPr="007A7113" w:rsidR="003D71C9" w:rsidP="003D71C9" w:rsidRDefault="003D71C9" w14:paraId="665F44E1" w14:textId="1273D38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AB131A" w:rsidTr="0087559F" w14:paraId="70DA58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AB131A" w:rsidP="00AB131A" w:rsidRDefault="00AB131A" w14:paraId="5EECEA6C" w14:textId="3E20659C">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TIPO DOC FAM</w:t>
            </w:r>
          </w:p>
        </w:tc>
        <w:tc>
          <w:tcPr>
            <w:tcW w:w="2268" w:type="dxa"/>
          </w:tcPr>
          <w:p w:rsidRPr="003D71C9" w:rsidR="00AB131A" w:rsidP="00AB131A" w:rsidRDefault="00AB131A" w14:paraId="41EA19C2" w14:textId="27DE2C9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cstheme="minorHAnsi"/>
                <w:sz w:val="18"/>
                <w:szCs w:val="18"/>
              </w:rPr>
              <w:t>Literal</w:t>
            </w:r>
          </w:p>
        </w:tc>
        <w:tc>
          <w:tcPr>
            <w:tcW w:w="4961" w:type="dxa"/>
          </w:tcPr>
          <w:p w:rsidR="00AB131A" w:rsidP="00AB131A" w:rsidRDefault="00AB131A" w14:paraId="4CEB103A" w14:textId="134FA01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NIF (aunque el documento sea el NIE se envía este literal)</w:t>
            </w:r>
          </w:p>
        </w:tc>
      </w:tr>
      <w:tr w:rsidRPr="001E4625" w:rsidR="003D71C9" w:rsidTr="0087559F" w14:paraId="430FCD46"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56423AD4" w14:textId="6655C1B5">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NIF</w:t>
            </w:r>
          </w:p>
        </w:tc>
        <w:tc>
          <w:tcPr>
            <w:tcW w:w="2268" w:type="dxa"/>
          </w:tcPr>
          <w:p w:rsidRPr="003D71C9" w:rsidR="003D71C9" w:rsidP="003D71C9" w:rsidRDefault="00161D93" w14:paraId="45D7C888" w14:textId="198C198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Persona \ Número identificativo</w:t>
            </w:r>
          </w:p>
        </w:tc>
        <w:tc>
          <w:tcPr>
            <w:tcW w:w="4961" w:type="dxa"/>
          </w:tcPr>
          <w:p w:rsidR="003D71C9" w:rsidP="003D71C9" w:rsidRDefault="00AB131A" w14:paraId="0234EA5E" w14:textId="18CE08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Documento del familiar, NIF o NIE</w:t>
            </w:r>
          </w:p>
        </w:tc>
      </w:tr>
      <w:tr w:rsidRPr="001E4625" w:rsidR="003D71C9" w:rsidTr="0087559F" w14:paraId="656FAB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037CB2B8" w14:textId="10D506DB">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SEXO FAM</w:t>
            </w:r>
          </w:p>
        </w:tc>
        <w:tc>
          <w:tcPr>
            <w:tcW w:w="2268" w:type="dxa"/>
          </w:tcPr>
          <w:p w:rsidRPr="003D71C9" w:rsidR="003D71C9" w:rsidP="003D71C9" w:rsidRDefault="003D71C9" w14:paraId="61E0E288" w14:textId="4FA23CE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Dependientes \ Persona \ </w:t>
            </w:r>
            <w:r w:rsidR="00161D93">
              <w:rPr>
                <w:rFonts w:asciiTheme="minorHAnsi" w:hAnsiTheme="minorHAnsi" w:cstheme="minorHAnsi"/>
                <w:sz w:val="18"/>
                <w:szCs w:val="18"/>
                <w:lang w:val="es-ES"/>
              </w:rPr>
              <w:t>Género</w:t>
            </w:r>
          </w:p>
        </w:tc>
        <w:tc>
          <w:tcPr>
            <w:tcW w:w="4961" w:type="dxa"/>
          </w:tcPr>
          <w:p w:rsidR="003D71C9" w:rsidP="003D71C9" w:rsidRDefault="007A2EAA" w14:paraId="0B5F6343" w14:textId="6B44D8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Aplicar transcodificación para convertir el código a M o F. </w:t>
            </w:r>
          </w:p>
        </w:tc>
      </w:tr>
      <w:tr w:rsidRPr="001E4625" w:rsidR="003D71C9" w:rsidTr="0087559F" w14:paraId="39BD03D5"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080E57E5" w14:textId="36DC5CB7">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PARENTESCO</w:t>
            </w:r>
          </w:p>
        </w:tc>
        <w:tc>
          <w:tcPr>
            <w:tcW w:w="2268" w:type="dxa"/>
          </w:tcPr>
          <w:p w:rsidRPr="003D71C9" w:rsidR="003D71C9" w:rsidP="003D71C9" w:rsidRDefault="007A2EAA" w14:paraId="294EB3C0" w14:textId="674AA7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Tipo de dependiente</w:t>
            </w:r>
          </w:p>
        </w:tc>
        <w:tc>
          <w:tcPr>
            <w:tcW w:w="4961" w:type="dxa"/>
          </w:tcPr>
          <w:p w:rsidR="003D71C9" w:rsidP="003D71C9" w:rsidRDefault="007A2EAA" w14:paraId="4B529222" w14:textId="1D21DD9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Debe exportarse los literales </w:t>
            </w:r>
            <w:r w:rsidRPr="003D71C9">
              <w:rPr>
                <w:rFonts w:asciiTheme="minorHAnsi" w:hAnsiTheme="minorHAnsi" w:cstheme="minorHAnsi"/>
                <w:sz w:val="18"/>
                <w:szCs w:val="18"/>
                <w:lang w:val="es-ES"/>
              </w:rPr>
              <w:t>Hijo/a o C</w:t>
            </w:r>
            <w:r>
              <w:rPr>
                <w:rFonts w:asciiTheme="minorHAnsi" w:hAnsiTheme="minorHAnsi" w:cstheme="minorHAnsi"/>
                <w:sz w:val="18"/>
                <w:szCs w:val="18"/>
                <w:lang w:val="es-ES"/>
              </w:rPr>
              <w:t>ó</w:t>
            </w:r>
            <w:r w:rsidRPr="003D71C9">
              <w:rPr>
                <w:rFonts w:asciiTheme="minorHAnsi" w:hAnsiTheme="minorHAnsi" w:cstheme="minorHAnsi"/>
                <w:sz w:val="18"/>
                <w:szCs w:val="18"/>
                <w:lang w:val="es-ES"/>
              </w:rPr>
              <w:t xml:space="preserve">nyuge </w:t>
            </w:r>
          </w:p>
        </w:tc>
      </w:tr>
      <w:tr w:rsidRPr="001E4625" w:rsidR="003D71C9" w:rsidTr="0087559F" w14:paraId="27CBB9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2348E849" w14:textId="5A22E48E">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FEC NAC</w:t>
            </w:r>
          </w:p>
        </w:tc>
        <w:tc>
          <w:tcPr>
            <w:tcW w:w="2268" w:type="dxa"/>
          </w:tcPr>
          <w:p w:rsidRPr="003D71C9" w:rsidR="003D71C9" w:rsidP="003D71C9" w:rsidRDefault="007A2EAA" w14:paraId="3F03ED32" w14:textId="693A0D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Persona \ Fecha de nacimiento</w:t>
            </w:r>
          </w:p>
        </w:tc>
        <w:tc>
          <w:tcPr>
            <w:tcW w:w="4961" w:type="dxa"/>
          </w:tcPr>
          <w:p w:rsidR="003D71C9" w:rsidP="003D71C9" w:rsidRDefault="003D71C9" w14:paraId="14AF653E"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3D71C9" w:rsidTr="0087559F" w14:paraId="03BB46C6" w14:textId="77777777">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4D9212D3" w14:textId="2C7DF89F">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MINUSVALIA</w:t>
            </w:r>
          </w:p>
        </w:tc>
        <w:tc>
          <w:tcPr>
            <w:tcW w:w="2268" w:type="dxa"/>
          </w:tcPr>
          <w:p w:rsidRPr="003D71C9" w:rsidR="003D71C9" w:rsidP="003D71C9" w:rsidRDefault="007A2EAA" w14:paraId="77E908C8" w14:textId="0C4048E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Dependientes \ </w:t>
            </w:r>
            <w:r w:rsidR="009A088C">
              <w:rPr>
                <w:rFonts w:asciiTheme="minorHAnsi" w:hAnsiTheme="minorHAnsi" w:cstheme="minorHAnsi"/>
                <w:sz w:val="18"/>
                <w:szCs w:val="18"/>
                <w:lang w:val="es-ES"/>
              </w:rPr>
              <w:t>Minusvalía</w:t>
            </w:r>
          </w:p>
        </w:tc>
        <w:tc>
          <w:tcPr>
            <w:tcW w:w="4961" w:type="dxa"/>
          </w:tcPr>
          <w:p w:rsidR="003D71C9" w:rsidP="003D71C9" w:rsidRDefault="009A088C" w14:paraId="4202E295" w14:textId="2AA1F8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Aplicar transcodificación para convertir el código a </w:t>
            </w:r>
            <w:r w:rsidRPr="003D71C9">
              <w:rPr>
                <w:rFonts w:asciiTheme="minorHAnsi" w:hAnsiTheme="minorHAnsi" w:cstheme="minorHAnsi"/>
                <w:sz w:val="18"/>
                <w:szCs w:val="18"/>
                <w:lang w:val="es-ES"/>
              </w:rPr>
              <w:t>S o N si tiene minusval</w:t>
            </w:r>
            <w:r>
              <w:rPr>
                <w:rFonts w:asciiTheme="minorHAnsi" w:hAnsiTheme="minorHAnsi" w:cstheme="minorHAnsi"/>
                <w:sz w:val="18"/>
                <w:szCs w:val="18"/>
                <w:lang w:val="es-ES"/>
              </w:rPr>
              <w:t>í</w:t>
            </w:r>
            <w:r w:rsidRPr="003D71C9">
              <w:rPr>
                <w:rFonts w:asciiTheme="minorHAnsi" w:hAnsiTheme="minorHAnsi" w:cstheme="minorHAnsi"/>
                <w:sz w:val="18"/>
                <w:szCs w:val="18"/>
                <w:lang w:val="es-ES"/>
              </w:rPr>
              <w:t>a el familiar</w:t>
            </w:r>
          </w:p>
        </w:tc>
      </w:tr>
      <w:tr w:rsidR="003D71C9" w:rsidTr="0087559F" w14:paraId="572162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3D71C9" w:rsidR="003D71C9" w:rsidP="003D71C9" w:rsidRDefault="003D71C9" w14:paraId="4296C8D6" w14:textId="60161743">
            <w:pPr>
              <w:rPr>
                <w:rFonts w:asciiTheme="minorHAnsi" w:hAnsiTheme="minorHAnsi" w:cstheme="minorHAnsi"/>
                <w:b w:val="0"/>
                <w:bCs w:val="0"/>
                <w:sz w:val="18"/>
                <w:szCs w:val="18"/>
                <w:lang w:val="es-ES"/>
              </w:rPr>
            </w:pPr>
            <w:r w:rsidRPr="003D71C9">
              <w:rPr>
                <w:rFonts w:asciiTheme="minorHAnsi" w:hAnsiTheme="minorHAnsi" w:cstheme="minorHAnsi"/>
                <w:b w:val="0"/>
                <w:bCs w:val="0"/>
                <w:sz w:val="18"/>
                <w:szCs w:val="18"/>
                <w:lang w:val="es-ES"/>
              </w:rPr>
              <w:t>NUM FAMILIAR</w:t>
            </w:r>
          </w:p>
        </w:tc>
        <w:tc>
          <w:tcPr>
            <w:tcW w:w="2268" w:type="dxa"/>
          </w:tcPr>
          <w:p w:rsidRPr="003D71C9" w:rsidR="003D71C9" w:rsidP="003D71C9" w:rsidRDefault="009A088C" w14:paraId="2DA38858" w14:textId="66AD844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Dependientes \ Número secuencia</w:t>
            </w:r>
          </w:p>
        </w:tc>
        <w:tc>
          <w:tcPr>
            <w:tcW w:w="4961" w:type="dxa"/>
          </w:tcPr>
          <w:p w:rsidR="003D71C9" w:rsidP="003D71C9" w:rsidRDefault="009A088C" w14:paraId="75B26032" w14:textId="0F64B8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Autonumérico</w:t>
            </w:r>
          </w:p>
        </w:tc>
      </w:tr>
      <w:tr w:rsidR="007C2EE0" w:rsidTr="0087559F" w14:paraId="06745D81" w14:textId="77777777">
        <w:tc>
          <w:tcPr>
            <w:cnfStyle w:val="001000000000" w:firstRow="0" w:lastRow="0" w:firstColumn="1" w:lastColumn="0" w:oddVBand="0" w:evenVBand="0" w:oddHBand="0" w:evenHBand="0" w:firstRowFirstColumn="0" w:firstRowLastColumn="0" w:lastRowFirstColumn="0" w:lastRowLastColumn="0"/>
            <w:tcW w:w="2007" w:type="dxa"/>
          </w:tcPr>
          <w:p w:rsidRPr="007C2EE0" w:rsidR="007C2EE0" w:rsidP="003D71C9" w:rsidRDefault="007C2EE0" w14:paraId="6E86F6D6" w14:textId="1670EB92">
            <w:pPr>
              <w:rPr>
                <w:rFonts w:asciiTheme="minorHAnsi" w:hAnsiTheme="minorHAnsi" w:cstheme="minorHAnsi"/>
                <w:b w:val="0"/>
                <w:bCs w:val="0"/>
                <w:sz w:val="18"/>
                <w:szCs w:val="18"/>
                <w:lang w:val="es-ES"/>
              </w:rPr>
            </w:pPr>
            <w:r w:rsidRPr="007C2EE0">
              <w:rPr>
                <w:rFonts w:asciiTheme="minorHAnsi" w:hAnsiTheme="minorHAnsi" w:cstheme="minorHAnsi"/>
                <w:b w:val="0"/>
                <w:bCs w:val="0"/>
                <w:sz w:val="18"/>
                <w:szCs w:val="18"/>
                <w:lang w:val="es-ES"/>
              </w:rPr>
              <w:t>SEGURO SALUD</w:t>
            </w:r>
          </w:p>
        </w:tc>
        <w:tc>
          <w:tcPr>
            <w:tcW w:w="2268" w:type="dxa"/>
          </w:tcPr>
          <w:p w:rsidR="007C2EE0" w:rsidP="003D71C9" w:rsidRDefault="007C2EE0" w14:paraId="4AB86E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4961" w:type="dxa"/>
          </w:tcPr>
          <w:p w:rsidR="007C2EE0" w:rsidP="003D71C9" w:rsidRDefault="007C2EE0" w14:paraId="207D6ABB" w14:textId="78FA9B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en Blanco</w:t>
            </w:r>
          </w:p>
        </w:tc>
      </w:tr>
    </w:tbl>
    <w:p w:rsidR="00E21F20" w:rsidP="00E21F20" w:rsidRDefault="00750FCC" w14:paraId="48E78B48" w14:textId="376E84FA">
      <w:pPr>
        <w:pStyle w:val="3TituloH3"/>
      </w:pPr>
      <w:bookmarkStart w:name="_Toc97208304" w:id="222"/>
      <w:r>
        <w:t>Exportación de domicilios</w:t>
      </w:r>
      <w:bookmarkEnd w:id="222"/>
    </w:p>
    <w:p w:rsidR="009744BC" w:rsidP="00E21F20" w:rsidRDefault="00B61A70" w14:paraId="32C23155" w14:textId="60A5A4DE">
      <w:pPr>
        <w:rPr>
          <w:lang w:val="es-ES" w:eastAsia="en-US"/>
        </w:rPr>
      </w:pPr>
      <w:r>
        <w:rPr>
          <w:lang w:val="es-ES" w:eastAsia="en-US"/>
        </w:rPr>
        <w:t>Se definirá una consulta independiente dentro de esta exportación para los datos de domicilios (es decir sobre la tabla Dirección) con los siguientes campos.</w:t>
      </w:r>
    </w:p>
    <w:p w:rsidR="00B61A70" w:rsidP="00E21F20" w:rsidRDefault="00B61A70" w14:paraId="4DB2C85E"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00750FCC" w:rsidTr="0087559F" w14:paraId="2D558C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C01671" w:rsidR="00750FCC" w:rsidP="0087559F" w:rsidRDefault="00750FCC" w14:paraId="05FB8B4F"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750FCC" w:rsidP="0087559F" w:rsidRDefault="00750FCC" w14:paraId="1E1BFF2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750FCC" w:rsidP="0087559F" w:rsidRDefault="00750FCC" w14:paraId="3317A65A"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5D5C30" w:rsidR="00750FCC" w:rsidTr="0087559F" w14:paraId="7A5D4D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4609964F" w14:textId="77354455">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ID EMPLEADO</w:t>
            </w:r>
          </w:p>
        </w:tc>
        <w:tc>
          <w:tcPr>
            <w:tcW w:w="2268" w:type="dxa"/>
          </w:tcPr>
          <w:p w:rsidRPr="005D5C30" w:rsidR="00750FCC" w:rsidP="00750FCC" w:rsidRDefault="00B765BF" w14:paraId="78D82BFD" w14:textId="38E6B46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Numero identificativo</w:t>
            </w:r>
          </w:p>
        </w:tc>
        <w:tc>
          <w:tcPr>
            <w:tcW w:w="4961" w:type="dxa"/>
          </w:tcPr>
          <w:p w:rsidRPr="005D5C30" w:rsidR="00750FCC" w:rsidP="00750FCC" w:rsidRDefault="00B765BF" w14:paraId="1788E8F2" w14:textId="5557EA1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NIF o DNI</w:t>
            </w:r>
          </w:p>
        </w:tc>
      </w:tr>
      <w:tr w:rsidR="00750FCC" w:rsidTr="0087559F" w14:paraId="4F3A073B"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750FCC" w:rsidP="00750FCC" w:rsidRDefault="00750FCC" w14:paraId="686F38D0" w14:textId="0CB19C03">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ID_COD_SGI</w:t>
            </w:r>
          </w:p>
        </w:tc>
        <w:tc>
          <w:tcPr>
            <w:tcW w:w="2268" w:type="dxa"/>
          </w:tcPr>
          <w:p w:rsidRPr="007A7113" w:rsidR="00750FCC" w:rsidP="00750FCC" w:rsidRDefault="007C2EE0" w14:paraId="0DE38006" w14:textId="0B9E36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Pr="007A7113" w:rsidR="00750FCC" w:rsidP="00750FCC" w:rsidRDefault="00B765BF" w14:paraId="6BB30E57" w14:textId="7078C1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SgID</w:t>
            </w:r>
            <w:proofErr w:type="spellEnd"/>
          </w:p>
        </w:tc>
      </w:tr>
      <w:tr w:rsidR="00750FCC" w:rsidTr="0087559F" w14:paraId="002CFD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03EFB" w:rsidR="00750FCC" w:rsidP="00750FCC" w:rsidRDefault="00750FCC" w14:paraId="0034445E" w14:textId="0012081B">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VAL DATO</w:t>
            </w:r>
          </w:p>
        </w:tc>
        <w:tc>
          <w:tcPr>
            <w:tcW w:w="2268" w:type="dxa"/>
          </w:tcPr>
          <w:p w:rsidRPr="007A7113" w:rsidR="00750FCC" w:rsidP="00750FCC" w:rsidRDefault="00B765BF" w14:paraId="702F8D22" w14:textId="148CC2A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Tipo de Vía</w:t>
            </w:r>
          </w:p>
        </w:tc>
        <w:tc>
          <w:tcPr>
            <w:tcW w:w="4961" w:type="dxa"/>
          </w:tcPr>
          <w:p w:rsidRPr="007A7113" w:rsidR="00750FCC" w:rsidP="00750FCC" w:rsidRDefault="00750FCC" w14:paraId="6B463A07" w14:textId="0F880E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750FCC" w:rsidTr="0087559F" w14:paraId="0526426F" w14:textId="77777777">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58FF50D0" w14:textId="08704BFF">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VIA PUBLICA</w:t>
            </w:r>
          </w:p>
        </w:tc>
        <w:tc>
          <w:tcPr>
            <w:tcW w:w="2268" w:type="dxa"/>
          </w:tcPr>
          <w:p w:rsidR="00750FCC" w:rsidP="00750FCC" w:rsidRDefault="00B765BF" w14:paraId="55CC1879" w14:textId="03034B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00E10592">
              <w:rPr>
                <w:rFonts w:asciiTheme="minorHAnsi" w:hAnsiTheme="minorHAnsi" w:cstheme="minorHAnsi"/>
                <w:sz w:val="18"/>
                <w:szCs w:val="18"/>
                <w:lang w:val="es-ES"/>
              </w:rPr>
              <w:t>Línea</w:t>
            </w:r>
            <w:r>
              <w:rPr>
                <w:rFonts w:asciiTheme="minorHAnsi" w:hAnsiTheme="minorHAnsi" w:cstheme="minorHAnsi"/>
                <w:sz w:val="18"/>
                <w:szCs w:val="18"/>
                <w:lang w:val="es-ES"/>
              </w:rPr>
              <w:t xml:space="preserve"> dirección 1</w:t>
            </w:r>
          </w:p>
        </w:tc>
        <w:tc>
          <w:tcPr>
            <w:tcW w:w="4961" w:type="dxa"/>
          </w:tcPr>
          <w:p w:rsidR="00750FCC" w:rsidP="00750FCC" w:rsidRDefault="00B765BF" w14:paraId="11D3CB2D" w14:textId="386180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En principio en este campo se cumplimenta el nombre de la calle.</w:t>
            </w:r>
          </w:p>
        </w:tc>
      </w:tr>
      <w:tr w:rsidRPr="001E4625" w:rsidR="00750FCC" w:rsidTr="0087559F" w14:paraId="13ACC3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03EFB" w:rsidR="00750FCC" w:rsidP="00750FCC" w:rsidRDefault="00750FCC" w14:paraId="27CF61EF" w14:textId="4E9C6835">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NUM VIA</w:t>
            </w:r>
          </w:p>
        </w:tc>
        <w:tc>
          <w:tcPr>
            <w:tcW w:w="2268" w:type="dxa"/>
          </w:tcPr>
          <w:p w:rsidR="00750FCC" w:rsidP="00750FCC" w:rsidRDefault="00B765BF" w14:paraId="59ECDDD9" w14:textId="0DB037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Número</w:t>
            </w:r>
          </w:p>
        </w:tc>
        <w:tc>
          <w:tcPr>
            <w:tcW w:w="4961" w:type="dxa"/>
          </w:tcPr>
          <w:p w:rsidRPr="00527472" w:rsidR="00750FCC" w:rsidP="00750FCC" w:rsidRDefault="00B765BF" w14:paraId="6F07A75E" w14:textId="7F07DCF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Para direcciones de España se tiene esta </w:t>
            </w:r>
            <w:proofErr w:type="spellStart"/>
            <w:r>
              <w:rPr>
                <w:rFonts w:asciiTheme="minorHAnsi" w:hAnsiTheme="minorHAnsi" w:cstheme="minorHAnsi"/>
                <w:sz w:val="18"/>
                <w:szCs w:val="18"/>
                <w:lang w:val="es-ES"/>
              </w:rPr>
              <w:t>sub-división</w:t>
            </w:r>
            <w:proofErr w:type="spellEnd"/>
            <w:r>
              <w:rPr>
                <w:rFonts w:asciiTheme="minorHAnsi" w:hAnsiTheme="minorHAnsi" w:cstheme="minorHAnsi"/>
                <w:sz w:val="18"/>
                <w:szCs w:val="18"/>
                <w:lang w:val="es-ES"/>
              </w:rPr>
              <w:t xml:space="preserve"> de campos; para direcciones de otros países estarían en blanco.</w:t>
            </w:r>
          </w:p>
        </w:tc>
      </w:tr>
      <w:tr w:rsidR="00750FCC" w:rsidTr="0087559F" w14:paraId="4E7C1405"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750FCC" w:rsidP="00750FCC" w:rsidRDefault="00750FCC" w14:paraId="65DB8782" w14:textId="65650D51">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PISO</w:t>
            </w:r>
          </w:p>
        </w:tc>
        <w:tc>
          <w:tcPr>
            <w:tcW w:w="2268" w:type="dxa"/>
          </w:tcPr>
          <w:p w:rsidRPr="007A7113" w:rsidR="00750FCC" w:rsidP="00750FCC" w:rsidRDefault="00B765BF" w14:paraId="31EA60E4" w14:textId="5BE1A56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Piso</w:t>
            </w:r>
          </w:p>
        </w:tc>
        <w:tc>
          <w:tcPr>
            <w:tcW w:w="4961" w:type="dxa"/>
          </w:tcPr>
          <w:p w:rsidRPr="007A7113" w:rsidR="00750FCC" w:rsidP="00750FCC" w:rsidRDefault="00750FCC" w14:paraId="0793DC6E" w14:textId="62419B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750FCC" w:rsidTr="0087559F" w14:paraId="37861E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387D7B9B" w14:textId="558E737D">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PUERTA</w:t>
            </w:r>
          </w:p>
        </w:tc>
        <w:tc>
          <w:tcPr>
            <w:tcW w:w="2268" w:type="dxa"/>
          </w:tcPr>
          <w:p w:rsidR="00750FCC" w:rsidP="00750FCC" w:rsidRDefault="00B765BF" w14:paraId="40FBBBF4" w14:textId="7A92EF7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Puerta</w:t>
            </w:r>
          </w:p>
        </w:tc>
        <w:tc>
          <w:tcPr>
            <w:tcW w:w="4961" w:type="dxa"/>
          </w:tcPr>
          <w:p w:rsidR="00750FCC" w:rsidP="00750FCC" w:rsidRDefault="00750FCC" w14:paraId="146666E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750FCC" w:rsidTr="0087559F" w14:paraId="15EDE822" w14:textId="77777777">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2F41A7E1" w14:textId="4D9A5052">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BLOQUE</w:t>
            </w:r>
          </w:p>
        </w:tc>
        <w:tc>
          <w:tcPr>
            <w:tcW w:w="2268" w:type="dxa"/>
          </w:tcPr>
          <w:p w:rsidR="00750FCC" w:rsidP="00750FCC" w:rsidRDefault="00B765BF" w14:paraId="04D2274D" w14:textId="71FA08B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Bloque</w:t>
            </w:r>
          </w:p>
        </w:tc>
        <w:tc>
          <w:tcPr>
            <w:tcW w:w="4961" w:type="dxa"/>
          </w:tcPr>
          <w:p w:rsidR="00750FCC" w:rsidP="00750FCC" w:rsidRDefault="00750FCC" w14:paraId="0D3A702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750FCC" w:rsidTr="0087559F" w14:paraId="537206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62EF10E7" w14:textId="3D12B23C">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DISTRITO POSTAL</w:t>
            </w:r>
          </w:p>
        </w:tc>
        <w:tc>
          <w:tcPr>
            <w:tcW w:w="2268" w:type="dxa"/>
          </w:tcPr>
          <w:p w:rsidR="00750FCC" w:rsidP="00750FCC" w:rsidRDefault="00B765BF" w14:paraId="086862BC" w14:textId="202D35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w:t>
            </w:r>
            <w:r w:rsidRPr="00750FCC" w:rsidR="00750FCC">
              <w:rPr>
                <w:rFonts w:asciiTheme="minorHAnsi" w:hAnsiTheme="minorHAnsi" w:cstheme="minorHAnsi"/>
                <w:sz w:val="18"/>
                <w:szCs w:val="18"/>
                <w:lang w:val="es-ES"/>
              </w:rPr>
              <w:t>Código Postal</w:t>
            </w:r>
          </w:p>
        </w:tc>
        <w:tc>
          <w:tcPr>
            <w:tcW w:w="4961" w:type="dxa"/>
          </w:tcPr>
          <w:p w:rsidR="00750FCC" w:rsidP="00750FCC" w:rsidRDefault="00750FCC" w14:paraId="27A0809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750FCC" w:rsidTr="0087559F" w14:paraId="2D47E1CC" w14:textId="77777777">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750FCC" w:rsidRDefault="00750FCC" w14:paraId="587CFB62" w14:textId="3D1952C7">
            <w:pPr>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POBLACIÓN</w:t>
            </w:r>
          </w:p>
        </w:tc>
        <w:tc>
          <w:tcPr>
            <w:tcW w:w="2268" w:type="dxa"/>
          </w:tcPr>
          <w:p w:rsidR="00750FCC" w:rsidP="00750FCC" w:rsidRDefault="00B765BF" w14:paraId="4DC4CEEB" w14:textId="26CEE4F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Dirección \ Subdivisión geográfica \ </w:t>
            </w:r>
            <w:r w:rsidRPr="00750FCC" w:rsidR="00750FCC">
              <w:rPr>
                <w:rFonts w:asciiTheme="minorHAnsi" w:hAnsiTheme="minorHAnsi" w:cstheme="minorHAnsi"/>
                <w:sz w:val="18"/>
                <w:szCs w:val="18"/>
                <w:lang w:val="es-ES"/>
              </w:rPr>
              <w:t xml:space="preserve">Nombre </w:t>
            </w:r>
            <w:r>
              <w:rPr>
                <w:rFonts w:asciiTheme="minorHAnsi" w:hAnsiTheme="minorHAnsi" w:cstheme="minorHAnsi"/>
                <w:sz w:val="18"/>
                <w:szCs w:val="18"/>
                <w:lang w:val="es-ES"/>
              </w:rPr>
              <w:t>subdivisión geográfica</w:t>
            </w:r>
          </w:p>
        </w:tc>
        <w:tc>
          <w:tcPr>
            <w:tcW w:w="4961" w:type="dxa"/>
          </w:tcPr>
          <w:p w:rsidR="00750FCC" w:rsidP="00750FCC" w:rsidRDefault="00B765BF" w14:paraId="1242F1EE" w14:textId="0B002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Para España, la </w:t>
            </w:r>
            <w:proofErr w:type="spellStart"/>
            <w:r>
              <w:rPr>
                <w:rFonts w:asciiTheme="minorHAnsi" w:hAnsiTheme="minorHAnsi" w:cstheme="minorHAnsi"/>
                <w:sz w:val="18"/>
                <w:szCs w:val="18"/>
                <w:lang w:val="es-ES"/>
              </w:rPr>
              <w:t>sub-división</w:t>
            </w:r>
            <w:proofErr w:type="spellEnd"/>
            <w:r>
              <w:rPr>
                <w:rFonts w:asciiTheme="minorHAnsi" w:hAnsiTheme="minorHAnsi" w:cstheme="minorHAnsi"/>
                <w:sz w:val="18"/>
                <w:szCs w:val="18"/>
                <w:lang w:val="es-ES"/>
              </w:rPr>
              <w:t xml:space="preserve"> geográfica es la Localidad.</w:t>
            </w:r>
          </w:p>
        </w:tc>
      </w:tr>
      <w:tr w:rsidRPr="001E4625" w:rsidR="00750FCC" w:rsidTr="0087559F" w14:paraId="34EB09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750FCC" w:rsidR="00750FCC" w:rsidP="00A47230" w:rsidRDefault="00750FCC" w14:paraId="39AE1AA3" w14:textId="2788A7E5">
            <w:pPr>
              <w:spacing w:after="0"/>
              <w:rPr>
                <w:rFonts w:asciiTheme="minorHAnsi" w:hAnsiTheme="minorHAnsi" w:cstheme="minorHAnsi"/>
                <w:b w:val="0"/>
                <w:bCs w:val="0"/>
                <w:sz w:val="18"/>
                <w:szCs w:val="18"/>
                <w:lang w:val="es-ES"/>
              </w:rPr>
            </w:pPr>
            <w:r w:rsidRPr="00750FCC">
              <w:rPr>
                <w:rFonts w:asciiTheme="minorHAnsi" w:hAnsiTheme="minorHAnsi" w:cstheme="minorHAnsi"/>
                <w:b w:val="0"/>
                <w:bCs w:val="0"/>
                <w:sz w:val="18"/>
                <w:szCs w:val="18"/>
                <w:lang w:val="es-ES"/>
              </w:rPr>
              <w:t>PROVINCIA</w:t>
            </w:r>
          </w:p>
        </w:tc>
        <w:tc>
          <w:tcPr>
            <w:tcW w:w="2268" w:type="dxa"/>
          </w:tcPr>
          <w:p w:rsidR="00750FCC" w:rsidP="00A47230" w:rsidRDefault="00B765BF" w14:paraId="6740BCA6" w14:textId="27AAE743">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Dirección \ Id división geográfica</w:t>
            </w:r>
          </w:p>
        </w:tc>
        <w:tc>
          <w:tcPr>
            <w:tcW w:w="4961" w:type="dxa"/>
          </w:tcPr>
          <w:p w:rsidR="00750FCC" w:rsidP="00A47230" w:rsidRDefault="00B765BF" w14:paraId="3992198D" w14:textId="02EF4098">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Para España, es la provincia; el ID coincide con los dos primeros dígitos del código postal</w:t>
            </w:r>
          </w:p>
        </w:tc>
      </w:tr>
      <w:tr w:rsidRPr="001E4625" w:rsidR="00A47230" w:rsidTr="0087559F" w14:paraId="5C903947" w14:textId="77777777">
        <w:tc>
          <w:tcPr>
            <w:cnfStyle w:val="001000000000" w:firstRow="0" w:lastRow="0" w:firstColumn="1" w:lastColumn="0" w:oddVBand="0" w:evenVBand="0" w:oddHBand="0" w:evenHBand="0" w:firstRowFirstColumn="0" w:firstRowLastColumn="0" w:lastRowFirstColumn="0" w:lastRowLastColumn="0"/>
            <w:tcW w:w="2007" w:type="dxa"/>
          </w:tcPr>
          <w:p w:rsidRPr="00A47230" w:rsidR="00A47230" w:rsidP="00A47230" w:rsidRDefault="00A47230" w14:paraId="7C8A1FAB" w14:textId="32187FE4">
            <w:pPr>
              <w:suppressAutoHyphens w:val="0"/>
              <w:spacing w:after="0"/>
              <w:rPr>
                <w:rFonts w:ascii="Calibri" w:hAnsi="Calibri" w:cs="Calibri"/>
                <w:b w:val="0"/>
                <w:bCs w:val="0"/>
                <w:color w:val="3F3F76"/>
                <w:szCs w:val="22"/>
                <w:lang w:val="es-ES" w:eastAsia="es-ES"/>
              </w:rPr>
            </w:pPr>
            <w:r w:rsidRPr="00A47230">
              <w:rPr>
                <w:rFonts w:ascii="Calibri" w:hAnsi="Calibri" w:cs="Calibri"/>
                <w:b w:val="0"/>
                <w:bCs w:val="0"/>
                <w:color w:val="3F3F76"/>
                <w:szCs w:val="22"/>
              </w:rPr>
              <w:t>(EN BLANCO)</w:t>
            </w:r>
          </w:p>
        </w:tc>
        <w:tc>
          <w:tcPr>
            <w:tcW w:w="2268" w:type="dxa"/>
          </w:tcPr>
          <w:p w:rsidR="00A47230" w:rsidP="00A47230" w:rsidRDefault="00A47230" w14:paraId="59EDD1F0" w14:textId="77777777">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4961" w:type="dxa"/>
          </w:tcPr>
          <w:p w:rsidRPr="00A47230" w:rsidR="00A47230" w:rsidP="00A47230" w:rsidRDefault="00A47230" w14:paraId="674B4FDF" w14:textId="68DECFE0">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Cabecera en blanco, Se rellena con los valores:</w:t>
            </w:r>
          </w:p>
          <w:p w:rsidRPr="00A47230" w:rsidR="00A47230" w:rsidP="00A47230" w:rsidRDefault="00A47230" w14:paraId="4F4417C5" w14:textId="63F700C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Nueva Alta (A)</w:t>
            </w:r>
          </w:p>
          <w:p w:rsidR="00A47230" w:rsidP="00A47230" w:rsidRDefault="00A47230" w14:paraId="139BD6E8" w14:textId="5C73844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Cambio Domicilio (D)</w:t>
            </w:r>
          </w:p>
        </w:tc>
      </w:tr>
    </w:tbl>
    <w:p w:rsidR="00750FCC" w:rsidP="00E21F20" w:rsidRDefault="00750FCC" w14:paraId="05220A8E" w14:textId="29794F69">
      <w:pPr>
        <w:rPr>
          <w:lang w:val="es-ES" w:eastAsia="en-US"/>
        </w:rPr>
      </w:pPr>
    </w:p>
    <w:p w:rsidR="00B61A70" w:rsidP="00B61A70" w:rsidRDefault="00B61A70" w14:paraId="400EA235" w14:textId="77777777">
      <w:pPr>
        <w:pStyle w:val="Prrafodelista"/>
        <w:rPr>
          <w:lang w:val="es-ES" w:eastAsia="en-US"/>
        </w:rPr>
      </w:pPr>
    </w:p>
    <w:p w:rsidRPr="00B65CE7" w:rsidR="00B61A70" w:rsidP="00B61A70" w:rsidRDefault="00B61A70" w14:paraId="0C719A02" w14:textId="623386B7">
      <w:pPr>
        <w:pStyle w:val="2TituloH2"/>
      </w:pPr>
      <w:bookmarkStart w:name="_Toc97208305" w:id="223"/>
      <w:r>
        <w:t>POS-PROCESO</w:t>
      </w:r>
      <w:bookmarkEnd w:id="223"/>
    </w:p>
    <w:p w:rsidR="00B61A70" w:rsidP="00B61A70" w:rsidRDefault="00B61A70" w14:paraId="2DE8338E" w14:textId="173042C1">
      <w:pPr>
        <w:rPr>
          <w:lang w:val="es-ES" w:eastAsia="en-US"/>
        </w:rPr>
      </w:pPr>
      <w:r>
        <w:rPr>
          <w:lang w:val="es-ES" w:eastAsia="en-US"/>
        </w:rPr>
        <w:t xml:space="preserve">La lógica del </w:t>
      </w:r>
      <w:proofErr w:type="spellStart"/>
      <w:r>
        <w:rPr>
          <w:lang w:val="es-ES" w:eastAsia="en-US"/>
        </w:rPr>
        <w:t>pos-proceso</w:t>
      </w:r>
      <w:proofErr w:type="spellEnd"/>
      <w:r>
        <w:rPr>
          <w:lang w:val="es-ES" w:eastAsia="en-US"/>
        </w:rPr>
        <w:t xml:space="preserve"> se encargará de identificar el tipo de cambio en función de los registros </w:t>
      </w:r>
      <w:r w:rsidR="00BB7FF0">
        <w:rPr>
          <w:lang w:val="es-ES" w:eastAsia="en-US"/>
        </w:rPr>
        <w:t>de la exportación</w:t>
      </w:r>
      <w:r>
        <w:rPr>
          <w:lang w:val="es-ES" w:eastAsia="en-US"/>
        </w:rPr>
        <w:t xml:space="preserve"> y de decidir qué registros incluir en el archivo final exportado.</w:t>
      </w:r>
    </w:p>
    <w:p w:rsidR="00B70B64" w:rsidP="00B61A70" w:rsidRDefault="00B70B64" w14:paraId="1D60A554" w14:textId="02C88EED">
      <w:pPr>
        <w:rPr>
          <w:lang w:val="es-ES" w:eastAsia="en-US"/>
        </w:rPr>
      </w:pPr>
      <w:r>
        <w:rPr>
          <w:lang w:val="es-ES" w:eastAsia="en-US"/>
        </w:rPr>
        <w:t xml:space="preserve">En primer </w:t>
      </w:r>
      <w:proofErr w:type="gramStart"/>
      <w:r>
        <w:rPr>
          <w:lang w:val="es-ES" w:eastAsia="en-US"/>
        </w:rPr>
        <w:t>lugar</w:t>
      </w:r>
      <w:proofErr w:type="gramEnd"/>
      <w:r>
        <w:rPr>
          <w:lang w:val="es-ES" w:eastAsia="en-US"/>
        </w:rPr>
        <w:t xml:space="preserve"> se deben identificar los registros correspondientes a las nuevas altas. Estos registros se identifican por tener el tipo de registro </w:t>
      </w:r>
      <w:r w:rsidRPr="00B70B64">
        <w:rPr>
          <w:i/>
          <w:iCs/>
          <w:lang w:val="es-ES" w:eastAsia="en-US"/>
        </w:rPr>
        <w:t>New</w:t>
      </w:r>
      <w:r>
        <w:rPr>
          <w:lang w:val="es-ES" w:eastAsia="en-US"/>
        </w:rPr>
        <w:t xml:space="preserve"> en la exportación. Los </w:t>
      </w:r>
      <w:r w:rsidRPr="00B70B64">
        <w:rPr>
          <w:i/>
          <w:iCs/>
          <w:lang w:val="es-ES" w:eastAsia="en-US"/>
        </w:rPr>
        <w:t>New</w:t>
      </w:r>
      <w:r>
        <w:rPr>
          <w:lang w:val="es-ES" w:eastAsia="en-US"/>
        </w:rPr>
        <w:t xml:space="preserve"> en la consulta de empleados se corresponden con las nuevas altas, se les asignará el tipo de movimiento A</w:t>
      </w:r>
      <w:r w:rsidR="00414EE2">
        <w:rPr>
          <w:lang w:val="es-ES" w:eastAsia="en-US"/>
        </w:rPr>
        <w:t xml:space="preserve"> y se asociarán con los registros correspondientes de familiares y dirección que también serán de tipo A.</w:t>
      </w:r>
      <w:r>
        <w:rPr>
          <w:lang w:val="es-ES" w:eastAsia="en-US"/>
        </w:rPr>
        <w:t xml:space="preserve"> </w:t>
      </w:r>
    </w:p>
    <w:p w:rsidR="007D6344" w:rsidP="00B61A70" w:rsidRDefault="007D6344" w14:paraId="631FBC30" w14:textId="2BE4F279">
      <w:pPr>
        <w:rPr>
          <w:lang w:val="es-ES" w:eastAsia="en-US"/>
        </w:rPr>
      </w:pPr>
      <w:r>
        <w:rPr>
          <w:lang w:val="es-ES" w:eastAsia="en-US"/>
        </w:rPr>
        <w:t xml:space="preserve">Para el caso en el que haya sido modificada la fecha de fin (en el registro </w:t>
      </w:r>
      <w:proofErr w:type="spellStart"/>
      <w:r w:rsidRPr="007D6344">
        <w:rPr>
          <w:i/>
          <w:iCs/>
          <w:lang w:val="es-ES" w:eastAsia="en-US"/>
        </w:rPr>
        <w:t>Previous</w:t>
      </w:r>
      <w:proofErr w:type="spellEnd"/>
      <w:r>
        <w:rPr>
          <w:lang w:val="es-ES" w:eastAsia="en-US"/>
        </w:rPr>
        <w:t xml:space="preserve"> es nula y toma valor en el </w:t>
      </w:r>
      <w:proofErr w:type="spellStart"/>
      <w:r w:rsidRPr="007D6344">
        <w:rPr>
          <w:i/>
          <w:iCs/>
          <w:lang w:val="es-ES" w:eastAsia="en-US"/>
        </w:rPr>
        <w:t>Current</w:t>
      </w:r>
      <w:proofErr w:type="spellEnd"/>
      <w:r>
        <w:rPr>
          <w:lang w:val="es-ES" w:eastAsia="en-US"/>
        </w:rPr>
        <w:t>), se marcará el registro como tipo de movimiento F aplicando B como tipo de movimiento a los familiares.</w:t>
      </w:r>
    </w:p>
    <w:p w:rsidR="007D6344" w:rsidP="00B61A70" w:rsidRDefault="007D6344" w14:paraId="0936D58B" w14:textId="3A86FADB">
      <w:pPr>
        <w:rPr>
          <w:lang w:val="es-ES" w:eastAsia="en-US"/>
        </w:rPr>
      </w:pPr>
      <w:r>
        <w:rPr>
          <w:lang w:val="es-ES" w:eastAsia="en-US"/>
        </w:rPr>
        <w:t xml:space="preserve">En caso de que los registros sean de tipo </w:t>
      </w:r>
      <w:proofErr w:type="spellStart"/>
      <w:r>
        <w:rPr>
          <w:lang w:val="es-ES" w:eastAsia="en-US"/>
        </w:rPr>
        <w:t>Previous</w:t>
      </w:r>
      <w:proofErr w:type="spellEnd"/>
      <w:r>
        <w:rPr>
          <w:lang w:val="es-ES" w:eastAsia="en-US"/>
        </w:rPr>
        <w:t>/</w:t>
      </w:r>
      <w:proofErr w:type="spellStart"/>
      <w:proofErr w:type="gramStart"/>
      <w:r>
        <w:rPr>
          <w:lang w:val="es-ES" w:eastAsia="en-US"/>
        </w:rPr>
        <w:t>Current</w:t>
      </w:r>
      <w:proofErr w:type="spellEnd"/>
      <w:proofErr w:type="gramEnd"/>
      <w:r>
        <w:rPr>
          <w:lang w:val="es-ES" w:eastAsia="en-US"/>
        </w:rPr>
        <w:t xml:space="preserve"> pero no correspondan a una baja, el proceso comparará el contenido de las siguientes columnas para identificar el tipo de movimiento</w:t>
      </w:r>
      <w:r w:rsidR="001E0D7D">
        <w:rPr>
          <w:lang w:val="es-ES" w:eastAsia="en-US"/>
        </w:rPr>
        <w:t xml:space="preserve"> en función de en qué columna se identifique el cambio</w:t>
      </w:r>
      <w:r>
        <w:rPr>
          <w:lang w:val="es-ES" w:eastAsia="en-US"/>
        </w:rPr>
        <w:t>:</w:t>
      </w:r>
    </w:p>
    <w:p w:rsidR="007D6344" w:rsidP="00F722D9" w:rsidRDefault="007D6344" w14:paraId="635C7740" w14:textId="57B28C26">
      <w:pPr>
        <w:pStyle w:val="Prrafodelista"/>
        <w:numPr>
          <w:ilvl w:val="0"/>
          <w:numId w:val="28"/>
        </w:numPr>
        <w:rPr>
          <w:lang w:val="es-ES" w:eastAsia="en-US"/>
        </w:rPr>
      </w:pPr>
      <w:r>
        <w:rPr>
          <w:lang w:val="es-ES" w:eastAsia="en-US"/>
        </w:rPr>
        <w:t xml:space="preserve">Cambio en Tipo </w:t>
      </w:r>
      <w:proofErr w:type="gramStart"/>
      <w:r>
        <w:rPr>
          <w:lang w:val="es-ES" w:eastAsia="en-US"/>
        </w:rPr>
        <w:t>IRPF  -</w:t>
      </w:r>
      <w:proofErr w:type="gramEnd"/>
      <w:r>
        <w:rPr>
          <w:lang w:val="es-ES" w:eastAsia="en-US"/>
        </w:rPr>
        <w:t>&gt; Tipo de movimiento I</w:t>
      </w:r>
    </w:p>
    <w:p w:rsidR="007D6344" w:rsidP="00F722D9" w:rsidRDefault="007D6344" w14:paraId="673E99A6" w14:textId="555FB8B7">
      <w:pPr>
        <w:pStyle w:val="Prrafodelista"/>
        <w:numPr>
          <w:ilvl w:val="0"/>
          <w:numId w:val="28"/>
        </w:numPr>
        <w:rPr>
          <w:lang w:val="es-ES" w:eastAsia="en-US"/>
        </w:rPr>
      </w:pPr>
      <w:r>
        <w:rPr>
          <w:lang w:val="es-ES" w:eastAsia="en-US"/>
        </w:rPr>
        <w:t>Cambio en Categoría -&gt; Tipo de movimiento C</w:t>
      </w:r>
    </w:p>
    <w:p w:rsidR="007D6344" w:rsidP="00F722D9" w:rsidRDefault="007D6344" w14:paraId="543E1F11" w14:textId="1C3AAB03">
      <w:pPr>
        <w:pStyle w:val="Prrafodelista"/>
        <w:numPr>
          <w:ilvl w:val="0"/>
          <w:numId w:val="28"/>
        </w:numPr>
        <w:rPr>
          <w:lang w:val="es-ES" w:eastAsia="en-US"/>
        </w:rPr>
      </w:pPr>
      <w:r>
        <w:rPr>
          <w:lang w:val="es-ES" w:eastAsia="en-US"/>
        </w:rPr>
        <w:t xml:space="preserve">Cambio </w:t>
      </w:r>
      <w:r w:rsidR="00125CB5">
        <w:rPr>
          <w:lang w:val="es-ES" w:eastAsia="en-US"/>
        </w:rPr>
        <w:t>Traslado</w:t>
      </w:r>
      <w:r>
        <w:rPr>
          <w:lang w:val="es-ES" w:eastAsia="en-US"/>
        </w:rPr>
        <w:t xml:space="preserve">  </w:t>
      </w:r>
      <w:r w:rsidR="0065074D">
        <w:rPr>
          <w:lang w:val="es-ES" w:eastAsia="en-US"/>
        </w:rPr>
        <w:t xml:space="preserve">     </w:t>
      </w:r>
      <w:r>
        <w:rPr>
          <w:lang w:val="es-ES" w:eastAsia="en-US"/>
        </w:rPr>
        <w:t xml:space="preserve"> -&gt; Tipo de movimiento T</w:t>
      </w:r>
    </w:p>
    <w:p w:rsidR="007D6344" w:rsidP="00F722D9" w:rsidRDefault="007D6344" w14:paraId="41BE6494" w14:textId="591980E0">
      <w:pPr>
        <w:pStyle w:val="Prrafodelista"/>
        <w:numPr>
          <w:ilvl w:val="0"/>
          <w:numId w:val="28"/>
        </w:numPr>
        <w:rPr>
          <w:lang w:val="es-ES" w:eastAsia="en-US"/>
        </w:rPr>
      </w:pPr>
      <w:r>
        <w:rPr>
          <w:lang w:val="es-ES" w:eastAsia="en-US"/>
        </w:rPr>
        <w:t>Cambio en jornada    -&gt; Tipo de movimiento R</w:t>
      </w:r>
    </w:p>
    <w:p w:rsidR="005460AD" w:rsidP="005460AD" w:rsidRDefault="005460AD" w14:paraId="60E7BA06" w14:textId="13CE26E6">
      <w:pPr>
        <w:ind w:left="360"/>
        <w:rPr>
          <w:lang w:val="es-ES" w:eastAsia="en-US"/>
        </w:rPr>
      </w:pPr>
    </w:p>
    <w:p w:rsidR="003B5A77" w:rsidP="003B5A77" w:rsidRDefault="003B5A77" w14:paraId="132668F9" w14:textId="582A00E5">
      <w:pPr>
        <w:rPr>
          <w:lang w:val="es-ES" w:eastAsia="en-US"/>
        </w:rPr>
      </w:pPr>
      <w:r w:rsidRPr="003B5A77">
        <w:rPr>
          <w:i/>
          <w:iCs/>
          <w:lang w:val="es-ES" w:eastAsia="en-US"/>
        </w:rPr>
        <w:t>Se hace una anotación para distinguir entre F y B</w:t>
      </w:r>
      <w:r>
        <w:rPr>
          <w:lang w:val="es-ES" w:eastAsia="en-US"/>
        </w:rPr>
        <w:t xml:space="preserve">. F significa una baja del empleado, y B significa que el empleado por algún cambio del </w:t>
      </w:r>
      <w:proofErr w:type="gramStart"/>
      <w:r>
        <w:rPr>
          <w:lang w:val="es-ES" w:eastAsia="en-US"/>
        </w:rPr>
        <w:t>perímetro,</w:t>
      </w:r>
      <w:proofErr w:type="gramEnd"/>
      <w:r>
        <w:rPr>
          <w:lang w:val="es-ES" w:eastAsia="en-US"/>
        </w:rPr>
        <w:t xml:space="preserve"> deja de tener el beneficio, pero sigue de Alta en la empresa.</w:t>
      </w:r>
    </w:p>
    <w:p w:rsidR="00BD76D0" w:rsidP="003B5A77" w:rsidRDefault="00BD76D0" w14:paraId="5E7125A2" w14:textId="35BDACE4">
      <w:pPr>
        <w:rPr>
          <w:lang w:val="es-ES" w:eastAsia="en-US"/>
        </w:rPr>
      </w:pPr>
    </w:p>
    <w:p w:rsidR="00BD76D0" w:rsidP="00BD76D0" w:rsidRDefault="00BD76D0" w14:paraId="0910D3B0" w14:textId="77777777">
      <w:pPr>
        <w:rPr>
          <w:i/>
          <w:iCs/>
          <w:lang w:val="es-ES" w:eastAsia="en-US"/>
        </w:rPr>
      </w:pPr>
      <w:r w:rsidRPr="003B5A77">
        <w:rPr>
          <w:i/>
          <w:iCs/>
          <w:lang w:val="es-ES" w:eastAsia="en-US"/>
        </w:rPr>
        <w:t xml:space="preserve">Se hace una anotación para </w:t>
      </w:r>
      <w:r>
        <w:rPr>
          <w:i/>
          <w:iCs/>
          <w:lang w:val="es-ES" w:eastAsia="en-US"/>
        </w:rPr>
        <w:t>Traslados:</w:t>
      </w:r>
    </w:p>
    <w:p w:rsidRPr="00BD76D0" w:rsidR="00BD76D0" w:rsidP="00BD76D0" w:rsidRDefault="00BD76D0" w14:paraId="523D7CC6" w14:textId="3B84ED09">
      <w:pPr>
        <w:rPr>
          <w:lang w:val="es-ES"/>
        </w:rPr>
      </w:pPr>
      <w:r>
        <w:rPr>
          <w:lang w:val="es-ES"/>
        </w:rPr>
        <w:t>E</w:t>
      </w:r>
      <w:r w:rsidRPr="00BD76D0">
        <w:rPr>
          <w:lang w:val="es-ES"/>
        </w:rPr>
        <w:t>stos son los motivos de baja legal y de inicio que hay que utilizar en Global para hacer Traslados</w:t>
      </w:r>
    </w:p>
    <w:p w:rsidRPr="00BD76D0" w:rsidR="00BD76D0" w:rsidP="00BD76D0" w:rsidRDefault="00BD76D0" w14:paraId="480CB79F" w14:textId="77777777">
      <w:pPr>
        <w:rPr>
          <w:lang w:val="es-ES"/>
        </w:rPr>
      </w:pPr>
      <w:r w:rsidRPr="00BD76D0">
        <w:rPr>
          <w:lang w:val="es-ES"/>
        </w:rPr>
        <w:t>Motivo de baja en el centro de trabajo de origen:</w:t>
      </w:r>
    </w:p>
    <w:p w:rsidRPr="006D0781" w:rsidR="00BD76D0" w:rsidP="00BD76D0" w:rsidRDefault="00BD76D0" w14:paraId="2AED25D4" w14:textId="77777777">
      <w:pPr>
        <w:rPr>
          <w:lang w:val="es-ES"/>
        </w:rPr>
      </w:pPr>
      <w:r w:rsidRPr="006D0781">
        <w:rPr>
          <w:lang w:val="es-ES"/>
        </w:rPr>
        <w:t>097 – Cese por Traslado de Centro de Trabajo - aplica liquidación de pagas y la generación del movimiento AFI correspondiente.</w:t>
      </w:r>
    </w:p>
    <w:p w:rsidRPr="006D0781" w:rsidR="00BD76D0" w:rsidP="00BD76D0" w:rsidRDefault="00BD76D0" w14:paraId="66D11266" w14:textId="77777777">
      <w:pPr>
        <w:rPr>
          <w:lang w:val="es-ES"/>
        </w:rPr>
      </w:pPr>
      <w:r w:rsidRPr="006D0781">
        <w:rPr>
          <w:lang w:val="es-ES"/>
        </w:rPr>
        <w:t>98 – Cambio Centro Trabajo Sin Liquidación – no se calcula liquidación de pagas y sólo se genera movimiento AFI si existe algún otro cambio, adicional al cambio de centro de trabajo, que lo requiera.</w:t>
      </w:r>
    </w:p>
    <w:p w:rsidRPr="006D0781" w:rsidR="00BD76D0" w:rsidP="00BD76D0" w:rsidRDefault="00BD76D0" w14:paraId="7DBBD1D4" w14:textId="77777777">
      <w:pPr>
        <w:rPr>
          <w:lang w:val="es-ES"/>
        </w:rPr>
      </w:pPr>
    </w:p>
    <w:p w:rsidRPr="006D0781" w:rsidR="00BD76D0" w:rsidP="00BD76D0" w:rsidRDefault="00BD76D0" w14:paraId="296DBF1B" w14:textId="77777777">
      <w:pPr>
        <w:rPr>
          <w:lang w:val="es-ES"/>
        </w:rPr>
      </w:pPr>
      <w:r w:rsidRPr="006D0781">
        <w:rPr>
          <w:lang w:val="es-ES"/>
        </w:rPr>
        <w:t>En el alta en el nuevo centro de trabajo, deberá asignarse el Motivo de Inicio</w:t>
      </w:r>
    </w:p>
    <w:p w:rsidRPr="005559C6" w:rsidR="00BD76D0" w:rsidP="00BD76D0" w:rsidRDefault="00BD76D0" w14:paraId="724949D8" w14:textId="77777777">
      <w:pPr>
        <w:rPr>
          <w:i/>
          <w:iCs/>
          <w:lang w:val="es-ES"/>
        </w:rPr>
      </w:pPr>
      <w:r w:rsidRPr="005559C6">
        <w:rPr>
          <w:lang w:val="es-ES"/>
        </w:rPr>
        <w:t>025 – Cambio Centro de Trabajo.</w:t>
      </w:r>
    </w:p>
    <w:p w:rsidR="00BD76D0" w:rsidP="003B5A77" w:rsidRDefault="00BD76D0" w14:paraId="489E7607" w14:textId="77777777">
      <w:pPr>
        <w:rPr>
          <w:lang w:val="es-ES" w:eastAsia="en-US"/>
        </w:rPr>
      </w:pPr>
    </w:p>
    <w:p w:rsidR="005460AD" w:rsidP="00922116" w:rsidRDefault="005460AD" w14:paraId="6649A5A1" w14:textId="5C51B9F8">
      <w:pPr>
        <w:rPr>
          <w:lang w:val="es-ES" w:eastAsia="en-US"/>
        </w:rPr>
      </w:pPr>
      <w:r>
        <w:rPr>
          <w:lang w:val="es-ES" w:eastAsia="en-US"/>
        </w:rPr>
        <w:t>Hay que observar que cuando se envía información de familiares o domicilios debe también enviarse el registro correspondiente del empleado.</w:t>
      </w:r>
    </w:p>
    <w:p w:rsidR="005559C6" w:rsidP="00922116" w:rsidRDefault="005559C6" w14:paraId="4658575B" w14:textId="461C05FD">
      <w:pPr>
        <w:rPr>
          <w:lang w:val="es-ES" w:eastAsia="en-US"/>
        </w:rPr>
      </w:pPr>
    </w:p>
    <w:p w:rsidR="005559C6" w:rsidP="00922116" w:rsidRDefault="005559C6" w14:paraId="3C1EA323" w14:textId="5A183373">
      <w:pPr>
        <w:rPr>
          <w:lang w:val="es-ES" w:eastAsia="en-US"/>
        </w:rPr>
      </w:pPr>
      <w:r>
        <w:rPr>
          <w:lang w:val="es-ES" w:eastAsia="en-US"/>
        </w:rPr>
        <w:t xml:space="preserve">En el </w:t>
      </w:r>
      <w:proofErr w:type="spellStart"/>
      <w:r>
        <w:rPr>
          <w:lang w:val="es-ES" w:eastAsia="en-US"/>
        </w:rPr>
        <w:t>Pos-proceso</w:t>
      </w:r>
      <w:proofErr w:type="spellEnd"/>
      <w:r>
        <w:rPr>
          <w:lang w:val="es-ES" w:eastAsia="en-US"/>
        </w:rPr>
        <w:t xml:space="preserve">, también se identifica si el empleado tiene derecho o no al Beneficio, dependiendo del concepto de </w:t>
      </w:r>
      <w:r w:rsidRPr="005559C6">
        <w:rPr>
          <w:b/>
          <w:bCs/>
          <w:i/>
          <w:iCs/>
          <w:lang w:val="es-ES" w:eastAsia="en-US"/>
        </w:rPr>
        <w:t>Perímetro</w:t>
      </w:r>
      <w:r>
        <w:rPr>
          <w:lang w:val="es-ES" w:eastAsia="en-US"/>
        </w:rPr>
        <w:t xml:space="preserve">, en la aplicación se encuentra definido en el Mantenimiento de la empresa. </w:t>
      </w:r>
    </w:p>
    <w:p w:rsidR="00437CE9" w:rsidP="00922116" w:rsidRDefault="00437CE9" w14:paraId="6D7AB9FC" w14:textId="183DF861">
      <w:pPr>
        <w:rPr>
          <w:lang w:val="es-ES" w:eastAsia="en-US"/>
        </w:rPr>
      </w:pPr>
    </w:p>
    <w:p w:rsidR="00437CE9" w:rsidP="00437CE9" w:rsidRDefault="00437CE9" w14:paraId="73BB27C3" w14:textId="3692A7C8">
      <w:pPr>
        <w:rPr>
          <w:rFonts w:ascii="Calibri" w:hAnsi="Calibri"/>
          <w:color w:val="auto"/>
          <w:szCs w:val="22"/>
          <w:lang w:val="es-ES" w:eastAsia="en-US"/>
        </w:rPr>
      </w:pPr>
      <w:r>
        <w:rPr>
          <w:lang w:val="es-ES"/>
        </w:rPr>
        <w:t>P</w:t>
      </w:r>
      <w:r w:rsidRPr="00437CE9">
        <w:rPr>
          <w:lang w:val="es-ES"/>
        </w:rPr>
        <w:t>ara calcular el perímetro, intervienen varios datos del empleado que para nuestro caso son: la empresa a la que pertenece, su tipo de empleado y su condición de contrato.</w:t>
      </w:r>
    </w:p>
    <w:p w:rsidRPr="00437CE9" w:rsidR="00437CE9" w:rsidP="00437CE9" w:rsidRDefault="00437CE9" w14:paraId="6DF1520F" w14:textId="77777777">
      <w:pPr>
        <w:rPr>
          <w:lang w:val="es-ES"/>
        </w:rPr>
      </w:pPr>
      <w:r w:rsidRPr="00437CE9">
        <w:rPr>
          <w:lang w:val="es-ES"/>
        </w:rPr>
        <w:t>Para ello a nivel de la empresa (Mantenimiento de empresa), hemos añadido un campo configurable, que contiene una cadena de valores, donde se incluyen los tipos de empleados disponibles y la condición de contrato Fijo/eventual.</w:t>
      </w:r>
    </w:p>
    <w:p w:rsidRPr="00437CE9" w:rsidR="00437CE9" w:rsidP="00437CE9" w:rsidRDefault="00437CE9" w14:paraId="5DE5EAC8" w14:textId="77777777">
      <w:pPr>
        <w:rPr>
          <w:lang w:val="es-ES"/>
        </w:rPr>
      </w:pPr>
      <w:r w:rsidRPr="00437CE9">
        <w:rPr>
          <w:lang w:val="es-ES"/>
        </w:rPr>
        <w:t xml:space="preserve">El proceso, mira por empleado si cumple con las condiciones de este perímetro, y valida que tendría derecho al beneficio de Salud, teniendo además de forma adicional </w:t>
      </w:r>
      <w:proofErr w:type="gramStart"/>
      <w:r w:rsidRPr="00437CE9">
        <w:rPr>
          <w:lang w:val="es-ES"/>
        </w:rPr>
        <w:t>que  se</w:t>
      </w:r>
      <w:proofErr w:type="gramEnd"/>
      <w:r w:rsidRPr="00437CE9">
        <w:rPr>
          <w:lang w:val="es-ES"/>
        </w:rPr>
        <w:t xml:space="preserve"> pueden manejar las excepciones a nivel del empleado.</w:t>
      </w:r>
    </w:p>
    <w:p w:rsidRPr="00437CE9" w:rsidR="00437CE9" w:rsidP="00437CE9" w:rsidRDefault="00437CE9" w14:paraId="586CD2B2" w14:textId="77777777">
      <w:pPr>
        <w:rPr>
          <w:lang w:val="es-ES"/>
        </w:rPr>
      </w:pPr>
    </w:p>
    <w:p w:rsidRPr="00437CE9" w:rsidR="00437CE9" w:rsidP="00437CE9" w:rsidRDefault="00437CE9" w14:paraId="61DBE0E9" w14:textId="1C3301E9">
      <w:pPr>
        <w:rPr>
          <w:lang w:val="es-ES"/>
        </w:rPr>
      </w:pPr>
      <w:r w:rsidRPr="00437CE9">
        <w:rPr>
          <w:lang w:val="es-ES"/>
        </w:rPr>
        <w:t xml:space="preserve">Esta forma de </w:t>
      </w:r>
      <w:proofErr w:type="gramStart"/>
      <w:r w:rsidRPr="00437CE9">
        <w:rPr>
          <w:lang w:val="es-ES"/>
        </w:rPr>
        <w:t>parametrización,</w:t>
      </w:r>
      <w:proofErr w:type="gramEnd"/>
      <w:r w:rsidRPr="00437CE9">
        <w:rPr>
          <w:lang w:val="es-ES"/>
        </w:rPr>
        <w:t xml:space="preserve"> permite tener una gran flexibilidad a nivel de configuración, no obstante los casos que no se incluyan deberán ser manejados como excepciones.</w:t>
      </w:r>
    </w:p>
    <w:p w:rsidRPr="00437CE9" w:rsidR="00437CE9" w:rsidP="00437CE9" w:rsidRDefault="00437CE9" w14:paraId="4B503A36" w14:textId="77777777">
      <w:pPr>
        <w:rPr>
          <w:lang w:val="es-ES"/>
        </w:rPr>
      </w:pPr>
      <w:r w:rsidRPr="00437CE9">
        <w:rPr>
          <w:lang w:val="es-ES"/>
        </w:rPr>
        <w:t xml:space="preserve">Una de las condiciones </w:t>
      </w:r>
      <w:proofErr w:type="gramStart"/>
      <w:r w:rsidRPr="00437CE9">
        <w:rPr>
          <w:lang w:val="es-ES"/>
        </w:rPr>
        <w:t>es</w:t>
      </w:r>
      <w:proofErr w:type="gramEnd"/>
      <w:r w:rsidRPr="00437CE9">
        <w:rPr>
          <w:lang w:val="es-ES"/>
        </w:rPr>
        <w:t xml:space="preserve"> por ejemplo, que un empleado en la empresa (52) Abrasivos, sea tipo de empleado Cuadro y que a su vez sea eventual. Este caso si se requiere que el empleado tenga el beneficio se manejará como excepción.</w:t>
      </w:r>
    </w:p>
    <w:p w:rsidR="005559C6" w:rsidP="00922116" w:rsidRDefault="005559C6" w14:paraId="2C869568" w14:textId="421E8E73">
      <w:pPr>
        <w:rPr>
          <w:lang w:val="es-ES" w:eastAsia="en-US"/>
        </w:rPr>
      </w:pPr>
    </w:p>
    <w:p w:rsidR="005559C6" w:rsidP="00922116" w:rsidRDefault="005559C6" w14:paraId="294B9930" w14:textId="77777777">
      <w:pPr>
        <w:rPr>
          <w:lang w:val="es-ES" w:eastAsia="en-US"/>
        </w:rPr>
      </w:pPr>
    </w:p>
    <w:tbl>
      <w:tblPr>
        <w:tblStyle w:val="Cegid"/>
        <w:tblW w:w="8017" w:type="dxa"/>
        <w:jc w:val="center"/>
        <w:tblLook w:val="04A0" w:firstRow="1" w:lastRow="0" w:firstColumn="1" w:lastColumn="0" w:noHBand="0" w:noVBand="1"/>
      </w:tblPr>
      <w:tblGrid>
        <w:gridCol w:w="1985"/>
        <w:gridCol w:w="6777"/>
      </w:tblGrid>
      <w:tr w:rsidRPr="005559C6" w:rsidR="005559C6" w:rsidTr="005559C6" w14:paraId="62FACF13" w14:textId="77777777">
        <w:trPr>
          <w:cnfStyle w:val="100000000000" w:firstRow="1" w:lastRow="0" w:firstColumn="0" w:lastColumn="0" w:oddVBand="0" w:evenVBand="0" w:oddHBand="0" w:evenHBand="0" w:firstRowFirstColumn="0" w:firstRowLastColumn="0" w:lastRowFirstColumn="0" w:lastRowLastColumn="0"/>
          <w:trHeight w:val="312"/>
          <w:jc w:val="center"/>
        </w:trPr>
        <w:tc>
          <w:tcPr>
            <w:tcW w:w="1985" w:type="dxa"/>
            <w:noWrap/>
            <w:hideMark/>
          </w:tcPr>
          <w:p w:rsidRPr="005559C6" w:rsidR="005559C6" w:rsidP="005559C6" w:rsidRDefault="005559C6" w14:paraId="223A4013" w14:textId="77777777">
            <w:pPr>
              <w:suppressAutoHyphens w:val="0"/>
              <w:spacing w:after="0"/>
              <w:jc w:val="left"/>
              <w:rPr>
                <w:rFonts w:ascii="Calibri" w:hAnsi="Calibri" w:cs="Calibri"/>
                <w:b/>
                <w:bCs/>
                <w:color w:val="000000"/>
                <w:sz w:val="24"/>
                <w:lang w:val="es-ES" w:eastAsia="es-ES"/>
              </w:rPr>
            </w:pPr>
            <w:r w:rsidRPr="005559C6">
              <w:rPr>
                <w:rFonts w:ascii="Calibri" w:hAnsi="Calibri" w:cs="Calibri"/>
                <w:b/>
                <w:bCs/>
                <w:color w:val="000000"/>
                <w:sz w:val="24"/>
                <w:lang w:val="es-ES" w:eastAsia="es-ES"/>
              </w:rPr>
              <w:t>ID Empresa</w:t>
            </w:r>
          </w:p>
        </w:tc>
        <w:tc>
          <w:tcPr>
            <w:tcW w:w="6032" w:type="dxa"/>
            <w:noWrap/>
            <w:hideMark/>
          </w:tcPr>
          <w:p w:rsidRPr="005559C6" w:rsidR="005559C6" w:rsidP="005559C6" w:rsidRDefault="005559C6" w14:paraId="2FB8E375" w14:textId="77777777">
            <w:pPr>
              <w:suppressAutoHyphens w:val="0"/>
              <w:spacing w:after="0"/>
              <w:jc w:val="left"/>
              <w:rPr>
                <w:rFonts w:ascii="Calibri" w:hAnsi="Calibri" w:cs="Calibri"/>
                <w:b/>
                <w:bCs/>
                <w:color w:val="000000"/>
                <w:sz w:val="24"/>
                <w:lang w:val="es-ES" w:eastAsia="es-ES"/>
              </w:rPr>
            </w:pPr>
            <w:r w:rsidRPr="005559C6">
              <w:rPr>
                <w:rFonts w:ascii="Calibri" w:hAnsi="Calibri" w:cs="Calibri"/>
                <w:b/>
                <w:bCs/>
                <w:color w:val="000000"/>
                <w:sz w:val="24"/>
                <w:lang w:val="es-ES" w:eastAsia="es-ES"/>
              </w:rPr>
              <w:t>Indicador derecho +Neto(</w:t>
            </w:r>
            <w:proofErr w:type="spellStart"/>
            <w:r w:rsidRPr="005559C6">
              <w:rPr>
                <w:rFonts w:ascii="Calibri" w:hAnsi="Calibri" w:cs="Calibri"/>
                <w:b/>
                <w:bCs/>
                <w:color w:val="000000"/>
                <w:sz w:val="24"/>
                <w:lang w:val="es-ES" w:eastAsia="es-ES"/>
              </w:rPr>
              <w:t>Emp</w:t>
            </w:r>
            <w:proofErr w:type="spellEnd"/>
            <w:r w:rsidRPr="005559C6">
              <w:rPr>
                <w:rFonts w:ascii="Calibri" w:hAnsi="Calibri" w:cs="Calibri"/>
                <w:b/>
                <w:bCs/>
                <w:color w:val="000000"/>
                <w:sz w:val="24"/>
                <w:lang w:val="es-ES" w:eastAsia="es-ES"/>
              </w:rPr>
              <w:t>)</w:t>
            </w:r>
          </w:p>
        </w:tc>
      </w:tr>
      <w:tr w:rsidRPr="005559C6" w:rsidR="005559C6" w:rsidTr="005559C6" w14:paraId="3E914E8A" w14:textId="77777777">
        <w:trPr>
          <w:trHeight w:val="288"/>
          <w:jc w:val="center"/>
        </w:trPr>
        <w:tc>
          <w:tcPr>
            <w:tcW w:w="1985" w:type="dxa"/>
            <w:noWrap/>
            <w:hideMark/>
          </w:tcPr>
          <w:p w:rsidRPr="005559C6" w:rsidR="005559C6" w:rsidP="005559C6" w:rsidRDefault="005559C6" w14:paraId="4AE7085C"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05</w:t>
            </w:r>
          </w:p>
        </w:tc>
        <w:tc>
          <w:tcPr>
            <w:tcW w:w="6032" w:type="dxa"/>
            <w:noWrap/>
            <w:hideMark/>
          </w:tcPr>
          <w:p w:rsidRPr="005559C6" w:rsidR="005559C6" w:rsidP="005559C6" w:rsidRDefault="005559C6" w14:paraId="1C387FF3"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#C##CD##CI1##CI2##CX##EP##ENV#$01$$02$</w:t>
            </w:r>
          </w:p>
        </w:tc>
      </w:tr>
      <w:tr w:rsidRPr="005559C6" w:rsidR="005559C6" w:rsidTr="005559C6" w14:paraId="5386ECAE" w14:textId="77777777">
        <w:trPr>
          <w:trHeight w:val="288"/>
          <w:jc w:val="center"/>
        </w:trPr>
        <w:tc>
          <w:tcPr>
            <w:tcW w:w="1985" w:type="dxa"/>
            <w:noWrap/>
            <w:hideMark/>
          </w:tcPr>
          <w:p w:rsidRPr="005559C6" w:rsidR="005559C6" w:rsidP="005559C6" w:rsidRDefault="005559C6" w14:paraId="677EE5FD"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15</w:t>
            </w:r>
          </w:p>
        </w:tc>
        <w:tc>
          <w:tcPr>
            <w:tcW w:w="6032" w:type="dxa"/>
            <w:noWrap/>
            <w:hideMark/>
          </w:tcPr>
          <w:p w:rsidRPr="005559C6" w:rsidR="005559C6" w:rsidP="005559C6" w:rsidRDefault="005559C6" w14:paraId="0A49FD4B"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#C##CD##CI1##CI2##CX##EP##ENV#$01$$02$</w:t>
            </w:r>
          </w:p>
        </w:tc>
      </w:tr>
      <w:tr w:rsidRPr="001E4625" w:rsidR="005559C6" w:rsidTr="005559C6" w14:paraId="33CE47AA" w14:textId="77777777">
        <w:trPr>
          <w:trHeight w:val="288"/>
          <w:jc w:val="center"/>
        </w:trPr>
        <w:tc>
          <w:tcPr>
            <w:tcW w:w="1985" w:type="dxa"/>
            <w:noWrap/>
            <w:hideMark/>
          </w:tcPr>
          <w:p w:rsidRPr="005559C6" w:rsidR="005559C6" w:rsidP="005559C6" w:rsidRDefault="005559C6" w14:paraId="7A329F28"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1C</w:t>
            </w:r>
          </w:p>
        </w:tc>
        <w:tc>
          <w:tcPr>
            <w:tcW w:w="6032" w:type="dxa"/>
            <w:noWrap/>
            <w:hideMark/>
          </w:tcPr>
          <w:p w:rsidRPr="005559C6" w:rsidR="005559C6" w:rsidP="005559C6" w:rsidRDefault="005559C6" w14:paraId="0310BA78"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1B8E9B18" w14:textId="77777777">
        <w:trPr>
          <w:trHeight w:val="288"/>
          <w:jc w:val="center"/>
        </w:trPr>
        <w:tc>
          <w:tcPr>
            <w:tcW w:w="1985" w:type="dxa"/>
            <w:noWrap/>
            <w:hideMark/>
          </w:tcPr>
          <w:p w:rsidRPr="005559C6" w:rsidR="005559C6" w:rsidP="005559C6" w:rsidRDefault="005559C6" w14:paraId="0BA015D6"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1J</w:t>
            </w:r>
          </w:p>
        </w:tc>
        <w:tc>
          <w:tcPr>
            <w:tcW w:w="6032" w:type="dxa"/>
            <w:noWrap/>
            <w:hideMark/>
          </w:tcPr>
          <w:p w:rsidRPr="005559C6" w:rsidR="005559C6" w:rsidP="005559C6" w:rsidRDefault="005559C6" w14:paraId="17726B64"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#C##CD##CI1##CI2##CX##E##EF##ENV##EP##EX##O##OF#$01$$02$</w:t>
            </w:r>
          </w:p>
        </w:tc>
      </w:tr>
      <w:tr w:rsidRPr="001E4625" w:rsidR="005559C6" w:rsidTr="005559C6" w14:paraId="383456E1" w14:textId="77777777">
        <w:trPr>
          <w:trHeight w:val="288"/>
          <w:jc w:val="center"/>
        </w:trPr>
        <w:tc>
          <w:tcPr>
            <w:tcW w:w="1985" w:type="dxa"/>
            <w:noWrap/>
            <w:hideMark/>
          </w:tcPr>
          <w:p w:rsidRPr="005559C6" w:rsidR="005559C6" w:rsidP="005559C6" w:rsidRDefault="005559C6" w14:paraId="48E0B14C"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22</w:t>
            </w:r>
          </w:p>
        </w:tc>
        <w:tc>
          <w:tcPr>
            <w:tcW w:w="6032" w:type="dxa"/>
            <w:noWrap/>
            <w:hideMark/>
          </w:tcPr>
          <w:p w:rsidRPr="005559C6" w:rsidR="005559C6" w:rsidP="005559C6" w:rsidRDefault="005559C6" w14:paraId="6EFE98AF"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631773B1" w14:textId="77777777">
        <w:trPr>
          <w:trHeight w:val="288"/>
          <w:jc w:val="center"/>
        </w:trPr>
        <w:tc>
          <w:tcPr>
            <w:tcW w:w="1985" w:type="dxa"/>
            <w:noWrap/>
            <w:hideMark/>
          </w:tcPr>
          <w:p w:rsidRPr="005559C6" w:rsidR="005559C6" w:rsidP="005559C6" w:rsidRDefault="005559C6" w14:paraId="4AF5BF64"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27</w:t>
            </w:r>
          </w:p>
        </w:tc>
        <w:tc>
          <w:tcPr>
            <w:tcW w:w="6032" w:type="dxa"/>
            <w:noWrap/>
            <w:hideMark/>
          </w:tcPr>
          <w:p w:rsidRPr="005559C6" w:rsidR="005559C6" w:rsidP="005559C6" w:rsidRDefault="005559C6" w14:paraId="50BC4E5F"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5BAD5D3A" w14:textId="77777777">
        <w:trPr>
          <w:trHeight w:val="288"/>
          <w:jc w:val="center"/>
        </w:trPr>
        <w:tc>
          <w:tcPr>
            <w:tcW w:w="1985" w:type="dxa"/>
            <w:noWrap/>
            <w:hideMark/>
          </w:tcPr>
          <w:p w:rsidRPr="005559C6" w:rsidR="005559C6" w:rsidP="005559C6" w:rsidRDefault="005559C6" w14:paraId="15BE3DB2"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2G</w:t>
            </w:r>
          </w:p>
        </w:tc>
        <w:tc>
          <w:tcPr>
            <w:tcW w:w="6032" w:type="dxa"/>
            <w:noWrap/>
            <w:hideMark/>
          </w:tcPr>
          <w:p w:rsidRPr="005559C6" w:rsidR="005559C6" w:rsidP="005559C6" w:rsidRDefault="005559C6" w14:paraId="3E519AD3"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01D94C2D" w14:textId="77777777">
        <w:trPr>
          <w:trHeight w:val="288"/>
          <w:jc w:val="center"/>
        </w:trPr>
        <w:tc>
          <w:tcPr>
            <w:tcW w:w="1985" w:type="dxa"/>
            <w:noWrap/>
            <w:hideMark/>
          </w:tcPr>
          <w:p w:rsidRPr="005559C6" w:rsidR="005559C6" w:rsidP="005559C6" w:rsidRDefault="005559C6" w14:paraId="24DE6C57"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33</w:t>
            </w:r>
          </w:p>
        </w:tc>
        <w:tc>
          <w:tcPr>
            <w:tcW w:w="6032" w:type="dxa"/>
            <w:noWrap/>
            <w:hideMark/>
          </w:tcPr>
          <w:p w:rsidRPr="005559C6" w:rsidR="005559C6" w:rsidP="005559C6" w:rsidRDefault="005559C6" w14:paraId="03EEF929"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28660A35" w14:textId="77777777">
        <w:trPr>
          <w:trHeight w:val="288"/>
          <w:jc w:val="center"/>
        </w:trPr>
        <w:tc>
          <w:tcPr>
            <w:tcW w:w="1985" w:type="dxa"/>
            <w:noWrap/>
            <w:hideMark/>
          </w:tcPr>
          <w:p w:rsidRPr="005559C6" w:rsidR="005559C6" w:rsidP="005559C6" w:rsidRDefault="005559C6" w14:paraId="084C0942"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37</w:t>
            </w:r>
          </w:p>
        </w:tc>
        <w:tc>
          <w:tcPr>
            <w:tcW w:w="6032" w:type="dxa"/>
            <w:noWrap/>
            <w:hideMark/>
          </w:tcPr>
          <w:p w:rsidRPr="005559C6" w:rsidR="005559C6" w:rsidP="005559C6" w:rsidRDefault="005559C6" w14:paraId="680BD137"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18B800A5" w14:textId="77777777">
        <w:trPr>
          <w:trHeight w:val="288"/>
          <w:jc w:val="center"/>
        </w:trPr>
        <w:tc>
          <w:tcPr>
            <w:tcW w:w="1985" w:type="dxa"/>
            <w:noWrap/>
            <w:hideMark/>
          </w:tcPr>
          <w:p w:rsidRPr="005559C6" w:rsidR="005559C6" w:rsidP="005559C6" w:rsidRDefault="005559C6" w14:paraId="6DA258A3"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3C</w:t>
            </w:r>
          </w:p>
        </w:tc>
        <w:tc>
          <w:tcPr>
            <w:tcW w:w="6032" w:type="dxa"/>
            <w:noWrap/>
            <w:hideMark/>
          </w:tcPr>
          <w:p w:rsidRPr="005559C6" w:rsidR="005559C6" w:rsidP="005559C6" w:rsidRDefault="005559C6" w14:paraId="082F46B3"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#C##CD##CI1##CI2##CX##E##EF##ENV##EP##EX##O##OF##V#$01$$02$</w:t>
            </w:r>
          </w:p>
        </w:tc>
      </w:tr>
      <w:tr w:rsidRPr="001E4625" w:rsidR="005559C6" w:rsidTr="005559C6" w14:paraId="31678AF8" w14:textId="77777777">
        <w:trPr>
          <w:trHeight w:val="288"/>
          <w:jc w:val="center"/>
        </w:trPr>
        <w:tc>
          <w:tcPr>
            <w:tcW w:w="1985" w:type="dxa"/>
            <w:noWrap/>
            <w:hideMark/>
          </w:tcPr>
          <w:p w:rsidRPr="005559C6" w:rsidR="005559C6" w:rsidP="005559C6" w:rsidRDefault="005559C6" w14:paraId="65FD7595"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52</w:t>
            </w:r>
          </w:p>
        </w:tc>
        <w:tc>
          <w:tcPr>
            <w:tcW w:w="6032" w:type="dxa"/>
            <w:noWrap/>
            <w:hideMark/>
          </w:tcPr>
          <w:p w:rsidRPr="005559C6" w:rsidR="005559C6" w:rsidP="005559C6" w:rsidRDefault="005559C6" w14:paraId="4794C572"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#C##CD##CI1##CI2##CX##E##EF##ENV##EP##EX#$01$</w:t>
            </w:r>
          </w:p>
        </w:tc>
      </w:tr>
      <w:tr w:rsidRPr="001E4625" w:rsidR="005559C6" w:rsidTr="005559C6" w14:paraId="429951DE" w14:textId="77777777">
        <w:trPr>
          <w:trHeight w:val="288"/>
          <w:jc w:val="center"/>
        </w:trPr>
        <w:tc>
          <w:tcPr>
            <w:tcW w:w="1985" w:type="dxa"/>
            <w:noWrap/>
            <w:hideMark/>
          </w:tcPr>
          <w:p w:rsidRPr="005559C6" w:rsidR="005559C6" w:rsidP="005559C6" w:rsidRDefault="005559C6" w14:paraId="6C4B1CCA"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58</w:t>
            </w:r>
          </w:p>
        </w:tc>
        <w:tc>
          <w:tcPr>
            <w:tcW w:w="6032" w:type="dxa"/>
            <w:noWrap/>
            <w:hideMark/>
          </w:tcPr>
          <w:p w:rsidRPr="005559C6" w:rsidR="005559C6" w:rsidP="005559C6" w:rsidRDefault="005559C6" w14:paraId="189C6347"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5559C6" w:rsidR="005559C6" w:rsidTr="005559C6" w14:paraId="457FB4AE" w14:textId="77777777">
        <w:trPr>
          <w:trHeight w:val="288"/>
          <w:jc w:val="center"/>
        </w:trPr>
        <w:tc>
          <w:tcPr>
            <w:tcW w:w="1985" w:type="dxa"/>
            <w:noWrap/>
            <w:hideMark/>
          </w:tcPr>
          <w:p w:rsidRPr="005559C6" w:rsidR="005559C6" w:rsidP="005559C6" w:rsidRDefault="005559C6" w14:paraId="0EE67889"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65</w:t>
            </w:r>
          </w:p>
        </w:tc>
        <w:tc>
          <w:tcPr>
            <w:tcW w:w="6032" w:type="dxa"/>
            <w:noWrap/>
            <w:hideMark/>
          </w:tcPr>
          <w:p w:rsidRPr="005559C6" w:rsidR="005559C6" w:rsidP="005559C6" w:rsidRDefault="005559C6" w14:paraId="3AAACCCD"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#C##CD##CI1##CI2##CX##EP##ENV#$01$$02$</w:t>
            </w:r>
          </w:p>
        </w:tc>
      </w:tr>
      <w:tr w:rsidRPr="005559C6" w:rsidR="005559C6" w:rsidTr="005559C6" w14:paraId="7620C465" w14:textId="77777777">
        <w:trPr>
          <w:trHeight w:val="288"/>
          <w:jc w:val="center"/>
        </w:trPr>
        <w:tc>
          <w:tcPr>
            <w:tcW w:w="1985" w:type="dxa"/>
            <w:noWrap/>
            <w:hideMark/>
          </w:tcPr>
          <w:p w:rsidRPr="005559C6" w:rsidR="005559C6" w:rsidP="005559C6" w:rsidRDefault="005559C6" w14:paraId="4F4359BE"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71</w:t>
            </w:r>
          </w:p>
        </w:tc>
        <w:tc>
          <w:tcPr>
            <w:tcW w:w="6032" w:type="dxa"/>
            <w:noWrap/>
            <w:hideMark/>
          </w:tcPr>
          <w:p w:rsidRPr="005559C6" w:rsidR="005559C6" w:rsidP="005559C6" w:rsidRDefault="005559C6" w14:paraId="65D6A264"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#C##CD##CI1##CI2##CX##EP##ENV#$01$$02$</w:t>
            </w:r>
          </w:p>
        </w:tc>
      </w:tr>
      <w:tr w:rsidRPr="001E4625" w:rsidR="005559C6" w:rsidTr="005559C6" w14:paraId="605FDB2F" w14:textId="77777777">
        <w:trPr>
          <w:trHeight w:val="288"/>
          <w:jc w:val="center"/>
        </w:trPr>
        <w:tc>
          <w:tcPr>
            <w:tcW w:w="1985" w:type="dxa"/>
            <w:noWrap/>
            <w:hideMark/>
          </w:tcPr>
          <w:p w:rsidRPr="005559C6" w:rsidR="005559C6" w:rsidP="005559C6" w:rsidRDefault="005559C6" w14:paraId="621B5060"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74</w:t>
            </w:r>
          </w:p>
        </w:tc>
        <w:tc>
          <w:tcPr>
            <w:tcW w:w="6032" w:type="dxa"/>
            <w:noWrap/>
            <w:hideMark/>
          </w:tcPr>
          <w:p w:rsidRPr="005559C6" w:rsidR="005559C6" w:rsidP="005559C6" w:rsidRDefault="005559C6" w14:paraId="4CE74C1D"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5E60D626" w14:textId="77777777">
        <w:trPr>
          <w:trHeight w:val="288"/>
          <w:jc w:val="center"/>
        </w:trPr>
        <w:tc>
          <w:tcPr>
            <w:tcW w:w="1985" w:type="dxa"/>
            <w:noWrap/>
            <w:hideMark/>
          </w:tcPr>
          <w:p w:rsidRPr="005559C6" w:rsidR="005559C6" w:rsidP="005559C6" w:rsidRDefault="005559C6" w14:paraId="5868946E"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76</w:t>
            </w:r>
          </w:p>
        </w:tc>
        <w:tc>
          <w:tcPr>
            <w:tcW w:w="6032" w:type="dxa"/>
            <w:noWrap/>
            <w:hideMark/>
          </w:tcPr>
          <w:p w:rsidRPr="005559C6" w:rsidR="005559C6" w:rsidP="005559C6" w:rsidRDefault="005559C6" w14:paraId="3F13318D"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1E4625" w:rsidR="005559C6" w:rsidTr="005559C6" w14:paraId="5B988A08" w14:textId="77777777">
        <w:trPr>
          <w:trHeight w:val="288"/>
          <w:jc w:val="center"/>
        </w:trPr>
        <w:tc>
          <w:tcPr>
            <w:tcW w:w="1985" w:type="dxa"/>
            <w:noWrap/>
            <w:hideMark/>
          </w:tcPr>
          <w:p w:rsidRPr="005559C6" w:rsidR="005559C6" w:rsidP="005559C6" w:rsidRDefault="005559C6" w14:paraId="4404472C"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83</w:t>
            </w:r>
          </w:p>
        </w:tc>
        <w:tc>
          <w:tcPr>
            <w:tcW w:w="6032" w:type="dxa"/>
            <w:noWrap/>
            <w:hideMark/>
          </w:tcPr>
          <w:p w:rsidRPr="005559C6" w:rsidR="005559C6" w:rsidP="005559C6" w:rsidRDefault="005559C6" w14:paraId="732B34E1"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#C##CD##CI1##CI2##CX##E##EF##ENV##EP##EX##O##OF##V#$01$</w:t>
            </w:r>
          </w:p>
        </w:tc>
      </w:tr>
      <w:tr w:rsidRPr="005559C6" w:rsidR="005559C6" w:rsidTr="005559C6" w14:paraId="1960AED9" w14:textId="77777777">
        <w:trPr>
          <w:trHeight w:val="288"/>
          <w:jc w:val="center"/>
        </w:trPr>
        <w:tc>
          <w:tcPr>
            <w:tcW w:w="1985" w:type="dxa"/>
            <w:noWrap/>
            <w:hideMark/>
          </w:tcPr>
          <w:p w:rsidRPr="005559C6" w:rsidR="005559C6" w:rsidP="005559C6" w:rsidRDefault="005559C6" w14:paraId="05F43D23"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92</w:t>
            </w:r>
          </w:p>
        </w:tc>
        <w:tc>
          <w:tcPr>
            <w:tcW w:w="6032" w:type="dxa"/>
            <w:noWrap/>
            <w:hideMark/>
          </w:tcPr>
          <w:p w:rsidRPr="005559C6" w:rsidR="005559C6" w:rsidP="005559C6" w:rsidRDefault="005559C6" w14:paraId="05DA0E3B" w14:textId="77777777">
            <w:pPr>
              <w:suppressAutoHyphens w:val="0"/>
              <w:spacing w:after="0"/>
              <w:jc w:val="left"/>
              <w:rPr>
                <w:rFonts w:ascii="Calibri" w:hAnsi="Calibri" w:cs="Calibri"/>
                <w:color w:val="000000"/>
                <w:szCs w:val="22"/>
                <w:lang w:val="es-ES" w:eastAsia="es-ES"/>
              </w:rPr>
            </w:pPr>
            <w:r w:rsidRPr="005559C6">
              <w:rPr>
                <w:rFonts w:ascii="Calibri" w:hAnsi="Calibri" w:cs="Calibri"/>
                <w:color w:val="000000"/>
                <w:szCs w:val="22"/>
                <w:lang w:val="es-ES" w:eastAsia="es-ES"/>
              </w:rPr>
              <w:t>#C##CD##CI1##CI2##CX##EP##ENV#$01$$02$</w:t>
            </w:r>
          </w:p>
        </w:tc>
      </w:tr>
    </w:tbl>
    <w:p w:rsidR="005559C6" w:rsidP="00922116" w:rsidRDefault="005559C6" w14:paraId="73FE3A01" w14:textId="37F4459D">
      <w:pPr>
        <w:rPr>
          <w:lang w:val="es-ES" w:eastAsia="en-US"/>
        </w:rPr>
      </w:pPr>
    </w:p>
    <w:p w:rsidRPr="00B65CE7" w:rsidR="0070591A" w:rsidP="0070591A" w:rsidRDefault="0070591A" w14:paraId="486A06BF" w14:textId="285EACAF">
      <w:pPr>
        <w:pStyle w:val="2TituloH2"/>
      </w:pPr>
      <w:bookmarkStart w:name="_Toc97208306" w:id="224"/>
      <w:r>
        <w:t>PAGO DEL VARIABLE</w:t>
      </w:r>
      <w:bookmarkEnd w:id="224"/>
    </w:p>
    <w:p w:rsidR="0070591A" w:rsidP="00922116" w:rsidRDefault="0070591A" w14:paraId="311F60CB" w14:textId="2CE2C61E">
      <w:pPr>
        <w:rPr>
          <w:lang w:val="es-ES" w:eastAsia="en-US"/>
        </w:rPr>
      </w:pPr>
      <w:r>
        <w:rPr>
          <w:lang w:val="es-ES" w:eastAsia="en-US"/>
        </w:rPr>
        <w:t>Existe una particularidad de</w:t>
      </w:r>
      <w:r w:rsidR="00096A6D">
        <w:rPr>
          <w:lang w:val="es-ES" w:eastAsia="en-US"/>
        </w:rPr>
        <w:t xml:space="preserve">l </w:t>
      </w:r>
      <w:r>
        <w:rPr>
          <w:lang w:val="es-ES" w:eastAsia="en-US"/>
        </w:rPr>
        <w:t xml:space="preserve">pago de Variable a los empleados en </w:t>
      </w:r>
      <w:r w:rsidR="00096A6D">
        <w:rPr>
          <w:lang w:val="es-ES" w:eastAsia="en-US"/>
        </w:rPr>
        <w:t>un</w:t>
      </w:r>
      <w:r>
        <w:rPr>
          <w:lang w:val="es-ES" w:eastAsia="en-US"/>
        </w:rPr>
        <w:t xml:space="preserve"> mes de</w:t>
      </w:r>
      <w:r w:rsidR="00096A6D">
        <w:rPr>
          <w:lang w:val="es-ES" w:eastAsia="en-US"/>
        </w:rPr>
        <w:t>l</w:t>
      </w:r>
      <w:r>
        <w:rPr>
          <w:lang w:val="es-ES" w:eastAsia="en-US"/>
        </w:rPr>
        <w:t xml:space="preserve"> </w:t>
      </w:r>
      <w:r w:rsidR="00096A6D">
        <w:rPr>
          <w:lang w:val="es-ES" w:eastAsia="en-US"/>
        </w:rPr>
        <w:t>año (</w:t>
      </w:r>
      <w:proofErr w:type="gramStart"/>
      <w:r w:rsidR="00096A6D">
        <w:rPr>
          <w:lang w:val="es-ES" w:eastAsia="en-US"/>
        </w:rPr>
        <w:t>Marzo</w:t>
      </w:r>
      <w:proofErr w:type="gramEnd"/>
      <w:r w:rsidR="00096A6D">
        <w:rPr>
          <w:lang w:val="es-ES" w:eastAsia="en-US"/>
        </w:rPr>
        <w:t>)</w:t>
      </w:r>
      <w:r>
        <w:rPr>
          <w:lang w:val="es-ES" w:eastAsia="en-US"/>
        </w:rPr>
        <w:t xml:space="preserve">. Este pago se ve reflejado en el consolidado de nómina. Para que este pago se vea reflejado a los empleados en el fichero enviado, el mes </w:t>
      </w:r>
      <w:r w:rsidR="00096A6D">
        <w:rPr>
          <w:lang w:val="es-ES" w:eastAsia="en-US"/>
        </w:rPr>
        <w:t>de</w:t>
      </w:r>
      <w:r>
        <w:rPr>
          <w:lang w:val="es-ES" w:eastAsia="en-US"/>
        </w:rPr>
        <w:t xml:space="preserve"> pago se debe ejecutar una exportación adicional, que va a generar un fichero. Este fichero será leído en la fase de postproceso de la información, y deberá incluir esta información en la columna correspondiente.</w:t>
      </w:r>
      <w:r w:rsidR="00096A6D">
        <w:rPr>
          <w:lang w:val="es-ES" w:eastAsia="en-US"/>
        </w:rPr>
        <w:t xml:space="preserve"> Una vez sea generado el fichero y se compruebe que la información es correcta, el fichero extra generado deberá ser movido de la carpeta del FTP.</w:t>
      </w:r>
    </w:p>
    <w:p w:rsidRPr="00B65CE7" w:rsidR="00437CE9" w:rsidP="00437CE9" w:rsidRDefault="00437CE9" w14:paraId="7FB9C1AF" w14:textId="7EAB19FA">
      <w:pPr>
        <w:pStyle w:val="2TituloH2"/>
      </w:pPr>
      <w:bookmarkStart w:name="_Toc97208307" w:id="225"/>
      <w:r>
        <w:t>INFORME ANUAL</w:t>
      </w:r>
      <w:bookmarkEnd w:id="225"/>
    </w:p>
    <w:p w:rsidR="00437CE9" w:rsidP="00922116" w:rsidRDefault="00437CE9" w14:paraId="0B8B72A4" w14:textId="256F490D">
      <w:pPr>
        <w:rPr>
          <w:lang w:val="es-ES" w:eastAsia="en-US"/>
        </w:rPr>
      </w:pPr>
      <w:r>
        <w:rPr>
          <w:lang w:val="es-ES" w:eastAsia="en-US"/>
        </w:rPr>
        <w:t>Esta interface envía información necesaria para la gestión externa de la retribución flexible de los empleados, se puede generar en cualquier momento del año, y extraerá los empleados activos al momento de ejecutar la exportación, y para aquellos que tienen derecho al beneficio.</w:t>
      </w:r>
    </w:p>
    <w:p w:rsidR="00E624F9" w:rsidP="00922116" w:rsidRDefault="00E624F9" w14:paraId="39524E91" w14:textId="259CD829">
      <w:pPr>
        <w:rPr>
          <w:lang w:val="es-ES" w:eastAsia="en-US"/>
        </w:rPr>
      </w:pPr>
    </w:p>
    <w:p w:rsidR="00E624F9" w:rsidP="00922116" w:rsidRDefault="00E624F9" w14:paraId="0D1D5B50" w14:textId="586502E8">
      <w:pPr>
        <w:rPr>
          <w:lang w:val="es-ES" w:eastAsia="en-US"/>
        </w:rPr>
      </w:pPr>
      <w:r>
        <w:rPr>
          <w:lang w:val="es-ES" w:eastAsia="en-US"/>
        </w:rPr>
        <w:t xml:space="preserve">La diferencia de estructura de este </w:t>
      </w:r>
      <w:proofErr w:type="gramStart"/>
      <w:r>
        <w:rPr>
          <w:lang w:val="es-ES" w:eastAsia="en-US"/>
        </w:rPr>
        <w:t>fichero,</w:t>
      </w:r>
      <w:proofErr w:type="gramEnd"/>
      <w:r>
        <w:rPr>
          <w:lang w:val="es-ES" w:eastAsia="en-US"/>
        </w:rPr>
        <w:t xml:space="preserve"> es el nombre de la columna “Limite Extra” por el Literal “</w:t>
      </w:r>
      <w:r w:rsidRPr="00E624F9">
        <w:rPr>
          <w:lang w:val="es-ES" w:eastAsia="en-US"/>
        </w:rPr>
        <w:t>MAX_SUST</w:t>
      </w:r>
      <w:r>
        <w:rPr>
          <w:lang w:val="es-ES" w:eastAsia="en-US"/>
        </w:rPr>
        <w:t>”</w:t>
      </w:r>
      <w:r w:rsidR="00801494">
        <w:rPr>
          <w:lang w:val="es-ES" w:eastAsia="en-US"/>
        </w:rPr>
        <w:t>, aunque en ambos casos, el valor de la columna es ‘0’.</w:t>
      </w:r>
    </w:p>
    <w:p w:rsidR="00437CE9" w:rsidP="00922116" w:rsidRDefault="00437CE9" w14:paraId="77C5FE81" w14:textId="01C195D3">
      <w:pPr>
        <w:rPr>
          <w:lang w:val="es-ES" w:eastAsia="en-US"/>
        </w:rPr>
      </w:pPr>
    </w:p>
    <w:p w:rsidRPr="00965136" w:rsidR="009744BC" w:rsidP="009744BC" w:rsidRDefault="007706D8" w14:paraId="5EEB4C57" w14:textId="084C4D56">
      <w:pPr>
        <w:pStyle w:val="1TituloH1"/>
      </w:pPr>
      <w:bookmarkStart w:name="_Toc97208308" w:id="226"/>
      <w:r>
        <w:t>NOTA DE GASTOS</w:t>
      </w:r>
      <w:bookmarkEnd w:id="226"/>
    </w:p>
    <w:p w:rsidR="009744BC" w:rsidP="009744BC" w:rsidRDefault="009744BC" w14:paraId="03DC83DF" w14:textId="77777777">
      <w:pPr>
        <w:pStyle w:val="2TituloH2"/>
      </w:pPr>
      <w:bookmarkStart w:name="_Toc97208309" w:id="227"/>
      <w:r>
        <w:t>DESCRIPCIÓN FUNCIONAL</w:t>
      </w:r>
      <w:bookmarkEnd w:id="227"/>
    </w:p>
    <w:p w:rsidR="00D46258" w:rsidP="009744BC" w:rsidRDefault="009744BC" w14:paraId="5DD8F633" w14:textId="018BC775">
      <w:pPr>
        <w:rPr>
          <w:lang w:val="es-ES" w:eastAsia="en-US"/>
        </w:rPr>
      </w:pPr>
      <w:r>
        <w:rPr>
          <w:lang w:val="es-ES" w:eastAsia="en-US"/>
        </w:rPr>
        <w:t xml:space="preserve">Esta interface incluirá </w:t>
      </w:r>
      <w:r w:rsidR="00D46258">
        <w:rPr>
          <w:lang w:val="es-ES" w:eastAsia="en-US"/>
        </w:rPr>
        <w:t xml:space="preserve">la </w:t>
      </w:r>
      <w:r>
        <w:rPr>
          <w:lang w:val="es-ES" w:eastAsia="en-US"/>
        </w:rPr>
        <w:t xml:space="preserve">información </w:t>
      </w:r>
      <w:r w:rsidR="00D46258">
        <w:rPr>
          <w:lang w:val="es-ES" w:eastAsia="en-US"/>
        </w:rPr>
        <w:t>necesaria para que los empleados puedan acceder a la aplicación de Nota de Gastos y gestionar sus solicitudes.</w:t>
      </w:r>
    </w:p>
    <w:p w:rsidRPr="00CB185D" w:rsidR="009744BC" w:rsidP="009744BC" w:rsidRDefault="00D46258" w14:paraId="529944CA" w14:textId="6A10690B">
      <w:pPr>
        <w:rPr>
          <w:lang w:val="es-ES" w:eastAsia="en-US"/>
        </w:rPr>
      </w:pPr>
      <w:r>
        <w:rPr>
          <w:lang w:val="es-ES" w:eastAsia="en-US"/>
        </w:rPr>
        <w:t xml:space="preserve">Esta información se compone por un lado de una serie de datos básicos del empleado (identificador, correo electrónico para el </w:t>
      </w:r>
      <w:proofErr w:type="spellStart"/>
      <w:r>
        <w:rPr>
          <w:lang w:val="es-ES" w:eastAsia="en-US"/>
        </w:rPr>
        <w:t>login</w:t>
      </w:r>
      <w:proofErr w:type="spellEnd"/>
      <w:r>
        <w:rPr>
          <w:lang w:val="es-ES" w:eastAsia="en-US"/>
        </w:rPr>
        <w:t xml:space="preserve"> y centro de coste) y por otro lado información relativa al flujo de aprobación que deben seguir las solicitudes. Para esto último se envían las distintas “cadenas de aprobación” de solicitudes (</w:t>
      </w:r>
      <w:proofErr w:type="spellStart"/>
      <w:r>
        <w:rPr>
          <w:lang w:val="es-ES" w:eastAsia="en-US"/>
        </w:rPr>
        <w:t>workflows</w:t>
      </w:r>
      <w:proofErr w:type="spellEnd"/>
      <w:r>
        <w:rPr>
          <w:lang w:val="es-ES" w:eastAsia="en-US"/>
        </w:rPr>
        <w:t>) y la asociación de cada empleado con la cadena de aprobación que le corresponde.</w:t>
      </w:r>
    </w:p>
    <w:p w:rsidR="009744BC" w:rsidP="009744BC" w:rsidRDefault="009744BC" w14:paraId="5CF0DB8A" w14:textId="77777777">
      <w:pPr>
        <w:pStyle w:val="2TituloH2"/>
      </w:pPr>
      <w:bookmarkStart w:name="_Toc97208310" w:id="228"/>
      <w:r>
        <w:t>TIPO DE EXPORTACIÓN</w:t>
      </w:r>
      <w:bookmarkEnd w:id="228"/>
    </w:p>
    <w:p w:rsidR="009744BC" w:rsidP="009744BC" w:rsidRDefault="009744BC" w14:paraId="1F231507" w14:textId="0483890D">
      <w:pPr>
        <w:rPr>
          <w:lang w:val="es-ES" w:eastAsia="en-US"/>
        </w:rPr>
      </w:pPr>
      <w:r>
        <w:rPr>
          <w:lang w:val="es-ES" w:eastAsia="en-US"/>
        </w:rPr>
        <w:t xml:space="preserve">Para esta interface se usará una exportación de situación actual. </w:t>
      </w:r>
      <w:r w:rsidR="00D46258">
        <w:rPr>
          <w:lang w:val="es-ES" w:eastAsia="en-US"/>
        </w:rPr>
        <w:t xml:space="preserve"> Se enviarán los datos de cuadros y empleados activos a la fecha de extracción.</w:t>
      </w:r>
    </w:p>
    <w:p w:rsidR="009744BC" w:rsidP="009744BC" w:rsidRDefault="009744BC" w14:paraId="1FEA637E" w14:textId="5CFD239C">
      <w:pPr>
        <w:rPr>
          <w:lang w:val="es-ES" w:eastAsia="en-US"/>
        </w:rPr>
      </w:pPr>
      <w:r>
        <w:rPr>
          <w:lang w:val="es-ES" w:eastAsia="en-US"/>
        </w:rPr>
        <w:t xml:space="preserve">El formato de salida será en forma de </w:t>
      </w:r>
      <w:r w:rsidR="00D46258">
        <w:rPr>
          <w:lang w:val="es-ES" w:eastAsia="en-US"/>
        </w:rPr>
        <w:t>tres archivos Excel independientes. Para ello se definirán tres exportaciones diferentes que se agruparán dentro de un “grupo de exportación”, de forma que la planificación las ejecutará de manera conjunta.</w:t>
      </w:r>
      <w:r w:rsidR="00C00708">
        <w:rPr>
          <w:lang w:val="es-ES" w:eastAsia="en-US"/>
        </w:rPr>
        <w:t xml:space="preserve"> Para cada uno de los archivos se utilizará una plantilla </w:t>
      </w:r>
      <w:r w:rsidR="00E10592">
        <w:rPr>
          <w:lang w:val="es-ES" w:eastAsia="en-US"/>
        </w:rPr>
        <w:t>predeterminada</w:t>
      </w:r>
      <w:r w:rsidR="00C00708">
        <w:rPr>
          <w:lang w:val="es-ES" w:eastAsia="en-US"/>
        </w:rPr>
        <w:t>.</w:t>
      </w:r>
    </w:p>
    <w:p w:rsidR="009744BC" w:rsidP="009744BC" w:rsidRDefault="005F4A79" w14:paraId="214A1132" w14:textId="63D17CF3">
      <w:pPr>
        <w:rPr>
          <w:lang w:val="es-ES" w:eastAsia="en-US"/>
        </w:rPr>
      </w:pPr>
      <w:r>
        <w:rPr>
          <w:lang w:val="es-ES" w:eastAsia="en-US"/>
        </w:rPr>
        <w:t>La frecuencia de exportación será diaria.</w:t>
      </w:r>
      <w:del w:author="Gabriel-Esteban Fractman Lazaro" w:date="2021-05-23T10:37:00Z" w:id="229">
        <w:r w:rsidDel="005F4A79" w:rsidR="00D46258">
          <w:rPr>
            <w:lang w:val="es-ES" w:eastAsia="en-US"/>
          </w:rPr>
          <w:delText>.</w:delText>
        </w:r>
      </w:del>
    </w:p>
    <w:p w:rsidR="009744BC" w:rsidP="009744BC" w:rsidRDefault="009744BC" w14:paraId="31825F8A" w14:textId="77777777">
      <w:pPr>
        <w:pStyle w:val="2TituloH2"/>
      </w:pPr>
      <w:bookmarkStart w:name="_Toc97208311" w:id="230"/>
      <w:r>
        <w:t>CONDICIONES DE FILTRO</w:t>
      </w:r>
      <w:bookmarkEnd w:id="230"/>
    </w:p>
    <w:p w:rsidR="009744BC" w:rsidP="009744BC" w:rsidRDefault="00D46258" w14:paraId="719809B2" w14:textId="445B8590">
      <w:pPr>
        <w:rPr>
          <w:lang w:val="es-ES" w:eastAsia="en-US"/>
        </w:rPr>
      </w:pPr>
      <w:r>
        <w:rPr>
          <w:lang w:val="es-ES" w:eastAsia="en-US"/>
        </w:rPr>
        <w:t>La consulta filtrará según las siguientes condiciones:</w:t>
      </w:r>
    </w:p>
    <w:p w:rsidR="00D46258" w:rsidP="00F722D9" w:rsidRDefault="00D46258" w14:paraId="061FBAF6" w14:textId="7625B624">
      <w:pPr>
        <w:pStyle w:val="Prrafodelista"/>
        <w:numPr>
          <w:ilvl w:val="0"/>
          <w:numId w:val="21"/>
        </w:numPr>
        <w:rPr>
          <w:lang w:val="es-ES" w:eastAsia="en-US"/>
        </w:rPr>
      </w:pPr>
      <w:r>
        <w:rPr>
          <w:lang w:val="es-ES" w:eastAsia="en-US"/>
        </w:rPr>
        <w:t>Empleados activos a día de ejecución (a través del filtro de históricos)</w:t>
      </w:r>
    </w:p>
    <w:p w:rsidR="006014F4" w:rsidP="00F722D9" w:rsidRDefault="006014F4" w14:paraId="1FC98B4D" w14:textId="47D1B4D1">
      <w:pPr>
        <w:pStyle w:val="Prrafodelista"/>
        <w:numPr>
          <w:ilvl w:val="0"/>
          <w:numId w:val="21"/>
        </w:numPr>
        <w:rPr>
          <w:lang w:val="es-ES" w:eastAsia="en-US"/>
        </w:rPr>
      </w:pPr>
      <w:r>
        <w:rPr>
          <w:lang w:val="es-ES" w:eastAsia="en-US"/>
        </w:rPr>
        <w:t>Empleados de España</w:t>
      </w:r>
    </w:p>
    <w:p w:rsidR="00D46258" w:rsidP="00F722D9" w:rsidRDefault="00D46258" w14:paraId="385F3E9A" w14:textId="71C0A520">
      <w:pPr>
        <w:pStyle w:val="Prrafodelista"/>
        <w:numPr>
          <w:ilvl w:val="0"/>
          <w:numId w:val="21"/>
        </w:numPr>
        <w:rPr>
          <w:lang w:val="es-ES" w:eastAsia="en-US"/>
        </w:rPr>
      </w:pPr>
      <w:r>
        <w:rPr>
          <w:lang w:val="es-ES" w:eastAsia="en-US"/>
        </w:rPr>
        <w:t>Cuadros</w:t>
      </w:r>
      <w:r w:rsidR="00750E85">
        <w:rPr>
          <w:lang w:val="es-ES" w:eastAsia="en-US"/>
        </w:rPr>
        <w:t xml:space="preserve">, </w:t>
      </w:r>
      <w:r>
        <w:rPr>
          <w:lang w:val="es-ES" w:eastAsia="en-US"/>
        </w:rPr>
        <w:t xml:space="preserve">empleados </w:t>
      </w:r>
      <w:r w:rsidR="00750E85">
        <w:rPr>
          <w:lang w:val="es-ES" w:eastAsia="en-US"/>
        </w:rPr>
        <w:t xml:space="preserve">obreros y becarios </w:t>
      </w:r>
      <w:r>
        <w:rPr>
          <w:lang w:val="es-ES" w:eastAsia="en-US"/>
        </w:rPr>
        <w:t>(a través del campo tipo de empleado)</w:t>
      </w:r>
    </w:p>
    <w:p w:rsidR="00D46258" w:rsidP="00F722D9" w:rsidRDefault="00D46258" w14:paraId="0591371B" w14:textId="6B8E624B">
      <w:pPr>
        <w:pStyle w:val="Prrafodelista"/>
        <w:numPr>
          <w:ilvl w:val="0"/>
          <w:numId w:val="21"/>
        </w:numPr>
        <w:rPr>
          <w:lang w:val="es-ES" w:eastAsia="en-US"/>
        </w:rPr>
      </w:pPr>
      <w:r>
        <w:rPr>
          <w:lang w:val="es-ES" w:eastAsia="en-US"/>
        </w:rPr>
        <w:t>Correo electrónico de tipo oficina</w:t>
      </w:r>
    </w:p>
    <w:p w:rsidR="00D46258" w:rsidP="00F722D9" w:rsidRDefault="00D46258" w14:paraId="505DC0BF" w14:textId="5E167C9C">
      <w:pPr>
        <w:pStyle w:val="Prrafodelista"/>
        <w:numPr>
          <w:ilvl w:val="0"/>
          <w:numId w:val="21"/>
        </w:numPr>
        <w:rPr>
          <w:lang w:val="es-ES" w:eastAsia="en-US"/>
        </w:rPr>
      </w:pPr>
      <w:r>
        <w:rPr>
          <w:lang w:val="es-ES" w:eastAsia="en-US"/>
        </w:rPr>
        <w:t xml:space="preserve">Tipo de responsabilidad definido para la aprobación de gastos </w:t>
      </w:r>
      <w:r w:rsidR="006014F4">
        <w:rPr>
          <w:lang w:val="es-ES" w:eastAsia="en-US"/>
        </w:rPr>
        <w:t xml:space="preserve">en la jerarquía </w:t>
      </w:r>
      <w:r>
        <w:rPr>
          <w:lang w:val="es-ES" w:eastAsia="en-US"/>
        </w:rPr>
        <w:t xml:space="preserve">para calcular el responsable y a partir de ahí definir el </w:t>
      </w:r>
      <w:proofErr w:type="spellStart"/>
      <w:r>
        <w:rPr>
          <w:lang w:val="es-ES" w:eastAsia="en-US"/>
        </w:rPr>
        <w:t>workflow</w:t>
      </w:r>
      <w:proofErr w:type="spellEnd"/>
      <w:r>
        <w:rPr>
          <w:lang w:val="es-ES" w:eastAsia="en-US"/>
        </w:rPr>
        <w:t>.</w:t>
      </w:r>
    </w:p>
    <w:p w:rsidRPr="006014F4" w:rsidR="009744BC" w:rsidP="00F722D9" w:rsidRDefault="006014F4" w14:paraId="7C17F46B" w14:textId="693A654A">
      <w:pPr>
        <w:pStyle w:val="Prrafodelista"/>
        <w:numPr>
          <w:ilvl w:val="0"/>
          <w:numId w:val="21"/>
        </w:numPr>
        <w:rPr>
          <w:lang w:val="es-ES" w:eastAsia="en-US"/>
        </w:rPr>
      </w:pPr>
      <w:r w:rsidRPr="006014F4">
        <w:rPr>
          <w:lang w:val="es-ES" w:eastAsia="en-US"/>
        </w:rPr>
        <w:t>Tipo de responsabilidad definido a nivel de empresa para el control administrativo.</w:t>
      </w:r>
    </w:p>
    <w:p w:rsidR="009744BC" w:rsidP="009744BC" w:rsidRDefault="009744BC" w14:paraId="13C768A1" w14:textId="77777777">
      <w:pPr>
        <w:pStyle w:val="Prrafodelista"/>
        <w:rPr>
          <w:lang w:val="es-ES" w:eastAsia="en-US"/>
        </w:rPr>
      </w:pPr>
    </w:p>
    <w:p w:rsidRPr="00B65CE7" w:rsidR="009744BC" w:rsidP="009744BC" w:rsidRDefault="009744BC" w14:paraId="6405A4F4" w14:textId="77777777">
      <w:pPr>
        <w:pStyle w:val="2TituloH2"/>
      </w:pPr>
      <w:bookmarkStart w:name="_Toc97208312" w:id="231"/>
      <w:r w:rsidRPr="00B65CE7">
        <w:t>DESCRIPCIÓN DE CAMPOS</w:t>
      </w:r>
      <w:bookmarkEnd w:id="231"/>
    </w:p>
    <w:p w:rsidR="009744BC" w:rsidP="009744BC" w:rsidRDefault="009744BC" w14:paraId="479614E2" w14:textId="7F9601ED">
      <w:pPr>
        <w:rPr>
          <w:lang w:val="es-ES" w:eastAsia="en-US"/>
        </w:rPr>
      </w:pPr>
      <w:r w:rsidRPr="00B65CE7">
        <w:rPr>
          <w:lang w:val="es-ES" w:eastAsia="en-US"/>
        </w:rPr>
        <w:t xml:space="preserve">En el siguiente apartado se especificará el detalle y comportamiento de cada uno de los campos que conforman el fichero de la integración. </w:t>
      </w:r>
    </w:p>
    <w:p w:rsidR="006014F4" w:rsidP="009744BC" w:rsidRDefault="006014F4" w14:paraId="1C6B4841" w14:textId="5ABF9E56">
      <w:pPr>
        <w:rPr>
          <w:lang w:val="es-ES" w:eastAsia="en-US"/>
        </w:rPr>
      </w:pPr>
    </w:p>
    <w:p w:rsidRPr="00E50F5B" w:rsidR="006014F4" w:rsidP="006014F4" w:rsidRDefault="006014F4" w14:paraId="20DCFAFA" w14:textId="77777777">
      <w:pPr>
        <w:rPr>
          <w:lang w:val="es-ES" w:eastAsia="en-US"/>
        </w:rPr>
      </w:pPr>
    </w:p>
    <w:p w:rsidRPr="00965136" w:rsidR="006014F4" w:rsidP="006014F4" w:rsidRDefault="006014F4" w14:paraId="5894FF71" w14:textId="0D4F9A9C">
      <w:pPr>
        <w:pStyle w:val="3TituloH3"/>
      </w:pPr>
      <w:bookmarkStart w:name="_Toc97208313" w:id="232"/>
      <w:r>
        <w:t>Exportación de usuarios</w:t>
      </w:r>
      <w:bookmarkEnd w:id="232"/>
    </w:p>
    <w:p w:rsidR="009744BC" w:rsidP="009744BC" w:rsidRDefault="009744BC" w14:paraId="63ABFFAF" w14:textId="77777777">
      <w:pPr>
        <w:rPr>
          <w:lang w:val="es-ES" w:eastAsia="en-US"/>
        </w:rPr>
      </w:pPr>
    </w:p>
    <w:tbl>
      <w:tblPr>
        <w:tblStyle w:val="Tablaconcuadrcula4-nfasis2"/>
        <w:tblW w:w="0" w:type="auto"/>
        <w:tblLook w:val="04A0" w:firstRow="1" w:lastRow="0" w:firstColumn="1" w:lastColumn="0" w:noHBand="0" w:noVBand="1"/>
      </w:tblPr>
      <w:tblGrid>
        <w:gridCol w:w="1980"/>
        <w:gridCol w:w="2268"/>
        <w:gridCol w:w="4961"/>
      </w:tblGrid>
      <w:tr w:rsidR="007A628B" w:rsidTr="007A628B" w14:paraId="036040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C01671" w:rsidR="007A628B" w:rsidP="0087559F" w:rsidRDefault="007A628B" w14:paraId="587CD7C1"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7A628B" w:rsidP="0087559F" w:rsidRDefault="007A628B" w14:paraId="486DF8A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7A628B" w:rsidP="0087559F" w:rsidRDefault="007A628B" w14:paraId="3DE81972"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1E4625" w:rsidR="00550DAB" w:rsidTr="007A628B" w14:paraId="7FCFAB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50DAB" w:rsidP="00550DAB" w:rsidRDefault="00550DAB" w14:paraId="568753AC" w14:textId="77CFE2A1">
            <w:pPr>
              <w:rPr>
                <w:sz w:val="18"/>
                <w:szCs w:val="18"/>
                <w:lang w:val="es-ES"/>
              </w:rPr>
            </w:pPr>
            <w:r>
              <w:rPr>
                <w:sz w:val="18"/>
                <w:szCs w:val="18"/>
                <w:lang w:val="es-ES"/>
              </w:rPr>
              <w:t>Email</w:t>
            </w:r>
          </w:p>
        </w:tc>
        <w:tc>
          <w:tcPr>
            <w:tcW w:w="2268" w:type="dxa"/>
          </w:tcPr>
          <w:p w:rsidR="00550DAB" w:rsidP="00550DAB" w:rsidRDefault="00550DAB" w14:paraId="20A1C933" w14:textId="65B8C5C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Correo electrónico</w:t>
            </w:r>
          </w:p>
        </w:tc>
        <w:tc>
          <w:tcPr>
            <w:tcW w:w="4961" w:type="dxa"/>
          </w:tcPr>
          <w:p w:rsidRPr="005D5C30" w:rsidR="00550DAB" w:rsidP="00550DAB" w:rsidRDefault="00550DAB" w14:paraId="79B06996" w14:textId="7C88B2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Correo profesional (tipo lugar = 2 oficina)</w:t>
            </w:r>
          </w:p>
        </w:tc>
      </w:tr>
      <w:tr w:rsidRPr="001E4625" w:rsidR="00550DAB" w:rsidTr="007A628B" w14:paraId="7997BD81" w14:textId="77777777">
        <w:tc>
          <w:tcPr>
            <w:cnfStyle w:val="001000000000" w:firstRow="0" w:lastRow="0" w:firstColumn="1" w:lastColumn="0" w:oddVBand="0" w:evenVBand="0" w:oddHBand="0" w:evenHBand="0" w:firstRowFirstColumn="0" w:firstRowLastColumn="0" w:lastRowFirstColumn="0" w:lastRowLastColumn="0"/>
            <w:tcW w:w="1980" w:type="dxa"/>
          </w:tcPr>
          <w:p w:rsidR="00550DAB" w:rsidP="00550DAB" w:rsidRDefault="00550DAB" w14:paraId="5CEBCD70" w14:textId="25A02434">
            <w:pPr>
              <w:rPr>
                <w:sz w:val="18"/>
                <w:szCs w:val="18"/>
                <w:lang w:val="es-ES"/>
              </w:rPr>
            </w:pPr>
            <w:proofErr w:type="spellStart"/>
            <w:r>
              <w:rPr>
                <w:sz w:val="18"/>
                <w:szCs w:val="18"/>
                <w:lang w:val="es-ES"/>
              </w:rPr>
              <w:t>Login</w:t>
            </w:r>
            <w:proofErr w:type="spellEnd"/>
          </w:p>
        </w:tc>
        <w:tc>
          <w:tcPr>
            <w:tcW w:w="2268" w:type="dxa"/>
          </w:tcPr>
          <w:p w:rsidR="00550DAB" w:rsidP="00550DAB" w:rsidRDefault="00550DAB" w14:paraId="5D353680" w14:textId="562A4C6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Correo electrónico</w:t>
            </w:r>
          </w:p>
        </w:tc>
        <w:tc>
          <w:tcPr>
            <w:tcW w:w="4961" w:type="dxa"/>
          </w:tcPr>
          <w:p w:rsidRPr="005D5C30" w:rsidR="00550DAB" w:rsidP="00550DAB" w:rsidRDefault="00550DAB" w14:paraId="5D78AD28" w14:textId="16AAEA4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Correo profesional (tipo lugar = 2 oficina)</w:t>
            </w:r>
          </w:p>
        </w:tc>
      </w:tr>
      <w:tr w:rsidRPr="005D5C30" w:rsidR="00550DAB" w:rsidTr="007A628B" w14:paraId="0472C5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5D5C30" w:rsidR="00550DAB" w:rsidP="00550DAB" w:rsidRDefault="00550DAB" w14:paraId="1E94FA82" w14:textId="0E02F6E3">
            <w:pPr>
              <w:rPr>
                <w:b w:val="0"/>
                <w:bCs w:val="0"/>
                <w:sz w:val="18"/>
                <w:szCs w:val="18"/>
                <w:lang w:val="es-ES"/>
              </w:rPr>
            </w:pPr>
            <w:proofErr w:type="spellStart"/>
            <w:r>
              <w:rPr>
                <w:b w:val="0"/>
                <w:bCs w:val="0"/>
                <w:sz w:val="18"/>
                <w:szCs w:val="18"/>
                <w:lang w:val="es-ES"/>
              </w:rPr>
              <w:t>Name</w:t>
            </w:r>
            <w:proofErr w:type="spellEnd"/>
          </w:p>
        </w:tc>
        <w:tc>
          <w:tcPr>
            <w:tcW w:w="2268" w:type="dxa"/>
          </w:tcPr>
          <w:p w:rsidRPr="005D5C30" w:rsidR="00550DAB" w:rsidP="00550DAB" w:rsidRDefault="00550DAB" w14:paraId="545AFD54" w14:textId="4373B0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Nombre completo</w:t>
            </w:r>
          </w:p>
        </w:tc>
        <w:tc>
          <w:tcPr>
            <w:tcW w:w="4961" w:type="dxa"/>
          </w:tcPr>
          <w:p w:rsidRPr="005D5C30" w:rsidR="00550DAB" w:rsidP="00550DAB" w:rsidRDefault="00550DAB" w14:paraId="41B570E2"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6D0781" w:rsidR="00E37904" w:rsidTr="007A628B" w14:paraId="16F667D7" w14:textId="77777777">
        <w:tc>
          <w:tcPr>
            <w:cnfStyle w:val="001000000000" w:firstRow="0" w:lastRow="0" w:firstColumn="1" w:lastColumn="0" w:oddVBand="0" w:evenVBand="0" w:oddHBand="0" w:evenHBand="0" w:firstRowFirstColumn="0" w:firstRowLastColumn="0" w:lastRowFirstColumn="0" w:lastRowLastColumn="0"/>
            <w:tcW w:w="1980" w:type="dxa"/>
          </w:tcPr>
          <w:p w:rsidR="00E37904" w:rsidP="00E37904" w:rsidRDefault="00E37904" w14:paraId="5B5D694B" w14:textId="24FEF75A">
            <w:pPr>
              <w:rPr>
                <w:b w:val="0"/>
                <w:bCs w:val="0"/>
                <w:sz w:val="18"/>
                <w:szCs w:val="18"/>
                <w:lang w:val="es-ES"/>
              </w:rPr>
            </w:pPr>
            <w:ins w:author="Fernandez Luna, Angel Jose" w:date="2021-06-30T15:39:00Z" w:id="233">
              <w:r>
                <w:rPr>
                  <w:b w:val="0"/>
                  <w:bCs w:val="0"/>
                  <w:sz w:val="18"/>
                  <w:szCs w:val="18"/>
                  <w:lang w:val="es-ES"/>
                </w:rPr>
                <w:t xml:space="preserve">Company </w:t>
              </w:r>
              <w:proofErr w:type="spellStart"/>
              <w:r>
                <w:rPr>
                  <w:b w:val="0"/>
                  <w:bCs w:val="0"/>
                  <w:sz w:val="18"/>
                  <w:szCs w:val="18"/>
                  <w:lang w:val="es-ES"/>
                </w:rPr>
                <w:t>code</w:t>
              </w:r>
            </w:ins>
            <w:proofErr w:type="spellEnd"/>
          </w:p>
        </w:tc>
        <w:tc>
          <w:tcPr>
            <w:tcW w:w="2268" w:type="dxa"/>
          </w:tcPr>
          <w:p w:rsidR="00E37904" w:rsidP="00E37904" w:rsidRDefault="00E37904" w14:paraId="299D41C8" w14:textId="6464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ins w:author="Fernandez Luna, Angel Jose" w:date="2021-06-30T15:39:00Z" w:id="234">
              <w:r>
                <w:rPr>
                  <w:rFonts w:asciiTheme="minorHAnsi" w:hAnsiTheme="minorHAnsi" w:cstheme="minorHAnsi"/>
                  <w:sz w:val="18"/>
                  <w:szCs w:val="18"/>
                  <w:lang w:val="es-ES"/>
                </w:rPr>
                <w:t>Empresa</w:t>
              </w:r>
            </w:ins>
          </w:p>
        </w:tc>
        <w:tc>
          <w:tcPr>
            <w:tcW w:w="4961" w:type="dxa"/>
          </w:tcPr>
          <w:p w:rsidR="00E37904" w:rsidP="00E37904" w:rsidRDefault="00E37904" w14:paraId="10F15FD7" w14:textId="2DE0D97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ins w:author="Fernandez Luna, Angel Jose" w:date="2021-06-30T15:39:00Z" w:id="235">
              <w:r>
                <w:rPr>
                  <w:rFonts w:asciiTheme="minorHAnsi" w:hAnsiTheme="minorHAnsi" w:cstheme="minorHAnsi"/>
                  <w:sz w:val="18"/>
                  <w:szCs w:val="18"/>
                  <w:lang w:val="es-ES"/>
                </w:rPr>
                <w:t xml:space="preserve">Se envía el código de empresa en Meta4, pero con un par de excepciones. </w:t>
              </w:r>
            </w:ins>
            <w:r w:rsidR="006D0781">
              <w:rPr>
                <w:rFonts w:asciiTheme="minorHAnsi" w:hAnsiTheme="minorHAnsi" w:cstheme="minorHAnsi"/>
                <w:sz w:val="18"/>
                <w:szCs w:val="18"/>
                <w:lang w:val="es-ES"/>
              </w:rPr>
              <w:t xml:space="preserve">Se implementa la exportación las excepciones </w:t>
            </w:r>
            <w:proofErr w:type="spellStart"/>
            <w:r w:rsidR="006D0781">
              <w:rPr>
                <w:rFonts w:asciiTheme="minorHAnsi" w:hAnsiTheme="minorHAnsi" w:cstheme="minorHAnsi"/>
                <w:sz w:val="18"/>
                <w:szCs w:val="18"/>
                <w:lang w:val="es-ES"/>
              </w:rPr>
              <w:t>Glass</w:t>
            </w:r>
            <w:proofErr w:type="spellEnd"/>
            <w:r w:rsidR="006D0781">
              <w:rPr>
                <w:rFonts w:asciiTheme="minorHAnsi" w:hAnsiTheme="minorHAnsi" w:cstheme="minorHAnsi"/>
                <w:sz w:val="18"/>
                <w:szCs w:val="18"/>
                <w:lang w:val="es-ES"/>
              </w:rPr>
              <w:t xml:space="preserve"> 0510 y </w:t>
            </w:r>
            <w:proofErr w:type="spellStart"/>
            <w:r w:rsidR="00F4634C">
              <w:rPr>
                <w:rFonts w:asciiTheme="minorHAnsi" w:hAnsiTheme="minorHAnsi" w:cstheme="minorHAnsi"/>
                <w:sz w:val="18"/>
                <w:szCs w:val="18"/>
                <w:lang w:val="es-ES"/>
              </w:rPr>
              <w:t>Sekurit</w:t>
            </w:r>
            <w:proofErr w:type="spellEnd"/>
            <w:r w:rsidR="00F4634C">
              <w:rPr>
                <w:rFonts w:asciiTheme="minorHAnsi" w:hAnsiTheme="minorHAnsi" w:cstheme="minorHAnsi"/>
                <w:sz w:val="18"/>
                <w:szCs w:val="18"/>
                <w:lang w:val="es-ES"/>
              </w:rPr>
              <w:t xml:space="preserve"> </w:t>
            </w:r>
            <w:r w:rsidR="006D0781">
              <w:rPr>
                <w:rFonts w:asciiTheme="minorHAnsi" w:hAnsiTheme="minorHAnsi" w:cstheme="minorHAnsi"/>
                <w:sz w:val="18"/>
                <w:szCs w:val="18"/>
                <w:lang w:val="es-ES"/>
              </w:rPr>
              <w:t>0580.</w:t>
            </w:r>
          </w:p>
        </w:tc>
      </w:tr>
      <w:tr w:rsidRPr="001E4625" w:rsidR="00E37904" w:rsidTr="007A628B" w14:paraId="061DB0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D03EFB" w:rsidR="00E37904" w:rsidP="00E37904" w:rsidRDefault="00E37904" w14:paraId="4222720C" w14:textId="483B94E5">
            <w:pPr>
              <w:rPr>
                <w:rFonts w:asciiTheme="minorHAnsi" w:hAnsiTheme="minorHAnsi" w:cstheme="minorHAnsi"/>
                <w:b w:val="0"/>
                <w:bCs w:val="0"/>
                <w:sz w:val="18"/>
                <w:szCs w:val="18"/>
                <w:lang w:val="es-ES"/>
              </w:rPr>
            </w:pPr>
            <w:proofErr w:type="spellStart"/>
            <w:r>
              <w:rPr>
                <w:b w:val="0"/>
                <w:bCs w:val="0"/>
                <w:sz w:val="18"/>
                <w:szCs w:val="18"/>
                <w:lang w:val="es-ES"/>
              </w:rPr>
              <w:t>Cost</w:t>
            </w:r>
            <w:proofErr w:type="spellEnd"/>
            <w:r>
              <w:rPr>
                <w:b w:val="0"/>
                <w:bCs w:val="0"/>
                <w:sz w:val="18"/>
                <w:szCs w:val="18"/>
                <w:lang w:val="es-ES"/>
              </w:rPr>
              <w:t xml:space="preserve"> center</w:t>
            </w:r>
          </w:p>
        </w:tc>
        <w:tc>
          <w:tcPr>
            <w:tcW w:w="2268" w:type="dxa"/>
          </w:tcPr>
          <w:p w:rsidRPr="007A7113" w:rsidR="00E37904" w:rsidP="00E37904" w:rsidRDefault="00E37904" w14:paraId="3E7E08DB" w14:textId="45ED7D0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Hco</w:t>
            </w:r>
            <w:proofErr w:type="spellEnd"/>
            <w:r>
              <w:rPr>
                <w:rFonts w:asciiTheme="minorHAnsi" w:hAnsiTheme="minorHAnsi" w:cstheme="minorHAnsi"/>
                <w:sz w:val="18"/>
                <w:szCs w:val="18"/>
                <w:lang w:val="es-ES"/>
              </w:rPr>
              <w:t>. Centro de Costes</w:t>
            </w:r>
          </w:p>
        </w:tc>
        <w:tc>
          <w:tcPr>
            <w:tcW w:w="4961" w:type="dxa"/>
          </w:tcPr>
          <w:p w:rsidRPr="007A7113" w:rsidR="00E37904" w:rsidP="00E37904" w:rsidRDefault="00E37904" w14:paraId="042692E1" w14:textId="1287FF1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Se envía el código, no el literal</w:t>
            </w:r>
          </w:p>
        </w:tc>
      </w:tr>
      <w:tr w:rsidRPr="001E4625" w:rsidR="00E37904" w:rsidTr="007A628B" w14:paraId="1975A29F" w14:textId="77777777">
        <w:tc>
          <w:tcPr>
            <w:cnfStyle w:val="001000000000" w:firstRow="0" w:lastRow="0" w:firstColumn="1" w:lastColumn="0" w:oddVBand="0" w:evenVBand="0" w:oddHBand="0" w:evenHBand="0" w:firstRowFirstColumn="0" w:firstRowLastColumn="0" w:lastRowFirstColumn="0" w:lastRowLastColumn="0"/>
            <w:tcW w:w="1980" w:type="dxa"/>
          </w:tcPr>
          <w:p w:rsidRPr="00D03EFB" w:rsidR="00E37904" w:rsidP="00E37904" w:rsidRDefault="00E37904" w14:paraId="04973EFE" w14:textId="69247767">
            <w:pPr>
              <w:rPr>
                <w:sz w:val="18"/>
                <w:szCs w:val="18"/>
                <w:lang w:val="es-ES"/>
              </w:rPr>
            </w:pPr>
            <w:proofErr w:type="spellStart"/>
            <w:ins w:author="Fernandez Luna, Angel Jose" w:date="2021-06-30T15:43:00Z" w:id="236">
              <w:r>
                <w:rPr>
                  <w:b w:val="0"/>
                  <w:bCs w:val="0"/>
                  <w:sz w:val="18"/>
                  <w:szCs w:val="18"/>
                  <w:lang w:val="es-ES"/>
                </w:rPr>
                <w:t>SgID</w:t>
              </w:r>
            </w:ins>
            <w:proofErr w:type="spellEnd"/>
          </w:p>
        </w:tc>
        <w:tc>
          <w:tcPr>
            <w:tcW w:w="2268" w:type="dxa"/>
          </w:tcPr>
          <w:p w:rsidR="00E37904" w:rsidP="00E37904" w:rsidRDefault="00F4634C" w14:paraId="39584627" w14:textId="3047EA9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00E37904" w:rsidP="00E37904" w:rsidRDefault="00E37904" w14:paraId="0A8822A2" w14:textId="6CAE79C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E37904" w:rsidR="00E37904" w:rsidTr="007A628B" w14:paraId="4F200F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D03EFB" w:rsidR="00E37904" w:rsidP="00E37904" w:rsidRDefault="00E37904" w14:paraId="50EC62BC" w14:textId="7E82609A">
            <w:pPr>
              <w:rPr>
                <w:rFonts w:asciiTheme="minorHAnsi" w:hAnsiTheme="minorHAnsi" w:cstheme="minorHAnsi"/>
                <w:b w:val="0"/>
                <w:bCs w:val="0"/>
                <w:sz w:val="18"/>
                <w:szCs w:val="18"/>
                <w:lang w:val="es-ES"/>
              </w:rPr>
            </w:pPr>
            <w:r>
              <w:rPr>
                <w:b w:val="0"/>
                <w:bCs w:val="0"/>
                <w:sz w:val="18"/>
                <w:szCs w:val="18"/>
                <w:lang w:val="es-ES"/>
              </w:rPr>
              <w:t>Grupo usuarios</w:t>
            </w:r>
          </w:p>
        </w:tc>
        <w:tc>
          <w:tcPr>
            <w:tcW w:w="2268" w:type="dxa"/>
          </w:tcPr>
          <w:p w:rsidR="00E37904" w:rsidP="00E37904" w:rsidRDefault="00E37904" w14:paraId="5479179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Tipo de empleado.</w:t>
            </w:r>
          </w:p>
          <w:p w:rsidR="00E37904" w:rsidP="00E37904" w:rsidRDefault="00E37904" w14:paraId="0DC32619" w14:textId="1E0649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Categoría</w:t>
            </w:r>
          </w:p>
          <w:p w:rsidR="00E37904" w:rsidP="00E37904" w:rsidRDefault="00E37904" w14:paraId="1794B040" w14:textId="5FBD681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configurable (fondo de socorro)</w:t>
            </w:r>
          </w:p>
        </w:tc>
        <w:tc>
          <w:tcPr>
            <w:tcW w:w="4961" w:type="dxa"/>
          </w:tcPr>
          <w:p w:rsidR="00E37904" w:rsidP="00E37904" w:rsidRDefault="00E37904" w14:paraId="234DC5B8" w14:textId="66758CC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Las opciones son (en función de la categoría):</w:t>
            </w:r>
          </w:p>
          <w:p w:rsidR="00E37904" w:rsidP="00E37904" w:rsidRDefault="00E37904" w14:paraId="21D48AF5" w14:textId="78E19748">
            <w:pPr>
              <w:pStyle w:val="Prrafodelista"/>
              <w:numPr>
                <w:ilvl w:val="0"/>
                <w:numId w:val="2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Director </w:t>
            </w:r>
            <w:ins w:author="Fernandez Luna, Angel Jose" w:date="2021-06-30T15:43:00Z" w:id="237">
              <w:r>
                <w:rPr>
                  <w:rFonts w:asciiTheme="minorHAnsi" w:hAnsiTheme="minorHAnsi" w:cstheme="minorHAnsi"/>
                  <w:sz w:val="18"/>
                  <w:szCs w:val="18"/>
                  <w:lang w:val="es-ES"/>
                </w:rPr>
                <w:t>G</w:t>
              </w:r>
            </w:ins>
            <w:del w:author="Fernandez Luna, Angel Jose" w:date="2021-06-30T15:43:00Z" w:id="238">
              <w:r w:rsidDel="00E37904">
                <w:rPr>
                  <w:rFonts w:asciiTheme="minorHAnsi" w:hAnsiTheme="minorHAnsi" w:cstheme="minorHAnsi"/>
                  <w:sz w:val="18"/>
                  <w:szCs w:val="18"/>
                  <w:lang w:val="es-ES"/>
                </w:rPr>
                <w:delText>g</w:delText>
              </w:r>
            </w:del>
            <w:r>
              <w:rPr>
                <w:rFonts w:asciiTheme="minorHAnsi" w:hAnsiTheme="minorHAnsi" w:cstheme="minorHAnsi"/>
                <w:sz w:val="18"/>
                <w:szCs w:val="18"/>
                <w:lang w:val="es-ES"/>
              </w:rPr>
              <w:t>eneral</w:t>
            </w:r>
          </w:p>
          <w:p w:rsidR="00E37904" w:rsidP="00E37904" w:rsidRDefault="00E37904" w14:paraId="51666A6D" w14:textId="2F9484C7">
            <w:pPr>
              <w:pStyle w:val="Prrafodelista"/>
              <w:numPr>
                <w:ilvl w:val="0"/>
                <w:numId w:val="2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Directo</w:t>
            </w:r>
            <w:ins w:author="Fernandez Luna, Angel Jose" w:date="2021-06-02T11:42:00Z" w:id="239">
              <w:r>
                <w:rPr>
                  <w:rFonts w:asciiTheme="minorHAnsi" w:hAnsiTheme="minorHAnsi" w:cstheme="minorHAnsi"/>
                  <w:sz w:val="18"/>
                  <w:szCs w:val="18"/>
                  <w:lang w:val="es-ES"/>
                </w:rPr>
                <w:t>r</w:t>
              </w:r>
            </w:ins>
          </w:p>
          <w:p w:rsidR="00E37904" w:rsidP="00E37904" w:rsidRDefault="00E37904" w14:paraId="4731482B" w14:textId="77777777">
            <w:pPr>
              <w:pStyle w:val="Prrafodelista"/>
              <w:numPr>
                <w:ilvl w:val="0"/>
                <w:numId w:val="2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Cuadro</w:t>
            </w:r>
          </w:p>
          <w:p w:rsidR="00E37904" w:rsidP="00E37904" w:rsidRDefault="00E37904" w14:paraId="20E75796" w14:textId="77777777">
            <w:pPr>
              <w:pStyle w:val="Prrafodelista"/>
              <w:numPr>
                <w:ilvl w:val="0"/>
                <w:numId w:val="2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Empleado</w:t>
            </w:r>
          </w:p>
          <w:p w:rsidRPr="00550DAB" w:rsidR="00E37904" w:rsidRDefault="00E37904" w14:paraId="3E3A3495" w14:textId="27501DD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Change w:author="Gabriel-Esteban Fractman Lazaro" w:date="2021-05-23T22:59:00Z" w:id="240">
                  <w:rPr>
                    <w:lang w:val="es-ES"/>
                  </w:rPr>
                </w:rPrChange>
              </w:rPr>
              <w:pPrChange w:author="Gabriel-Esteban Fractman Lazaro" w:date="2021-05-23T22:59:00Z" w:id="241">
                <w:pPr>
                  <w:pStyle w:val="Prrafodelista"/>
                  <w:numPr>
                    <w:numId w:val="24"/>
                  </w:numPr>
                  <w:ind w:hanging="360"/>
                  <w:cnfStyle w:val="000000100000" w:firstRow="0" w:lastRow="0" w:firstColumn="0" w:lastColumn="0" w:oddVBand="0" w:evenVBand="0" w:oddHBand="1" w:evenHBand="0" w:firstRowFirstColumn="0" w:firstRowLastColumn="0" w:lastRowFirstColumn="0" w:lastRowLastColumn="0"/>
                </w:pPr>
              </w:pPrChange>
            </w:pPr>
            <w:del w:author="Fernandez Luna, Angel Jose" w:date="2021-06-30T15:43:00Z" w:id="242">
              <w:r w:rsidDel="00E37904">
                <w:rPr>
                  <w:rFonts w:asciiTheme="minorHAnsi" w:hAnsiTheme="minorHAnsi" w:cstheme="minorHAnsi"/>
                  <w:sz w:val="18"/>
                  <w:szCs w:val="18"/>
                  <w:lang w:val="es-ES"/>
                </w:rPr>
                <w:delText>A lo cual se concatena el tipo de fondo de socorro.</w:delText>
              </w:r>
            </w:del>
          </w:p>
        </w:tc>
      </w:tr>
      <w:tr w:rsidRPr="001E4625" w:rsidR="00E37904" w:rsidTr="007A628B" w14:paraId="08D100F9" w14:textId="77777777">
        <w:tc>
          <w:tcPr>
            <w:cnfStyle w:val="001000000000" w:firstRow="0" w:lastRow="0" w:firstColumn="1" w:lastColumn="0" w:oddVBand="0" w:evenVBand="0" w:oddHBand="0" w:evenHBand="0" w:firstRowFirstColumn="0" w:firstRowLastColumn="0" w:lastRowFirstColumn="0" w:lastRowLastColumn="0"/>
            <w:tcW w:w="1980" w:type="dxa"/>
          </w:tcPr>
          <w:p w:rsidRPr="00D03EFB" w:rsidR="00E37904" w:rsidP="00E37904" w:rsidRDefault="00E37904" w14:paraId="1C0E009C" w14:textId="3313C8E6">
            <w:pPr>
              <w:rPr>
                <w:rFonts w:asciiTheme="minorHAnsi" w:hAnsiTheme="minorHAnsi" w:cstheme="minorHAnsi"/>
                <w:b w:val="0"/>
                <w:bCs w:val="0"/>
                <w:sz w:val="18"/>
                <w:szCs w:val="18"/>
                <w:lang w:val="es-ES"/>
              </w:rPr>
            </w:pPr>
            <w:r>
              <w:rPr>
                <w:b w:val="0"/>
                <w:bCs w:val="0"/>
                <w:sz w:val="18"/>
                <w:szCs w:val="18"/>
                <w:lang w:val="es-ES"/>
              </w:rPr>
              <w:t>Grupo Km</w:t>
            </w:r>
          </w:p>
        </w:tc>
        <w:tc>
          <w:tcPr>
            <w:tcW w:w="2268" w:type="dxa"/>
          </w:tcPr>
          <w:p w:rsidRPr="007A7113" w:rsidR="00E37904" w:rsidP="00E37904" w:rsidRDefault="00E37904" w14:paraId="603A1A4A" w14:textId="78A728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Propiedades de la Compañía</w:t>
            </w:r>
          </w:p>
        </w:tc>
        <w:tc>
          <w:tcPr>
            <w:tcW w:w="4961" w:type="dxa"/>
          </w:tcPr>
          <w:p w:rsidRPr="007A7113" w:rsidR="00E37904" w:rsidP="00E37904" w:rsidRDefault="00E37904" w14:paraId="300F7CE0" w14:textId="56EEFAF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Coche empresa o </w:t>
            </w:r>
            <w:ins w:author="Fernandez Luna, Angel Jose" w:date="2021-06-30T15:44:00Z" w:id="243">
              <w:r>
                <w:rPr>
                  <w:rFonts w:asciiTheme="minorHAnsi" w:hAnsiTheme="minorHAnsi" w:cstheme="minorHAnsi"/>
                  <w:sz w:val="18"/>
                  <w:szCs w:val="18"/>
                  <w:lang w:val="es-ES"/>
                </w:rPr>
                <w:t>C</w:t>
              </w:r>
            </w:ins>
            <w:del w:author="Fernandez Luna, Angel Jose" w:date="2021-06-30T15:44:00Z" w:id="244">
              <w:r w:rsidDel="00E37904">
                <w:rPr>
                  <w:rFonts w:asciiTheme="minorHAnsi" w:hAnsiTheme="minorHAnsi" w:cstheme="minorHAnsi"/>
                  <w:sz w:val="18"/>
                  <w:szCs w:val="18"/>
                  <w:lang w:val="es-ES"/>
                </w:rPr>
                <w:delText>c</w:delText>
              </w:r>
            </w:del>
            <w:r>
              <w:rPr>
                <w:rFonts w:asciiTheme="minorHAnsi" w:hAnsiTheme="minorHAnsi" w:cstheme="minorHAnsi"/>
                <w:sz w:val="18"/>
                <w:szCs w:val="18"/>
                <w:lang w:val="es-ES"/>
              </w:rPr>
              <w:t>oche propio (según exista una propiedad de la compañía de tipo “Coche de empresa</w:t>
            </w:r>
            <w:commentRangeStart w:id="245"/>
            <w:commentRangeEnd w:id="245"/>
            <w:r>
              <w:rPr>
                <w:rStyle w:val="Refdecomentario"/>
              </w:rPr>
              <w:commentReference w:id="245"/>
            </w:r>
          </w:p>
        </w:tc>
      </w:tr>
      <w:tr w:rsidRPr="001E4625" w:rsidR="00E37904" w:rsidTr="007A628B" w14:paraId="70AB70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E37904" w:rsidP="00E37904" w:rsidRDefault="00E37904" w14:paraId="367273B5" w14:textId="6EB9AA57">
            <w:pPr>
              <w:rPr>
                <w:b w:val="0"/>
                <w:bCs w:val="0"/>
                <w:sz w:val="18"/>
                <w:szCs w:val="18"/>
                <w:lang w:val="es-ES"/>
              </w:rPr>
            </w:pPr>
            <w:proofErr w:type="spellStart"/>
            <w:r>
              <w:rPr>
                <w:b w:val="0"/>
                <w:bCs w:val="0"/>
                <w:sz w:val="18"/>
                <w:szCs w:val="18"/>
                <w:lang w:val="es-ES"/>
              </w:rPr>
              <w:t>SgID</w:t>
            </w:r>
            <w:proofErr w:type="spellEnd"/>
          </w:p>
        </w:tc>
        <w:tc>
          <w:tcPr>
            <w:tcW w:w="2268" w:type="dxa"/>
          </w:tcPr>
          <w:p w:rsidR="00E37904" w:rsidP="00E37904" w:rsidRDefault="007B3405" w14:paraId="5FCDBB7F" w14:textId="22230D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4961" w:type="dxa"/>
          </w:tcPr>
          <w:p w:rsidR="00E37904" w:rsidP="00E37904" w:rsidRDefault="00E37904" w14:paraId="729EE1A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E37904" w:rsidR="00E37904" w:rsidTr="007A628B" w14:paraId="3E345F53" w14:textId="77777777">
        <w:trPr>
          <w:ins w:author="Fernandez Luna, Angel Jose" w:date="2021-06-30T15:44:00Z" w:id="246"/>
        </w:trPr>
        <w:tc>
          <w:tcPr>
            <w:cnfStyle w:val="001000000000" w:firstRow="0" w:lastRow="0" w:firstColumn="1" w:lastColumn="0" w:oddVBand="0" w:evenVBand="0" w:oddHBand="0" w:evenHBand="0" w:firstRowFirstColumn="0" w:firstRowLastColumn="0" w:lastRowFirstColumn="0" w:lastRowLastColumn="0"/>
            <w:tcW w:w="1980" w:type="dxa"/>
          </w:tcPr>
          <w:p w:rsidR="00E37904" w:rsidDel="00550DAB" w:rsidP="00E37904" w:rsidRDefault="00E37904" w14:paraId="749BC24C" w14:textId="71E19CF5">
            <w:pPr>
              <w:rPr>
                <w:ins w:author="Fernandez Luna, Angel Jose" w:date="2021-06-30T15:44:00Z" w:id="247"/>
                <w:b w:val="0"/>
                <w:bCs w:val="0"/>
                <w:sz w:val="18"/>
                <w:szCs w:val="18"/>
                <w:lang w:val="es-ES"/>
              </w:rPr>
            </w:pPr>
            <w:ins w:author="Fernandez Luna, Angel Jose" w:date="2021-06-30T15:48:00Z" w:id="248">
              <w:r>
                <w:rPr>
                  <w:b w:val="0"/>
                  <w:bCs w:val="0"/>
                  <w:sz w:val="18"/>
                  <w:szCs w:val="18"/>
                  <w:lang w:val="es-ES"/>
                </w:rPr>
                <w:t>NIF</w:t>
              </w:r>
            </w:ins>
          </w:p>
        </w:tc>
        <w:tc>
          <w:tcPr>
            <w:tcW w:w="2268" w:type="dxa"/>
          </w:tcPr>
          <w:p w:rsidR="00E37904" w:rsidP="00E37904" w:rsidRDefault="00E37904" w14:paraId="1679C397" w14:textId="774F4AA0">
            <w:pPr>
              <w:cnfStyle w:val="000000000000" w:firstRow="0" w:lastRow="0" w:firstColumn="0" w:lastColumn="0" w:oddVBand="0" w:evenVBand="0" w:oddHBand="0" w:evenHBand="0" w:firstRowFirstColumn="0" w:firstRowLastColumn="0" w:lastRowFirstColumn="0" w:lastRowLastColumn="0"/>
              <w:rPr>
                <w:ins w:author="Fernandez Luna, Angel Jose" w:date="2021-06-30T15:44:00Z" w:id="249"/>
                <w:rFonts w:asciiTheme="minorHAnsi" w:hAnsiTheme="minorHAnsi" w:cstheme="minorHAnsi"/>
                <w:sz w:val="18"/>
                <w:szCs w:val="18"/>
                <w:lang w:val="es-ES"/>
              </w:rPr>
            </w:pPr>
            <w:ins w:author="Fernandez Luna, Angel Jose" w:date="2021-06-30T15:48:00Z" w:id="250">
              <w:r>
                <w:rPr>
                  <w:rFonts w:asciiTheme="minorHAnsi" w:hAnsiTheme="minorHAnsi" w:cstheme="minorHAnsi"/>
                  <w:sz w:val="18"/>
                  <w:szCs w:val="18"/>
                  <w:lang w:val="es-ES"/>
                </w:rPr>
                <w:t>Persona \ Número identificativo</w:t>
              </w:r>
            </w:ins>
          </w:p>
        </w:tc>
        <w:tc>
          <w:tcPr>
            <w:tcW w:w="4961" w:type="dxa"/>
          </w:tcPr>
          <w:p w:rsidR="00E37904" w:rsidP="00E37904" w:rsidRDefault="00E37904" w14:paraId="58513392" w14:textId="77777777">
            <w:pPr>
              <w:cnfStyle w:val="000000000000" w:firstRow="0" w:lastRow="0" w:firstColumn="0" w:lastColumn="0" w:oddVBand="0" w:evenVBand="0" w:oddHBand="0" w:evenHBand="0" w:firstRowFirstColumn="0" w:firstRowLastColumn="0" w:lastRowFirstColumn="0" w:lastRowLastColumn="0"/>
              <w:rPr>
                <w:ins w:author="Fernandez Luna, Angel Jose" w:date="2021-06-30T15:44:00Z" w:id="251"/>
                <w:rFonts w:asciiTheme="minorHAnsi" w:hAnsiTheme="minorHAnsi" w:cstheme="minorHAnsi"/>
                <w:sz w:val="18"/>
                <w:szCs w:val="18"/>
                <w:lang w:val="es-ES"/>
              </w:rPr>
            </w:pPr>
          </w:p>
        </w:tc>
      </w:tr>
      <w:tr w:rsidRPr="001E4625" w:rsidR="00E37904" w:rsidTr="007A628B" w14:paraId="4BDCE1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E37904" w:rsidP="00E37904" w:rsidRDefault="00E37904" w14:paraId="74E2008B" w14:textId="04C15B50">
            <w:pPr>
              <w:rPr>
                <w:b w:val="0"/>
                <w:bCs w:val="0"/>
                <w:sz w:val="18"/>
                <w:szCs w:val="18"/>
                <w:lang w:val="es-ES"/>
              </w:rPr>
            </w:pPr>
            <w:del w:author="Gabriel-Esteban Fractman Lazaro" w:date="2021-05-23T22:57:00Z" w:id="252">
              <w:r w:rsidDel="00550DAB">
                <w:rPr>
                  <w:b w:val="0"/>
                  <w:bCs w:val="0"/>
                  <w:sz w:val="18"/>
                  <w:szCs w:val="18"/>
                  <w:lang w:val="es-ES"/>
                </w:rPr>
                <w:delText>Fondo de socorro</w:delText>
              </w:r>
            </w:del>
            <w:ins w:author="Gabriel-Esteban Fractman Lazaro" w:date="2021-05-23T22:57:00Z" w:id="253">
              <w:r>
                <w:rPr>
                  <w:b w:val="0"/>
                  <w:bCs w:val="0"/>
                  <w:sz w:val="18"/>
                  <w:szCs w:val="18"/>
                  <w:lang w:val="es-ES"/>
                </w:rPr>
                <w:t>Tarjeta combustible</w:t>
              </w:r>
            </w:ins>
          </w:p>
        </w:tc>
        <w:tc>
          <w:tcPr>
            <w:tcW w:w="2268" w:type="dxa"/>
          </w:tcPr>
          <w:p w:rsidR="00E37904" w:rsidP="00E37904" w:rsidRDefault="00E37904" w14:paraId="1D3BD261" w14:textId="397D1FB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Propiedades de la </w:t>
            </w:r>
            <w:proofErr w:type="spellStart"/>
            <w:r>
              <w:rPr>
                <w:rFonts w:asciiTheme="minorHAnsi" w:hAnsiTheme="minorHAnsi" w:cstheme="minorHAnsi"/>
                <w:sz w:val="18"/>
                <w:szCs w:val="18"/>
                <w:lang w:val="es-ES"/>
              </w:rPr>
              <w:t>compañia</w:t>
            </w:r>
            <w:proofErr w:type="spellEnd"/>
          </w:p>
        </w:tc>
        <w:tc>
          <w:tcPr>
            <w:tcW w:w="4961" w:type="dxa"/>
          </w:tcPr>
          <w:p w:rsidRPr="007B3405" w:rsidR="00E37904" w:rsidP="007B3405" w:rsidRDefault="00E37904" w14:paraId="1B028CB6" w14:textId="247455D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“S” si el empleado t</w:t>
            </w:r>
            <w:ins w:author="Fernandez Luna, Angel Jose" w:date="2021-06-02T11:42:00Z" w:id="254">
              <w:r>
                <w:rPr>
                  <w:rFonts w:asciiTheme="minorHAnsi" w:hAnsiTheme="minorHAnsi" w:cstheme="minorHAnsi"/>
                  <w:sz w:val="18"/>
                  <w:szCs w:val="18"/>
                  <w:lang w:val="es-ES"/>
                </w:rPr>
                <w:t>i</w:t>
              </w:r>
            </w:ins>
            <w:r>
              <w:rPr>
                <w:rFonts w:asciiTheme="minorHAnsi" w:hAnsiTheme="minorHAnsi" w:cstheme="minorHAnsi"/>
                <w:sz w:val="18"/>
                <w:szCs w:val="18"/>
                <w:lang w:val="es-ES"/>
              </w:rPr>
              <w:t xml:space="preserve">ene tarjeta, </w:t>
            </w:r>
            <w:ins w:author="Fernandez Luna, Angel Jose" w:date="2021-06-02T11:29:00Z" w:id="255">
              <w:r>
                <w:rPr>
                  <w:rFonts w:asciiTheme="minorHAnsi" w:hAnsiTheme="minorHAnsi" w:cstheme="minorHAnsi"/>
                  <w:sz w:val="18"/>
                  <w:szCs w:val="18"/>
                  <w:lang w:val="es-ES"/>
                </w:rPr>
                <w:t xml:space="preserve">“N” </w:t>
              </w:r>
            </w:ins>
            <w:del w:author="Fernandez Luna, Angel Jose" w:date="2021-06-02T11:29:00Z" w:id="256">
              <w:r w:rsidDel="0074267B">
                <w:rPr>
                  <w:rFonts w:asciiTheme="minorHAnsi" w:hAnsiTheme="minorHAnsi" w:cstheme="minorHAnsi"/>
                  <w:sz w:val="18"/>
                  <w:szCs w:val="18"/>
                  <w:lang w:val="es-ES"/>
                </w:rPr>
                <w:delText xml:space="preserve">blanco </w:delText>
              </w:r>
            </w:del>
            <w:r>
              <w:rPr>
                <w:rFonts w:asciiTheme="minorHAnsi" w:hAnsiTheme="minorHAnsi" w:cstheme="minorHAnsi"/>
                <w:sz w:val="18"/>
                <w:szCs w:val="18"/>
                <w:lang w:val="es-ES"/>
              </w:rPr>
              <w:t>en caso contrario.</w:t>
            </w:r>
          </w:p>
        </w:tc>
      </w:tr>
    </w:tbl>
    <w:p w:rsidR="009744BC" w:rsidP="009744BC" w:rsidRDefault="009744BC" w14:paraId="12FFF9F5" w14:textId="77777777">
      <w:pPr>
        <w:rPr>
          <w:lang w:val="es-ES" w:eastAsia="en-US"/>
        </w:rPr>
      </w:pPr>
    </w:p>
    <w:p w:rsidR="00D14F13" w:rsidP="00D14F13" w:rsidRDefault="007A628B" w14:paraId="3E0D6B0D" w14:textId="4C6974C6">
      <w:pPr>
        <w:rPr>
          <w:lang w:val="es-ES" w:eastAsia="en-US"/>
        </w:rPr>
      </w:pPr>
      <w:r>
        <w:rPr>
          <w:lang w:val="es-ES" w:eastAsia="en-US"/>
        </w:rPr>
        <w:t xml:space="preserve">Definición del grupo de </w:t>
      </w:r>
      <w:commentRangeStart w:id="257"/>
      <w:r>
        <w:rPr>
          <w:lang w:val="es-ES" w:eastAsia="en-US"/>
        </w:rPr>
        <w:t>usuarios</w:t>
      </w:r>
      <w:commentRangeEnd w:id="257"/>
      <w:r>
        <w:rPr>
          <w:rStyle w:val="Refdecomentario"/>
        </w:rPr>
        <w:commentReference w:id="257"/>
      </w:r>
      <w:r>
        <w:rPr>
          <w:lang w:val="es-ES" w:eastAsia="en-US"/>
        </w:rPr>
        <w:t>:</w:t>
      </w:r>
    </w:p>
    <w:p w:rsidR="007A628B" w:rsidP="00F722D9" w:rsidRDefault="00A03123" w14:paraId="04B1A43A" w14:textId="4EC5CAC0">
      <w:pPr>
        <w:pStyle w:val="Prrafodelista"/>
        <w:numPr>
          <w:ilvl w:val="0"/>
          <w:numId w:val="22"/>
        </w:numPr>
        <w:rPr>
          <w:lang w:val="es-ES" w:eastAsia="en-US"/>
        </w:rPr>
      </w:pPr>
      <w:r>
        <w:rPr>
          <w:lang w:val="es-ES" w:eastAsia="en-US"/>
        </w:rPr>
        <w:t>En función del tipo de empleado se distingue entre empleados y cuadros.</w:t>
      </w:r>
    </w:p>
    <w:p w:rsidR="00A03123" w:rsidP="00F722D9" w:rsidRDefault="00A03123" w14:paraId="15000A22" w14:textId="505A135C">
      <w:pPr>
        <w:pStyle w:val="Prrafodelista"/>
        <w:numPr>
          <w:ilvl w:val="0"/>
          <w:numId w:val="22"/>
        </w:numPr>
        <w:rPr>
          <w:lang w:val="es-ES" w:eastAsia="en-US"/>
        </w:rPr>
      </w:pPr>
      <w:r>
        <w:rPr>
          <w:lang w:val="es-ES" w:eastAsia="en-US"/>
        </w:rPr>
        <w:t xml:space="preserve">Dentro de cuadros, según </w:t>
      </w:r>
      <w:r w:rsidR="009702D3">
        <w:rPr>
          <w:lang w:val="es-ES" w:eastAsia="en-US"/>
        </w:rPr>
        <w:t>la posición</w:t>
      </w:r>
      <w:r>
        <w:rPr>
          <w:lang w:val="es-ES" w:eastAsia="en-US"/>
        </w:rPr>
        <w:t xml:space="preserve"> se diferencia</w:t>
      </w:r>
      <w:r w:rsidR="00527472">
        <w:rPr>
          <w:lang w:val="es-ES" w:eastAsia="en-US"/>
        </w:rPr>
        <w:t xml:space="preserve">rá </w:t>
      </w:r>
      <w:r w:rsidR="009702D3">
        <w:rPr>
          <w:lang w:val="es-ES" w:eastAsia="en-US"/>
        </w:rPr>
        <w:t xml:space="preserve">a través del nivel </w:t>
      </w:r>
      <w:commentRangeStart w:id="258"/>
      <w:commentRangeStart w:id="259"/>
      <w:r w:rsidR="009702D3">
        <w:rPr>
          <w:lang w:val="es-ES" w:eastAsia="en-US"/>
        </w:rPr>
        <w:t>HAY</w:t>
      </w:r>
      <w:commentRangeEnd w:id="258"/>
      <w:r w:rsidR="009702D3">
        <w:rPr>
          <w:rStyle w:val="Refdecomentario"/>
        </w:rPr>
        <w:commentReference w:id="258"/>
      </w:r>
      <w:commentRangeEnd w:id="259"/>
      <w:r w:rsidR="00922116">
        <w:rPr>
          <w:rStyle w:val="Refdecomentario"/>
        </w:rPr>
        <w:commentReference w:id="259"/>
      </w:r>
      <w:r w:rsidR="009702D3">
        <w:rPr>
          <w:lang w:val="es-ES" w:eastAsia="en-US"/>
        </w:rPr>
        <w:t>.</w:t>
      </w:r>
    </w:p>
    <w:p w:rsidR="00A03123" w:rsidP="00F722D9" w:rsidRDefault="00527472" w14:paraId="15F20BCB" w14:textId="6AEBF8E5">
      <w:pPr>
        <w:pStyle w:val="Prrafodelista"/>
        <w:numPr>
          <w:ilvl w:val="1"/>
          <w:numId w:val="22"/>
        </w:numPr>
        <w:rPr>
          <w:lang w:val="es-ES" w:eastAsia="en-US"/>
        </w:rPr>
      </w:pPr>
      <w:r>
        <w:rPr>
          <w:lang w:val="es-ES" w:eastAsia="en-US"/>
        </w:rPr>
        <w:t>Director general</w:t>
      </w:r>
    </w:p>
    <w:p w:rsidR="00527472" w:rsidP="00F722D9" w:rsidRDefault="00527472" w14:paraId="79B861F9" w14:textId="00C4EF05">
      <w:pPr>
        <w:pStyle w:val="Prrafodelista"/>
        <w:numPr>
          <w:ilvl w:val="1"/>
          <w:numId w:val="22"/>
        </w:numPr>
        <w:rPr>
          <w:lang w:val="es-ES" w:eastAsia="en-US"/>
        </w:rPr>
      </w:pPr>
      <w:r>
        <w:rPr>
          <w:lang w:val="es-ES" w:eastAsia="en-US"/>
        </w:rPr>
        <w:t>Directores</w:t>
      </w:r>
    </w:p>
    <w:p w:rsidR="00527472" w:rsidP="00F722D9" w:rsidRDefault="00527472" w14:paraId="1E12555B" w14:textId="363AE041">
      <w:pPr>
        <w:pStyle w:val="Prrafodelista"/>
        <w:numPr>
          <w:ilvl w:val="1"/>
          <w:numId w:val="22"/>
        </w:numPr>
        <w:rPr>
          <w:lang w:val="es-ES" w:eastAsia="en-US"/>
        </w:rPr>
      </w:pPr>
      <w:r>
        <w:rPr>
          <w:lang w:val="es-ES" w:eastAsia="en-US"/>
        </w:rPr>
        <w:t>Resto de cuadros</w:t>
      </w:r>
    </w:p>
    <w:p w:rsidR="00FC26AE" w:rsidP="00550DAB" w:rsidRDefault="00FC26AE" w14:paraId="0BB9F9DB" w14:textId="661D6079">
      <w:pPr>
        <w:rPr>
          <w:lang w:val="es-ES" w:eastAsia="en-US"/>
        </w:rPr>
      </w:pPr>
    </w:p>
    <w:p w:rsidR="00383D62" w:rsidP="00550DAB" w:rsidRDefault="00383D62" w14:paraId="100AFA4C" w14:textId="07F07784">
      <w:pPr>
        <w:rPr>
          <w:lang w:val="es-ES" w:eastAsia="en-US"/>
        </w:rPr>
      </w:pPr>
    </w:p>
    <w:p w:rsidR="00383D62" w:rsidDel="00550DAB" w:rsidP="00550DAB" w:rsidRDefault="00383D62" w14:paraId="2F25BCB9" w14:textId="77777777">
      <w:pPr>
        <w:rPr>
          <w:del w:author="Gabriel-Esteban Fractman Lazaro" w:date="2021-05-23T22:59:00Z" w:id="260"/>
          <w:lang w:val="es-ES" w:eastAsia="en-US"/>
        </w:rPr>
      </w:pPr>
    </w:p>
    <w:p w:rsidR="00550DAB" w:rsidDel="00040F03" w:rsidP="00550DAB" w:rsidRDefault="00550DAB" w14:paraId="71FFF88A" w14:textId="5A52479C">
      <w:pPr>
        <w:rPr>
          <w:del w:author="Fernandez Luna, Angel Jose" w:date="2021-06-30T15:49:00Z" w:id="261"/>
          <w:lang w:val="es-ES" w:eastAsia="en-US"/>
        </w:rPr>
      </w:pPr>
      <w:del w:author="Fernandez Luna, Angel Jose" w:date="2021-06-30T15:49:00Z" w:id="262">
        <w:r w:rsidDel="00040F03">
          <w:rPr>
            <w:lang w:val="es-ES" w:eastAsia="en-US"/>
          </w:rPr>
          <w:delText xml:space="preserve">A esto se le concatena lo siguiente, según el tipo de fondo de socorro: </w:delText>
        </w:r>
      </w:del>
    </w:p>
    <w:p w:rsidR="00550DAB" w:rsidDel="00040F03" w:rsidP="00550DAB" w:rsidRDefault="00550DAB" w14:paraId="64AA2321" w14:textId="21920630">
      <w:pPr>
        <w:rPr>
          <w:del w:author="Fernandez Luna, Angel Jose" w:date="2021-06-30T15:49:00Z" w:id="263"/>
          <w:rFonts w:asciiTheme="minorHAnsi" w:hAnsiTheme="minorHAnsi" w:cstheme="minorHAnsi"/>
          <w:sz w:val="18"/>
          <w:szCs w:val="18"/>
          <w:lang w:val="es-ES"/>
        </w:rPr>
      </w:pPr>
    </w:p>
    <w:p w:rsidRPr="00550DAB" w:rsidR="00550DAB" w:rsidDel="00040F03" w:rsidP="00550DAB" w:rsidRDefault="00550DAB" w14:paraId="6E1297CE" w14:textId="7A042318">
      <w:pPr>
        <w:pStyle w:val="Prrafodelista"/>
        <w:numPr>
          <w:ilvl w:val="0"/>
          <w:numId w:val="23"/>
        </w:numPr>
        <w:rPr>
          <w:del w:author="Fernandez Luna, Angel Jose" w:date="2021-06-30T15:49:00Z" w:id="264"/>
          <w:lang w:val="es-ES" w:eastAsia="en-US"/>
          <w:rPrChange w:author="Gabriel-Esteban Fractman Lazaro" w:date="2021-05-23T23:02:00Z" w:id="265">
            <w:rPr>
              <w:del w:author="Fernandez Luna, Angel Jose" w:date="2021-06-30T15:49:00Z" w:id="266"/>
              <w:rFonts w:asciiTheme="minorHAnsi" w:hAnsiTheme="minorHAnsi" w:cstheme="minorHAnsi"/>
              <w:sz w:val="18"/>
              <w:szCs w:val="18"/>
              <w:lang w:val="es-ES"/>
            </w:rPr>
          </w:rPrChange>
        </w:rPr>
      </w:pPr>
      <w:del w:author="Fernandez Luna, Angel Jose" w:date="2021-06-30T15:49:00Z" w:id="267">
        <w:r w:rsidRPr="00550DAB" w:rsidDel="00040F03">
          <w:rPr>
            <w:lang w:val="es-ES" w:eastAsia="en-US"/>
            <w:rPrChange w:author="Gabriel-Esteban Fractman Lazaro" w:date="2021-05-23T23:02:00Z" w:id="268">
              <w:rPr>
                <w:rFonts w:asciiTheme="minorHAnsi" w:hAnsiTheme="minorHAnsi" w:cstheme="minorHAnsi"/>
                <w:sz w:val="18"/>
                <w:szCs w:val="18"/>
                <w:lang w:val="es-ES"/>
              </w:rPr>
            </w:rPrChange>
          </w:rPr>
          <w:delText>U = Única</w:delText>
        </w:r>
      </w:del>
    </w:p>
    <w:p w:rsidRPr="00550DAB" w:rsidR="00550DAB" w:rsidDel="00040F03" w:rsidP="00550DAB" w:rsidRDefault="00550DAB" w14:paraId="5A56AC7A" w14:textId="0BC350C0">
      <w:pPr>
        <w:pStyle w:val="Prrafodelista"/>
        <w:numPr>
          <w:ilvl w:val="0"/>
          <w:numId w:val="23"/>
        </w:numPr>
        <w:rPr>
          <w:del w:author="Fernandez Luna, Angel Jose" w:date="2021-06-30T15:49:00Z" w:id="269"/>
          <w:lang w:val="es-ES" w:eastAsia="en-US"/>
          <w:rPrChange w:author="Gabriel-Esteban Fractman Lazaro" w:date="2021-05-23T23:02:00Z" w:id="270">
            <w:rPr>
              <w:del w:author="Fernandez Luna, Angel Jose" w:date="2021-06-30T15:49:00Z" w:id="271"/>
              <w:rFonts w:asciiTheme="minorHAnsi" w:hAnsiTheme="minorHAnsi" w:cstheme="minorHAnsi"/>
              <w:sz w:val="18"/>
              <w:szCs w:val="18"/>
              <w:lang w:val="es-ES"/>
            </w:rPr>
          </w:rPrChange>
        </w:rPr>
      </w:pPr>
      <w:del w:author="Fernandez Luna, Angel Jose" w:date="2021-06-30T15:49:00Z" w:id="272">
        <w:r w:rsidRPr="00550DAB" w:rsidDel="00040F03">
          <w:rPr>
            <w:lang w:val="es-ES" w:eastAsia="en-US"/>
            <w:rPrChange w:author="Gabriel-Esteban Fractman Lazaro" w:date="2021-05-23T23:02:00Z" w:id="273">
              <w:rPr>
                <w:rFonts w:asciiTheme="minorHAnsi" w:hAnsiTheme="minorHAnsi" w:cstheme="minorHAnsi"/>
                <w:sz w:val="18"/>
                <w:szCs w:val="18"/>
                <w:lang w:val="es-ES"/>
              </w:rPr>
            </w:rPrChange>
          </w:rPr>
          <w:delText>A = Alto cargo</w:delText>
        </w:r>
      </w:del>
    </w:p>
    <w:p w:rsidRPr="00550DAB" w:rsidR="00550DAB" w:rsidDel="00040F03" w:rsidP="0087559F" w:rsidRDefault="00550DAB" w14:paraId="6F673005" w14:textId="3E4FD5B6">
      <w:pPr>
        <w:pStyle w:val="Prrafodelista"/>
        <w:numPr>
          <w:ilvl w:val="0"/>
          <w:numId w:val="23"/>
        </w:numPr>
        <w:rPr>
          <w:del w:author="Fernandez Luna, Angel Jose" w:date="2021-06-30T15:49:00Z" w:id="274"/>
          <w:lang w:val="es-ES" w:eastAsia="en-US"/>
          <w:rPrChange w:author="Gabriel-Esteban Fractman Lazaro" w:date="2021-05-23T23:01:00Z" w:id="275">
            <w:rPr>
              <w:del w:author="Fernandez Luna, Angel Jose" w:date="2021-06-30T15:49:00Z" w:id="276"/>
              <w:rFonts w:asciiTheme="minorHAnsi" w:hAnsiTheme="minorHAnsi" w:cstheme="minorHAnsi"/>
              <w:sz w:val="18"/>
              <w:szCs w:val="18"/>
              <w:lang w:val="es-ES"/>
            </w:rPr>
          </w:rPrChange>
        </w:rPr>
      </w:pPr>
      <w:del w:author="Fernandez Luna, Angel Jose" w:date="2021-06-30T15:49:00Z" w:id="277">
        <w:r w:rsidRPr="00550DAB" w:rsidDel="00040F03">
          <w:rPr>
            <w:lang w:val="es-ES" w:eastAsia="en-US"/>
            <w:rPrChange w:author="Gabriel-Esteban Fractman Lazaro" w:date="2021-05-23T23:02:00Z" w:id="278">
              <w:rPr>
                <w:rFonts w:asciiTheme="minorHAnsi" w:hAnsiTheme="minorHAnsi" w:cstheme="minorHAnsi"/>
                <w:sz w:val="18"/>
                <w:szCs w:val="18"/>
                <w:lang w:val="es-ES"/>
              </w:rPr>
            </w:rPrChange>
          </w:rPr>
          <w:delText>U2H (con dos o más hijos)</w:delText>
        </w:r>
      </w:del>
    </w:p>
    <w:p w:rsidR="00550DAB" w:rsidDel="00040F03" w:rsidP="00550DAB" w:rsidRDefault="00550DAB" w14:paraId="7CAB5BB4" w14:textId="237EBF35">
      <w:pPr>
        <w:rPr>
          <w:del w:author="Fernandez Luna, Angel Jose" w:date="2021-06-30T15:49:00Z" w:id="279"/>
          <w:lang w:val="es-ES" w:eastAsia="en-US"/>
        </w:rPr>
      </w:pPr>
      <w:del w:author="Fernandez Luna, Angel Jose" w:date="2021-06-30T15:49:00Z" w:id="280">
        <w:r w:rsidDel="00040F03">
          <w:rPr>
            <w:lang w:val="es-ES" w:eastAsia="en-US"/>
          </w:rPr>
          <w:delText>Por lo tanto las opciones posibles son las siguientes:</w:delText>
        </w:r>
      </w:del>
    </w:p>
    <w:p w:rsidRPr="00550DAB" w:rsidR="00550DAB" w:rsidDel="00040F03" w:rsidP="00922116" w:rsidRDefault="00550DAB" w14:paraId="4549FD42" w14:textId="507A17B0">
      <w:pPr>
        <w:pStyle w:val="Prrafodelista"/>
        <w:numPr>
          <w:ilvl w:val="0"/>
          <w:numId w:val="37"/>
        </w:numPr>
        <w:rPr>
          <w:del w:author="Fernandez Luna, Angel Jose" w:date="2021-06-30T15:49:00Z" w:id="281"/>
          <w:lang w:val="es-ES" w:eastAsia="en-US"/>
        </w:rPr>
      </w:pPr>
      <w:del w:author="Fernandez Luna, Angel Jose" w:date="2021-06-30T15:49:00Z" w:id="282">
        <w:r w:rsidRPr="00550DAB" w:rsidDel="00040F03">
          <w:rPr>
            <w:lang w:val="es-ES" w:eastAsia="en-US"/>
          </w:rPr>
          <w:delText>Director General A</w:delText>
        </w:r>
      </w:del>
    </w:p>
    <w:p w:rsidRPr="00A10519" w:rsidR="00550DAB" w:rsidDel="00040F03" w:rsidP="00922116" w:rsidRDefault="00550DAB" w14:paraId="42859A74" w14:textId="76EBA70E">
      <w:pPr>
        <w:pStyle w:val="Prrafodelista"/>
        <w:numPr>
          <w:ilvl w:val="0"/>
          <w:numId w:val="37"/>
        </w:numPr>
        <w:rPr>
          <w:del w:author="Fernandez Luna, Angel Jose" w:date="2021-06-30T15:49:00Z" w:id="283"/>
          <w:lang w:val="es-ES" w:eastAsia="en-US"/>
        </w:rPr>
      </w:pPr>
      <w:del w:author="Fernandez Luna, Angel Jose" w:date="2021-06-30T15:49:00Z" w:id="284">
        <w:r w:rsidRPr="00A10519" w:rsidDel="00040F03">
          <w:rPr>
            <w:lang w:val="es-ES" w:eastAsia="en-US"/>
          </w:rPr>
          <w:delText>Director General U</w:delText>
        </w:r>
      </w:del>
    </w:p>
    <w:p w:rsidRPr="00550DAB" w:rsidR="00550DAB" w:rsidDel="00040F03" w:rsidP="00922116" w:rsidRDefault="00550DAB" w14:paraId="1A8326F0" w14:textId="4974C869">
      <w:pPr>
        <w:pStyle w:val="Prrafodelista"/>
        <w:numPr>
          <w:ilvl w:val="0"/>
          <w:numId w:val="37"/>
        </w:numPr>
        <w:rPr>
          <w:del w:author="Fernandez Luna, Angel Jose" w:date="2021-06-30T15:49:00Z" w:id="285"/>
          <w:lang w:val="es-ES" w:eastAsia="en-US"/>
        </w:rPr>
      </w:pPr>
      <w:del w:author="Fernandez Luna, Angel Jose" w:date="2021-06-30T15:49:00Z" w:id="286">
        <w:r w:rsidRPr="00550DAB" w:rsidDel="00040F03">
          <w:rPr>
            <w:lang w:val="es-ES" w:eastAsia="en-US"/>
          </w:rPr>
          <w:delText>Director General U2H</w:delText>
        </w:r>
      </w:del>
    </w:p>
    <w:p w:rsidRPr="00550DAB" w:rsidR="00550DAB" w:rsidDel="00040F03" w:rsidP="00922116" w:rsidRDefault="00550DAB" w14:paraId="34799403" w14:textId="20393598">
      <w:pPr>
        <w:pStyle w:val="Prrafodelista"/>
        <w:numPr>
          <w:ilvl w:val="0"/>
          <w:numId w:val="37"/>
        </w:numPr>
        <w:rPr>
          <w:del w:author="Fernandez Luna, Angel Jose" w:date="2021-06-30T15:49:00Z" w:id="287"/>
          <w:lang w:val="es-ES" w:eastAsia="en-US"/>
        </w:rPr>
      </w:pPr>
      <w:del w:author="Fernandez Luna, Angel Jose" w:date="2021-06-30T15:49:00Z" w:id="288">
        <w:r w:rsidRPr="00550DAB" w:rsidDel="00040F03">
          <w:rPr>
            <w:lang w:val="es-ES" w:eastAsia="en-US"/>
          </w:rPr>
          <w:delText>Director General</w:delText>
        </w:r>
      </w:del>
    </w:p>
    <w:p w:rsidRPr="00550DAB" w:rsidR="00550DAB" w:rsidDel="00040F03" w:rsidP="00922116" w:rsidRDefault="00550DAB" w14:paraId="3730143A" w14:textId="4DC9CCB4">
      <w:pPr>
        <w:pStyle w:val="Prrafodelista"/>
        <w:numPr>
          <w:ilvl w:val="0"/>
          <w:numId w:val="37"/>
        </w:numPr>
        <w:rPr>
          <w:del w:author="Fernandez Luna, Angel Jose" w:date="2021-06-30T15:49:00Z" w:id="289"/>
          <w:lang w:val="es-ES" w:eastAsia="en-US"/>
        </w:rPr>
      </w:pPr>
      <w:del w:author="Fernandez Luna, Angel Jose" w:date="2021-06-30T15:49:00Z" w:id="290">
        <w:r w:rsidRPr="00550DAB" w:rsidDel="00040F03">
          <w:rPr>
            <w:lang w:val="es-ES" w:eastAsia="en-US"/>
          </w:rPr>
          <w:delText>Empleado</w:delText>
        </w:r>
      </w:del>
    </w:p>
    <w:p w:rsidRPr="00550DAB" w:rsidR="00550DAB" w:rsidDel="00040F03" w:rsidP="00922116" w:rsidRDefault="00550DAB" w14:paraId="4A84C671" w14:textId="51BEEFFA">
      <w:pPr>
        <w:pStyle w:val="Prrafodelista"/>
        <w:numPr>
          <w:ilvl w:val="0"/>
          <w:numId w:val="37"/>
        </w:numPr>
        <w:rPr>
          <w:del w:author="Fernandez Luna, Angel Jose" w:date="2021-06-30T15:49:00Z" w:id="291"/>
          <w:lang w:val="es-ES" w:eastAsia="en-US"/>
        </w:rPr>
      </w:pPr>
      <w:del w:author="Fernandez Luna, Angel Jose" w:date="2021-06-30T15:49:00Z" w:id="292">
        <w:r w:rsidRPr="00550DAB" w:rsidDel="00040F03">
          <w:rPr>
            <w:lang w:val="es-ES" w:eastAsia="en-US"/>
          </w:rPr>
          <w:delText>Empleado U</w:delText>
        </w:r>
      </w:del>
    </w:p>
    <w:p w:rsidRPr="00550DAB" w:rsidR="00550DAB" w:rsidDel="00040F03" w:rsidP="00922116" w:rsidRDefault="00550DAB" w14:paraId="62BDC0EE" w14:textId="25093AD0">
      <w:pPr>
        <w:pStyle w:val="Prrafodelista"/>
        <w:numPr>
          <w:ilvl w:val="0"/>
          <w:numId w:val="37"/>
        </w:numPr>
        <w:rPr>
          <w:del w:author="Fernandez Luna, Angel Jose" w:date="2021-06-30T15:49:00Z" w:id="293"/>
          <w:lang w:val="es-ES" w:eastAsia="en-US"/>
        </w:rPr>
      </w:pPr>
      <w:del w:author="Fernandez Luna, Angel Jose" w:date="2021-06-30T15:49:00Z" w:id="294">
        <w:r w:rsidRPr="00550DAB" w:rsidDel="00040F03">
          <w:rPr>
            <w:lang w:val="es-ES" w:eastAsia="en-US"/>
          </w:rPr>
          <w:delText>Empleado A</w:delText>
        </w:r>
      </w:del>
    </w:p>
    <w:p w:rsidRPr="00550DAB" w:rsidR="00550DAB" w:rsidDel="00040F03" w:rsidP="00922116" w:rsidRDefault="00550DAB" w14:paraId="249F492C" w14:textId="6E22141A">
      <w:pPr>
        <w:pStyle w:val="Prrafodelista"/>
        <w:numPr>
          <w:ilvl w:val="0"/>
          <w:numId w:val="37"/>
        </w:numPr>
        <w:rPr>
          <w:del w:author="Fernandez Luna, Angel Jose" w:date="2021-06-30T15:49:00Z" w:id="295"/>
          <w:lang w:val="es-ES" w:eastAsia="en-US"/>
        </w:rPr>
      </w:pPr>
      <w:del w:author="Fernandez Luna, Angel Jose" w:date="2021-06-30T15:49:00Z" w:id="296">
        <w:r w:rsidRPr="00550DAB" w:rsidDel="00040F03">
          <w:rPr>
            <w:lang w:val="es-ES" w:eastAsia="en-US"/>
          </w:rPr>
          <w:delText>Empleado U2H</w:delText>
        </w:r>
      </w:del>
    </w:p>
    <w:p w:rsidRPr="00550DAB" w:rsidR="00550DAB" w:rsidDel="00040F03" w:rsidP="00922116" w:rsidRDefault="00550DAB" w14:paraId="0DC6E73E" w14:textId="2C6A21C8">
      <w:pPr>
        <w:pStyle w:val="Prrafodelista"/>
        <w:numPr>
          <w:ilvl w:val="0"/>
          <w:numId w:val="37"/>
        </w:numPr>
        <w:rPr>
          <w:del w:author="Fernandez Luna, Angel Jose" w:date="2021-06-30T15:49:00Z" w:id="297"/>
          <w:lang w:val="es-ES" w:eastAsia="en-US"/>
        </w:rPr>
      </w:pPr>
      <w:del w:author="Fernandez Luna, Angel Jose" w:date="2021-06-30T15:49:00Z" w:id="298">
        <w:r w:rsidRPr="00550DAB" w:rsidDel="00040F03">
          <w:rPr>
            <w:lang w:val="es-ES" w:eastAsia="en-US"/>
          </w:rPr>
          <w:delText>Cuadro</w:delText>
        </w:r>
      </w:del>
    </w:p>
    <w:p w:rsidRPr="00550DAB" w:rsidR="00550DAB" w:rsidDel="00040F03" w:rsidP="00922116" w:rsidRDefault="00550DAB" w14:paraId="22A1E93A" w14:textId="7E9EC4B4">
      <w:pPr>
        <w:pStyle w:val="Prrafodelista"/>
        <w:numPr>
          <w:ilvl w:val="0"/>
          <w:numId w:val="37"/>
        </w:numPr>
        <w:rPr>
          <w:del w:author="Fernandez Luna, Angel Jose" w:date="2021-06-30T15:49:00Z" w:id="299"/>
          <w:lang w:val="es-ES" w:eastAsia="en-US"/>
        </w:rPr>
      </w:pPr>
      <w:del w:author="Fernandez Luna, Angel Jose" w:date="2021-06-30T15:49:00Z" w:id="300">
        <w:r w:rsidRPr="00550DAB" w:rsidDel="00040F03">
          <w:rPr>
            <w:lang w:val="es-ES" w:eastAsia="en-US"/>
          </w:rPr>
          <w:delText>Cuadro U</w:delText>
        </w:r>
      </w:del>
    </w:p>
    <w:p w:rsidRPr="00550DAB" w:rsidR="00550DAB" w:rsidDel="00040F03" w:rsidP="00922116" w:rsidRDefault="00550DAB" w14:paraId="387D1649" w14:textId="2BED1F6F">
      <w:pPr>
        <w:pStyle w:val="Prrafodelista"/>
        <w:numPr>
          <w:ilvl w:val="0"/>
          <w:numId w:val="37"/>
        </w:numPr>
        <w:rPr>
          <w:del w:author="Fernandez Luna, Angel Jose" w:date="2021-06-30T15:49:00Z" w:id="301"/>
          <w:lang w:val="es-ES" w:eastAsia="en-US"/>
        </w:rPr>
      </w:pPr>
      <w:del w:author="Fernandez Luna, Angel Jose" w:date="2021-06-30T15:49:00Z" w:id="302">
        <w:r w:rsidRPr="00550DAB" w:rsidDel="00040F03">
          <w:rPr>
            <w:lang w:val="es-ES" w:eastAsia="en-US"/>
          </w:rPr>
          <w:delText>Cuadro U2H</w:delText>
        </w:r>
      </w:del>
    </w:p>
    <w:p w:rsidRPr="00550DAB" w:rsidR="00550DAB" w:rsidDel="00040F03" w:rsidP="00922116" w:rsidRDefault="00550DAB" w14:paraId="31CCBB8C" w14:textId="42DBAA7C">
      <w:pPr>
        <w:pStyle w:val="Prrafodelista"/>
        <w:numPr>
          <w:ilvl w:val="0"/>
          <w:numId w:val="37"/>
        </w:numPr>
        <w:rPr>
          <w:del w:author="Fernandez Luna, Angel Jose" w:date="2021-06-30T15:49:00Z" w:id="303"/>
          <w:lang w:val="es-ES" w:eastAsia="en-US"/>
        </w:rPr>
      </w:pPr>
      <w:del w:author="Fernandez Luna, Angel Jose" w:date="2021-06-30T15:49:00Z" w:id="304">
        <w:r w:rsidRPr="00550DAB" w:rsidDel="00040F03">
          <w:rPr>
            <w:lang w:val="es-ES" w:eastAsia="en-US"/>
          </w:rPr>
          <w:delText>Cuadro A</w:delText>
        </w:r>
      </w:del>
    </w:p>
    <w:p w:rsidRPr="00550DAB" w:rsidR="00550DAB" w:rsidDel="00040F03" w:rsidP="00922116" w:rsidRDefault="00550DAB" w14:paraId="1643B936" w14:textId="002823A1">
      <w:pPr>
        <w:pStyle w:val="Prrafodelista"/>
        <w:numPr>
          <w:ilvl w:val="0"/>
          <w:numId w:val="37"/>
        </w:numPr>
        <w:rPr>
          <w:del w:author="Fernandez Luna, Angel Jose" w:date="2021-06-30T15:49:00Z" w:id="305"/>
          <w:lang w:val="es-ES" w:eastAsia="en-US"/>
        </w:rPr>
      </w:pPr>
      <w:del w:author="Fernandez Luna, Angel Jose" w:date="2021-06-30T15:49:00Z" w:id="306">
        <w:r w:rsidRPr="00550DAB" w:rsidDel="00040F03">
          <w:rPr>
            <w:lang w:val="es-ES" w:eastAsia="en-US"/>
          </w:rPr>
          <w:delText xml:space="preserve">Director </w:delText>
        </w:r>
      </w:del>
    </w:p>
    <w:p w:rsidRPr="00550DAB" w:rsidR="00550DAB" w:rsidDel="00040F03" w:rsidP="00922116" w:rsidRDefault="00550DAB" w14:paraId="3F250DCE" w14:textId="1EEB7D08">
      <w:pPr>
        <w:pStyle w:val="Prrafodelista"/>
        <w:numPr>
          <w:ilvl w:val="0"/>
          <w:numId w:val="37"/>
        </w:numPr>
        <w:rPr>
          <w:del w:author="Fernandez Luna, Angel Jose" w:date="2021-06-30T15:49:00Z" w:id="307"/>
          <w:lang w:val="es-ES" w:eastAsia="en-US"/>
        </w:rPr>
      </w:pPr>
      <w:del w:author="Fernandez Luna, Angel Jose" w:date="2021-06-30T15:49:00Z" w:id="308">
        <w:r w:rsidRPr="00550DAB" w:rsidDel="00040F03">
          <w:rPr>
            <w:lang w:val="es-ES" w:eastAsia="en-US"/>
          </w:rPr>
          <w:delText>Director A</w:delText>
        </w:r>
      </w:del>
    </w:p>
    <w:p w:rsidRPr="00550DAB" w:rsidR="00550DAB" w:rsidDel="00040F03" w:rsidP="00922116" w:rsidRDefault="00550DAB" w14:paraId="0B8F72BA" w14:textId="4B284F75">
      <w:pPr>
        <w:pStyle w:val="Prrafodelista"/>
        <w:numPr>
          <w:ilvl w:val="0"/>
          <w:numId w:val="37"/>
        </w:numPr>
        <w:rPr>
          <w:del w:author="Fernandez Luna, Angel Jose" w:date="2021-06-30T15:49:00Z" w:id="309"/>
          <w:lang w:val="es-ES" w:eastAsia="en-US"/>
        </w:rPr>
      </w:pPr>
      <w:del w:author="Fernandez Luna, Angel Jose" w:date="2021-06-30T15:49:00Z" w:id="310">
        <w:r w:rsidRPr="00550DAB" w:rsidDel="00040F03">
          <w:rPr>
            <w:lang w:val="es-ES" w:eastAsia="en-US"/>
          </w:rPr>
          <w:delText>Director U</w:delText>
        </w:r>
      </w:del>
    </w:p>
    <w:p w:rsidRPr="00550DAB" w:rsidR="00550DAB" w:rsidDel="00040F03" w:rsidP="00922116" w:rsidRDefault="00550DAB" w14:paraId="193109B6" w14:textId="647D2287">
      <w:pPr>
        <w:pStyle w:val="Prrafodelista"/>
        <w:numPr>
          <w:ilvl w:val="0"/>
          <w:numId w:val="37"/>
        </w:numPr>
        <w:rPr>
          <w:del w:author="Fernandez Luna, Angel Jose" w:date="2021-06-30T15:49:00Z" w:id="311"/>
          <w:lang w:val="es-ES" w:eastAsia="en-US"/>
        </w:rPr>
      </w:pPr>
      <w:del w:author="Fernandez Luna, Angel Jose" w:date="2021-06-30T15:49:00Z" w:id="312">
        <w:r w:rsidRPr="00550DAB" w:rsidDel="00040F03">
          <w:rPr>
            <w:lang w:val="es-ES" w:eastAsia="en-US"/>
          </w:rPr>
          <w:delText>Director U2H</w:delText>
        </w:r>
      </w:del>
    </w:p>
    <w:p w:rsidRPr="00550DAB" w:rsidR="00550DAB" w:rsidP="00550DAB" w:rsidRDefault="00550DAB" w14:paraId="094E512E" w14:textId="77777777">
      <w:pPr>
        <w:rPr>
          <w:lang w:val="es-ES" w:eastAsia="en-US"/>
        </w:rPr>
      </w:pPr>
    </w:p>
    <w:p w:rsidRPr="00550DAB" w:rsidR="00550DAB" w:rsidP="00922116" w:rsidRDefault="00550DAB" w14:paraId="0EF9C8B2" w14:textId="77777777">
      <w:pPr>
        <w:rPr>
          <w:lang w:val="es-ES" w:eastAsia="en-US"/>
        </w:rPr>
      </w:pPr>
    </w:p>
    <w:p w:rsidRPr="00550DAB" w:rsidR="00550DAB" w:rsidP="00922116" w:rsidRDefault="00550DAB" w14:paraId="4824E396" w14:textId="77777777">
      <w:pPr>
        <w:ind w:left="1080"/>
        <w:rPr>
          <w:lang w:val="es-ES" w:eastAsia="en-US"/>
        </w:rPr>
      </w:pPr>
    </w:p>
    <w:p w:rsidRPr="00E54A6A" w:rsidR="00FC26AE" w:rsidP="00124E81" w:rsidRDefault="00383D62" w14:paraId="6254CC14" w14:textId="78CC79DD">
      <w:pPr>
        <w:rPr>
          <w:lang w:val="es-ES"/>
        </w:rPr>
      </w:pPr>
      <w:r w:rsidRPr="00E54A6A">
        <w:rPr>
          <w:lang w:val="es-ES"/>
        </w:rPr>
        <w:t xml:space="preserve">Para el campo </w:t>
      </w:r>
      <w:proofErr w:type="spellStart"/>
      <w:r w:rsidRPr="00E54A6A">
        <w:rPr>
          <w:lang w:val="es-ES"/>
        </w:rPr>
        <w:t>Cost</w:t>
      </w:r>
      <w:proofErr w:type="spellEnd"/>
      <w:r w:rsidRPr="00E54A6A">
        <w:rPr>
          <w:lang w:val="es-ES"/>
        </w:rPr>
        <w:t xml:space="preserve"> Center, a nivel de la aplicación, aquellos centros de coste registrados y que se asocien a la empresa 83, en la presentación de mantenimiento, correspondiente a la ruta: "Procesos de RR.HH. \ Organización \ Organización interna \ Centros de coste \ Mantenimiento del centro de coste" el código requerido se pondrá en el campo ID_CORTO.</w:t>
      </w:r>
    </w:p>
    <w:p w:rsidRPr="00E54A6A" w:rsidR="00383D62" w:rsidP="00124E81" w:rsidRDefault="00124E81" w14:paraId="234CBE0F" w14:textId="0BDD5EFD">
      <w:pPr>
        <w:rPr>
          <w:lang w:val="es-ES"/>
        </w:rPr>
      </w:pPr>
      <w:r w:rsidRPr="00E54A6A">
        <w:rPr>
          <w:lang w:val="es-ES"/>
        </w:rPr>
        <w:t xml:space="preserve">Para los otros centros de coste asociados a los empleados, dado que los centros de coste, actualmente se han codificado con un "_", se muestra el código que se encuentra a continuación de este </w:t>
      </w:r>
      <w:proofErr w:type="spellStart"/>
      <w:r w:rsidRPr="00E54A6A">
        <w:rPr>
          <w:lang w:val="es-ES"/>
        </w:rPr>
        <w:t>caracter</w:t>
      </w:r>
      <w:proofErr w:type="spellEnd"/>
      <w:r w:rsidRPr="00E54A6A">
        <w:rPr>
          <w:lang w:val="es-ES"/>
        </w:rPr>
        <w:t>.</w:t>
      </w:r>
    </w:p>
    <w:p w:rsidRPr="00550DAB" w:rsidR="00383D62" w:rsidP="00922116" w:rsidRDefault="00383D62" w14:paraId="4C0B2B7F" w14:textId="77777777">
      <w:pPr>
        <w:rPr>
          <w:lang w:val="es-ES" w:eastAsia="en-US"/>
        </w:rPr>
      </w:pPr>
    </w:p>
    <w:p w:rsidRPr="00965136" w:rsidR="00C00708" w:rsidP="00C00708" w:rsidRDefault="00C00708" w14:paraId="218D2307" w14:textId="66C365E2">
      <w:pPr>
        <w:pStyle w:val="3TituloH3"/>
      </w:pPr>
      <w:bookmarkStart w:name="_Toc97208314" w:id="313"/>
      <w:r>
        <w:t xml:space="preserve">Exportación de </w:t>
      </w:r>
      <w:proofErr w:type="spellStart"/>
      <w:r>
        <w:t>workflows</w:t>
      </w:r>
      <w:bookmarkEnd w:id="313"/>
      <w:proofErr w:type="spellEnd"/>
    </w:p>
    <w:p w:rsidR="00C00708" w:rsidP="00C00708" w:rsidRDefault="00C00708" w14:paraId="3E858FF8"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00C00708" w:rsidTr="00527472" w14:paraId="5885A2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C01671" w:rsidR="00C00708" w:rsidP="0087559F" w:rsidRDefault="00C00708" w14:paraId="24F1016D"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C00708" w:rsidP="0087559F" w:rsidRDefault="00C00708" w14:paraId="4CD06E64"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C00708" w:rsidP="0087559F" w:rsidRDefault="00C00708" w14:paraId="7327CA37"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1E4625" w:rsidR="00C00708" w:rsidTr="00527472" w14:paraId="08FAC1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D5C30" w:rsidR="00C00708" w:rsidP="0087559F" w:rsidRDefault="00C00708" w14:paraId="19BDD87B" w14:textId="5DD3008A">
            <w:pPr>
              <w:rPr>
                <w:b w:val="0"/>
                <w:bCs w:val="0"/>
                <w:sz w:val="18"/>
                <w:szCs w:val="18"/>
                <w:lang w:val="es-ES"/>
              </w:rPr>
            </w:pPr>
            <w:proofErr w:type="spellStart"/>
            <w:r>
              <w:rPr>
                <w:b w:val="0"/>
                <w:bCs w:val="0"/>
                <w:sz w:val="18"/>
                <w:szCs w:val="18"/>
                <w:lang w:val="es-ES"/>
              </w:rPr>
              <w:t>Workflow</w:t>
            </w:r>
            <w:proofErr w:type="spellEnd"/>
            <w:r>
              <w:rPr>
                <w:b w:val="0"/>
                <w:bCs w:val="0"/>
                <w:sz w:val="18"/>
                <w:szCs w:val="18"/>
                <w:lang w:val="es-ES"/>
              </w:rPr>
              <w:t xml:space="preserve"> </w:t>
            </w:r>
            <w:proofErr w:type="spellStart"/>
            <w:r>
              <w:rPr>
                <w:b w:val="0"/>
                <w:bCs w:val="0"/>
                <w:sz w:val="18"/>
                <w:szCs w:val="18"/>
                <w:lang w:val="es-ES"/>
              </w:rPr>
              <w:t>name</w:t>
            </w:r>
            <w:proofErr w:type="spellEnd"/>
          </w:p>
        </w:tc>
        <w:tc>
          <w:tcPr>
            <w:tcW w:w="2268" w:type="dxa"/>
          </w:tcPr>
          <w:p w:rsidRPr="005D5C30" w:rsidR="00C00708" w:rsidP="0087559F" w:rsidRDefault="00527472" w14:paraId="2326AB2C" w14:textId="163881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Unidad organizativa (Id + Nombre)</w:t>
            </w:r>
          </w:p>
        </w:tc>
        <w:tc>
          <w:tcPr>
            <w:tcW w:w="4961" w:type="dxa"/>
          </w:tcPr>
          <w:p w:rsidR="00527472" w:rsidP="0087559F" w:rsidRDefault="00527472" w14:paraId="13F63944" w14:textId="432F1C6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Un </w:t>
            </w:r>
            <w:proofErr w:type="spellStart"/>
            <w:r>
              <w:rPr>
                <w:rFonts w:asciiTheme="minorHAnsi" w:hAnsiTheme="minorHAnsi" w:cstheme="minorHAnsi"/>
                <w:sz w:val="18"/>
                <w:szCs w:val="18"/>
                <w:lang w:val="es-ES"/>
              </w:rPr>
              <w:t>workflow</w:t>
            </w:r>
            <w:proofErr w:type="spellEnd"/>
            <w:r>
              <w:rPr>
                <w:rFonts w:asciiTheme="minorHAnsi" w:hAnsiTheme="minorHAnsi" w:cstheme="minorHAnsi"/>
                <w:sz w:val="18"/>
                <w:szCs w:val="18"/>
                <w:lang w:val="es-ES"/>
              </w:rPr>
              <w:t xml:space="preserve"> por cada unidad organizativa en la cual haya un responsable de validación de notas de gastos.</w:t>
            </w:r>
          </w:p>
          <w:p w:rsidR="00C00708" w:rsidP="0087559F" w:rsidRDefault="00C00708" w14:paraId="17B9AFD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p w:rsidRPr="005D5C30" w:rsidR="00B604F2" w:rsidP="0087559F" w:rsidRDefault="00B604F2" w14:paraId="1D816B36" w14:textId="17C5C23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Concatenamos el ID de la empresa e ID </w:t>
            </w:r>
            <w:proofErr w:type="spellStart"/>
            <w:r>
              <w:rPr>
                <w:rFonts w:asciiTheme="minorHAnsi" w:hAnsiTheme="minorHAnsi" w:cstheme="minorHAnsi"/>
                <w:sz w:val="18"/>
                <w:szCs w:val="18"/>
                <w:lang w:val="es-ES"/>
              </w:rPr>
              <w:t>Work</w:t>
            </w:r>
            <w:proofErr w:type="spellEnd"/>
            <w:r>
              <w:rPr>
                <w:rFonts w:asciiTheme="minorHAnsi" w:hAnsiTheme="minorHAnsi" w:cstheme="minorHAnsi"/>
                <w:sz w:val="18"/>
                <w:szCs w:val="18"/>
                <w:lang w:val="es-ES"/>
              </w:rPr>
              <w:t xml:space="preserve"> </w:t>
            </w:r>
            <w:proofErr w:type="spellStart"/>
            <w:r>
              <w:rPr>
                <w:rFonts w:asciiTheme="minorHAnsi" w:hAnsiTheme="minorHAnsi" w:cstheme="minorHAnsi"/>
                <w:sz w:val="18"/>
                <w:szCs w:val="18"/>
                <w:lang w:val="es-ES"/>
              </w:rPr>
              <w:t>Unit</w:t>
            </w:r>
            <w:proofErr w:type="spellEnd"/>
            <w:r>
              <w:rPr>
                <w:rFonts w:asciiTheme="minorHAnsi" w:hAnsiTheme="minorHAnsi" w:cstheme="minorHAnsi"/>
                <w:sz w:val="18"/>
                <w:szCs w:val="18"/>
                <w:lang w:val="es-ES"/>
              </w:rPr>
              <w:t xml:space="preserve"> del empleado responsable.</w:t>
            </w:r>
          </w:p>
        </w:tc>
      </w:tr>
      <w:tr w:rsidR="00C00708" w:rsidTr="00527472" w14:paraId="5E8CC962"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C00708" w:rsidP="0087559F" w:rsidRDefault="00C00708" w14:paraId="16D4646F" w14:textId="0527E893">
            <w:pPr>
              <w:rPr>
                <w:rFonts w:asciiTheme="minorHAnsi" w:hAnsiTheme="minorHAnsi" w:cstheme="minorHAnsi"/>
                <w:b w:val="0"/>
                <w:bCs w:val="0"/>
                <w:sz w:val="18"/>
                <w:szCs w:val="18"/>
                <w:lang w:val="es-ES"/>
              </w:rPr>
            </w:pPr>
            <w:proofErr w:type="spellStart"/>
            <w:r>
              <w:rPr>
                <w:b w:val="0"/>
                <w:bCs w:val="0"/>
                <w:sz w:val="18"/>
                <w:szCs w:val="18"/>
                <w:lang w:val="es-ES"/>
              </w:rPr>
              <w:t>Type</w:t>
            </w:r>
            <w:proofErr w:type="spellEnd"/>
          </w:p>
        </w:tc>
        <w:tc>
          <w:tcPr>
            <w:tcW w:w="2268" w:type="dxa"/>
          </w:tcPr>
          <w:p w:rsidRPr="007A7113" w:rsidR="00C00708" w:rsidP="0087559F" w:rsidRDefault="00C00708" w14:paraId="6D1DA1EE" w14:textId="273F8F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Pr="007A7113" w:rsidR="00C00708" w:rsidP="0087559F" w:rsidRDefault="00527472" w14:paraId="24DA1CBA" w14:textId="12A63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Informe</w:t>
            </w:r>
            <w:ins w:author="Fernandez Luna, Angel Jose" w:date="2021-06-30T15:49:00Z" w:id="314">
              <w:r w:rsidR="00040F03">
                <w:rPr>
                  <w:rFonts w:asciiTheme="minorHAnsi" w:hAnsiTheme="minorHAnsi" w:cstheme="minorHAnsi"/>
                  <w:sz w:val="18"/>
                  <w:szCs w:val="18"/>
                  <w:lang w:val="es-ES"/>
                </w:rPr>
                <w:t>s</w:t>
              </w:r>
            </w:ins>
          </w:p>
        </w:tc>
      </w:tr>
      <w:tr w:rsidR="00C00708" w:rsidTr="00527472" w14:paraId="0C4E34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D03EFB" w:rsidR="00C00708" w:rsidP="0087559F" w:rsidRDefault="00527472" w14:paraId="5A16AF2F" w14:textId="5BBA0990">
            <w:pPr>
              <w:rPr>
                <w:rFonts w:asciiTheme="minorHAnsi" w:hAnsiTheme="minorHAnsi" w:cstheme="minorHAnsi"/>
                <w:b w:val="0"/>
                <w:bCs w:val="0"/>
                <w:sz w:val="18"/>
                <w:szCs w:val="18"/>
                <w:lang w:val="es-ES"/>
              </w:rPr>
            </w:pPr>
            <w:r w:rsidRPr="00527472">
              <w:rPr>
                <w:rFonts w:asciiTheme="minorHAnsi" w:hAnsiTheme="minorHAnsi" w:cstheme="minorHAnsi"/>
                <w:b w:val="0"/>
                <w:bCs w:val="0"/>
                <w:sz w:val="18"/>
                <w:szCs w:val="18"/>
                <w:lang w:val="es-ES"/>
              </w:rPr>
              <w:t>STEP_NAME_1</w:t>
            </w:r>
          </w:p>
        </w:tc>
        <w:tc>
          <w:tcPr>
            <w:tcW w:w="2268" w:type="dxa"/>
          </w:tcPr>
          <w:p w:rsidRPr="007A7113" w:rsidR="00C00708" w:rsidP="0087559F" w:rsidRDefault="00527472" w14:paraId="334B7E35" w14:textId="7E47655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Pr="007A7113" w:rsidR="00C00708" w:rsidP="0087559F" w:rsidRDefault="00527472" w14:paraId="723592D0" w14:textId="74C5B9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“Jerárquica</w:t>
            </w:r>
            <w:r w:rsidR="00A941B7">
              <w:rPr>
                <w:rFonts w:asciiTheme="minorHAnsi" w:hAnsiTheme="minorHAnsi" w:cstheme="minorHAnsi"/>
                <w:sz w:val="18"/>
                <w:szCs w:val="18"/>
                <w:lang w:val="es-ES"/>
              </w:rPr>
              <w:t xml:space="preserve"> 1</w:t>
            </w:r>
            <w:r>
              <w:rPr>
                <w:rFonts w:asciiTheme="minorHAnsi" w:hAnsiTheme="minorHAnsi" w:cstheme="minorHAnsi"/>
                <w:sz w:val="18"/>
                <w:szCs w:val="18"/>
                <w:lang w:val="es-ES"/>
              </w:rPr>
              <w:t>”</w:t>
            </w:r>
          </w:p>
        </w:tc>
      </w:tr>
      <w:tr w:rsidRPr="001E4625" w:rsidR="00C00708" w:rsidTr="00527472" w14:paraId="2A4D3B5A"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C00708" w:rsidP="0087559F" w:rsidRDefault="00527472" w14:paraId="2F3DB447" w14:textId="0B76B494">
            <w:pPr>
              <w:rPr>
                <w:sz w:val="18"/>
                <w:szCs w:val="18"/>
                <w:lang w:val="es-ES"/>
              </w:rPr>
            </w:pPr>
            <w:r w:rsidRPr="00527472">
              <w:rPr>
                <w:b w:val="0"/>
                <w:bCs w:val="0"/>
                <w:sz w:val="18"/>
                <w:szCs w:val="18"/>
                <w:lang w:val="es-ES"/>
              </w:rPr>
              <w:t>LOGIN_SUPERVISOR_1</w:t>
            </w:r>
          </w:p>
        </w:tc>
        <w:tc>
          <w:tcPr>
            <w:tcW w:w="2268" w:type="dxa"/>
          </w:tcPr>
          <w:p w:rsidR="00C00708" w:rsidP="0087559F" w:rsidRDefault="00C531C4" w14:paraId="6D39E59A" w14:textId="314C97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Responsables por unidad organizativa \ Período \ Persona \ Correo electrónico</w:t>
            </w:r>
          </w:p>
        </w:tc>
        <w:tc>
          <w:tcPr>
            <w:tcW w:w="4961" w:type="dxa"/>
          </w:tcPr>
          <w:p w:rsidR="00C00708" w:rsidP="0087559F" w:rsidRDefault="00C531C4" w14:paraId="612A2EAB" w14:textId="5B95D18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Debe considerarse la posibilidad de que el validador esté informado a través de una posición.</w:t>
            </w:r>
            <w:ins w:author="Fernandez Luna, Angel Jose" w:date="2021-06-30T15:50:00Z" w:id="315">
              <w:r w:rsidR="00040F03">
                <w:rPr>
                  <w:rFonts w:asciiTheme="minorHAnsi" w:hAnsiTheme="minorHAnsi" w:cstheme="minorHAnsi"/>
                  <w:sz w:val="18"/>
                  <w:szCs w:val="18"/>
                  <w:lang w:val="es-ES"/>
                </w:rPr>
                <w:t xml:space="preserve"> En algunos casos va a haber un paso 2 de validaci</w:t>
              </w:r>
            </w:ins>
            <w:ins w:author="Fernandez Luna, Angel Jose" w:date="2021-06-30T15:51:00Z" w:id="316">
              <w:r w:rsidR="00040F03">
                <w:rPr>
                  <w:rFonts w:asciiTheme="minorHAnsi" w:hAnsiTheme="minorHAnsi" w:cstheme="minorHAnsi"/>
                  <w:sz w:val="18"/>
                  <w:szCs w:val="18"/>
                  <w:lang w:val="es-ES"/>
                </w:rPr>
                <w:t>ón adicional al paso 1. El STEP_NAME_2 será “Jerárquica 2”. El LOGIN_SUPERVISOR</w:t>
              </w:r>
            </w:ins>
            <w:ins w:author="Fernandez Luna, Angel Jose" w:date="2021-06-30T15:52:00Z" w:id="317">
              <w:r w:rsidR="00040F03">
                <w:rPr>
                  <w:rFonts w:asciiTheme="minorHAnsi" w:hAnsiTheme="minorHAnsi" w:cstheme="minorHAnsi"/>
                  <w:sz w:val="18"/>
                  <w:szCs w:val="18"/>
                  <w:lang w:val="es-ES"/>
                </w:rPr>
                <w:t xml:space="preserve">_2 será el correspondiente según el </w:t>
              </w:r>
              <w:proofErr w:type="spellStart"/>
              <w:r w:rsidR="00040F03">
                <w:rPr>
                  <w:rFonts w:asciiTheme="minorHAnsi" w:hAnsiTheme="minorHAnsi" w:cstheme="minorHAnsi"/>
                  <w:sz w:val="18"/>
                  <w:szCs w:val="18"/>
                  <w:lang w:val="es-ES"/>
                </w:rPr>
                <w:t>workflow</w:t>
              </w:r>
              <w:proofErr w:type="spellEnd"/>
              <w:r w:rsidR="00040F03">
                <w:rPr>
                  <w:rFonts w:asciiTheme="minorHAnsi" w:hAnsiTheme="minorHAnsi" w:cstheme="minorHAnsi"/>
                  <w:sz w:val="18"/>
                  <w:szCs w:val="18"/>
                  <w:lang w:val="es-ES"/>
                </w:rPr>
                <w:t>.</w:t>
              </w:r>
            </w:ins>
            <w:r w:rsidR="00B604F2">
              <w:rPr>
                <w:rFonts w:asciiTheme="minorHAnsi" w:hAnsiTheme="minorHAnsi" w:cstheme="minorHAnsi"/>
                <w:sz w:val="18"/>
                <w:szCs w:val="18"/>
                <w:lang w:val="es-ES"/>
              </w:rPr>
              <w:t xml:space="preserve"> Responsable de tipo 01</w:t>
            </w:r>
            <w:r w:rsidR="00281D61">
              <w:rPr>
                <w:rFonts w:asciiTheme="minorHAnsi" w:hAnsiTheme="minorHAnsi" w:cstheme="minorHAnsi"/>
                <w:sz w:val="18"/>
                <w:szCs w:val="18"/>
                <w:lang w:val="es-ES"/>
              </w:rPr>
              <w:t>. E</w:t>
            </w:r>
            <w:r w:rsidRPr="00281D61" w:rsidR="00281D61">
              <w:rPr>
                <w:rStyle w:val="fldvalor"/>
                <w:sz w:val="17"/>
                <w:szCs w:val="17"/>
                <w:lang w:val="es-ES"/>
              </w:rPr>
              <w:t xml:space="preserve">l correo genérico </w:t>
            </w:r>
            <w:hyperlink w:history="1" r:id="rId41">
              <w:r w:rsidRPr="00281D61" w:rsidR="00281D61">
                <w:rPr>
                  <w:rStyle w:val="Hipervnculo"/>
                  <w:rFonts w:ascii="Verdana" w:hAnsi="Verdana"/>
                  <w:sz w:val="17"/>
                  <w:szCs w:val="17"/>
                  <w:shd w:val="clear" w:color="auto" w:fill="FFFFFF"/>
                  <w:lang w:val="es-ES"/>
                </w:rPr>
                <w:t>sirh.helpdesk@saint-gobain.com</w:t>
              </w:r>
            </w:hyperlink>
            <w:r w:rsidRPr="00281D61" w:rsidR="00281D61">
              <w:rPr>
                <w:rStyle w:val="fldvalor"/>
                <w:sz w:val="17"/>
                <w:szCs w:val="17"/>
                <w:lang w:val="es-ES"/>
              </w:rPr>
              <w:t xml:space="preserve"> </w:t>
            </w:r>
            <w:r w:rsidR="00281D61">
              <w:rPr>
                <w:rStyle w:val="fldvalor"/>
                <w:sz w:val="17"/>
                <w:szCs w:val="17"/>
                <w:lang w:val="es-ES"/>
              </w:rPr>
              <w:t>a</w:t>
            </w:r>
            <w:r w:rsidRPr="00281D61" w:rsidR="00281D61">
              <w:rPr>
                <w:rStyle w:val="fldvalor"/>
                <w:sz w:val="17"/>
                <w:szCs w:val="17"/>
                <w:lang w:val="es-ES"/>
              </w:rPr>
              <w:t>parecerá cuando no haya un correo asociado</w:t>
            </w:r>
            <w:r w:rsidR="00281D61">
              <w:rPr>
                <w:rStyle w:val="fldvalor"/>
                <w:sz w:val="17"/>
                <w:szCs w:val="17"/>
                <w:lang w:val="es-ES"/>
              </w:rPr>
              <w:t>.</w:t>
            </w:r>
          </w:p>
        </w:tc>
      </w:tr>
      <w:tr w:rsidRPr="00C11976" w:rsidR="00B604F2" w:rsidTr="00527472" w14:paraId="449031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27472" w:rsidR="00B604F2" w:rsidP="00B604F2" w:rsidRDefault="00B604F2" w14:paraId="0C31D032" w14:textId="387AEBB5">
            <w:pPr>
              <w:rPr>
                <w:sz w:val="18"/>
                <w:szCs w:val="18"/>
                <w:lang w:val="es-ES"/>
              </w:rPr>
            </w:pPr>
            <w:r w:rsidRPr="00527472">
              <w:rPr>
                <w:rFonts w:asciiTheme="minorHAnsi" w:hAnsiTheme="minorHAnsi" w:cstheme="minorHAnsi"/>
                <w:b w:val="0"/>
                <w:bCs w:val="0"/>
                <w:sz w:val="18"/>
                <w:szCs w:val="18"/>
                <w:lang w:val="es-ES"/>
              </w:rPr>
              <w:t>STEP_NAME_</w:t>
            </w:r>
            <w:r>
              <w:rPr>
                <w:rFonts w:asciiTheme="minorHAnsi" w:hAnsiTheme="minorHAnsi" w:cstheme="minorHAnsi"/>
                <w:b w:val="0"/>
                <w:bCs w:val="0"/>
                <w:sz w:val="18"/>
                <w:szCs w:val="18"/>
                <w:lang w:val="es-ES"/>
              </w:rPr>
              <w:t>2</w:t>
            </w:r>
          </w:p>
        </w:tc>
        <w:tc>
          <w:tcPr>
            <w:tcW w:w="2268" w:type="dxa"/>
          </w:tcPr>
          <w:p w:rsidR="00B604F2" w:rsidP="00B604F2" w:rsidRDefault="00B604F2" w14:paraId="6E0CBCD8" w14:textId="7325625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00B604F2" w:rsidP="00B604F2" w:rsidRDefault="00B604F2" w14:paraId="79B58A86" w14:textId="7604411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“Jerárquica 2”</w:t>
            </w:r>
          </w:p>
        </w:tc>
      </w:tr>
      <w:tr w:rsidR="00B604F2" w:rsidTr="00527472" w14:paraId="3DF0F836"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B604F2" w:rsidP="00B604F2" w:rsidRDefault="00B604F2" w14:paraId="6FEAAE61" w14:textId="551C2B54">
            <w:pPr>
              <w:rPr>
                <w:rFonts w:asciiTheme="minorHAnsi" w:hAnsiTheme="minorHAnsi" w:cstheme="minorHAnsi"/>
                <w:b w:val="0"/>
                <w:bCs w:val="0"/>
                <w:sz w:val="18"/>
                <w:szCs w:val="18"/>
                <w:lang w:val="es-ES"/>
              </w:rPr>
            </w:pPr>
            <w:r w:rsidRPr="00527472">
              <w:rPr>
                <w:b w:val="0"/>
                <w:bCs w:val="0"/>
                <w:sz w:val="18"/>
                <w:szCs w:val="18"/>
                <w:lang w:val="es-ES"/>
              </w:rPr>
              <w:t>LOGIN_SUPERVISOR_</w:t>
            </w:r>
            <w:r>
              <w:rPr>
                <w:b w:val="0"/>
                <w:bCs w:val="0"/>
                <w:sz w:val="18"/>
                <w:szCs w:val="18"/>
                <w:lang w:val="es-ES"/>
              </w:rPr>
              <w:t>2</w:t>
            </w:r>
          </w:p>
        </w:tc>
        <w:tc>
          <w:tcPr>
            <w:tcW w:w="2268" w:type="dxa"/>
          </w:tcPr>
          <w:p w:rsidR="00B604F2" w:rsidP="00B604F2" w:rsidRDefault="00B604F2" w14:paraId="7C38FA4C" w14:textId="1287D2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Responsables por unidad organizativa \ Período \ Persona \ Correo electrónico</w:t>
            </w:r>
          </w:p>
        </w:tc>
        <w:tc>
          <w:tcPr>
            <w:tcW w:w="4961" w:type="dxa"/>
          </w:tcPr>
          <w:p w:rsidRPr="00527472" w:rsidR="00B604F2" w:rsidP="00B604F2" w:rsidRDefault="00B604F2" w14:paraId="5F22324F" w14:textId="54FDD54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Responsable de tipo 203</w:t>
            </w:r>
          </w:p>
        </w:tc>
      </w:tr>
      <w:tr w:rsidR="00B604F2" w:rsidTr="00527472" w14:paraId="1A156E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527472" w:rsidR="00B604F2" w:rsidP="00B604F2" w:rsidRDefault="00B604F2" w14:paraId="6D62772B" w14:textId="19A10B36">
            <w:pPr>
              <w:rPr>
                <w:rFonts w:asciiTheme="minorHAnsi" w:hAnsiTheme="minorHAnsi" w:cstheme="minorHAnsi"/>
                <w:sz w:val="18"/>
                <w:szCs w:val="18"/>
                <w:lang w:val="es-ES"/>
              </w:rPr>
            </w:pPr>
            <w:r w:rsidRPr="00527472">
              <w:rPr>
                <w:rFonts w:asciiTheme="minorHAnsi" w:hAnsiTheme="minorHAnsi" w:cstheme="minorHAnsi"/>
                <w:b w:val="0"/>
                <w:bCs w:val="0"/>
                <w:sz w:val="18"/>
                <w:szCs w:val="18"/>
                <w:lang w:val="es-ES"/>
              </w:rPr>
              <w:t>STEP_NAME_</w:t>
            </w:r>
            <w:r>
              <w:rPr>
                <w:rFonts w:asciiTheme="minorHAnsi" w:hAnsiTheme="minorHAnsi" w:cstheme="minorHAnsi"/>
                <w:b w:val="0"/>
                <w:bCs w:val="0"/>
                <w:sz w:val="18"/>
                <w:szCs w:val="18"/>
                <w:lang w:val="es-ES"/>
              </w:rPr>
              <w:t>3</w:t>
            </w:r>
          </w:p>
        </w:tc>
        <w:tc>
          <w:tcPr>
            <w:tcW w:w="2268" w:type="dxa"/>
          </w:tcPr>
          <w:p w:rsidR="00B604F2" w:rsidP="00B604F2" w:rsidRDefault="00B604F2" w14:paraId="75829A77" w14:textId="3B043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Pr="00527472" w:rsidR="00B604F2" w:rsidP="00B604F2" w:rsidRDefault="00B604F2" w14:paraId="2E6CAC29" w14:textId="2D057DF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27472">
              <w:rPr>
                <w:rFonts w:asciiTheme="minorHAnsi" w:hAnsiTheme="minorHAnsi" w:cstheme="minorHAnsi"/>
                <w:sz w:val="18"/>
                <w:szCs w:val="18"/>
                <w:lang w:val="es-ES"/>
              </w:rPr>
              <w:t>“Control Administrativo</w:t>
            </w:r>
            <w:del w:author="Fernandez Luna, Angel Jose" w:date="2021-06-30T15:49:00Z" w:id="318">
              <w:r w:rsidRPr="00527472" w:rsidDel="00040F03">
                <w:rPr>
                  <w:rFonts w:asciiTheme="minorHAnsi" w:hAnsiTheme="minorHAnsi" w:cstheme="minorHAnsi"/>
                  <w:sz w:val="18"/>
                  <w:szCs w:val="18"/>
                  <w:lang w:val="es-ES"/>
                </w:rPr>
                <w:delText xml:space="preserve"> Notas</w:delText>
              </w:r>
            </w:del>
            <w:r w:rsidRPr="00527472">
              <w:rPr>
                <w:rFonts w:asciiTheme="minorHAnsi" w:hAnsiTheme="minorHAnsi" w:cstheme="minorHAnsi"/>
                <w:sz w:val="18"/>
                <w:szCs w:val="18"/>
                <w:lang w:val="es-ES"/>
              </w:rPr>
              <w:t>”</w:t>
            </w:r>
          </w:p>
        </w:tc>
      </w:tr>
      <w:tr w:rsidRPr="001E4625" w:rsidR="00B604F2" w:rsidTr="00527472" w14:paraId="60F1657C" w14:textId="77777777">
        <w:tc>
          <w:tcPr>
            <w:cnfStyle w:val="001000000000" w:firstRow="0" w:lastRow="0" w:firstColumn="1" w:lastColumn="0" w:oddVBand="0" w:evenVBand="0" w:oddHBand="0" w:evenHBand="0" w:firstRowFirstColumn="0" w:firstRowLastColumn="0" w:lastRowFirstColumn="0" w:lastRowLastColumn="0"/>
            <w:tcW w:w="2007" w:type="dxa"/>
          </w:tcPr>
          <w:p w:rsidRPr="00D03EFB" w:rsidR="00B604F2" w:rsidP="00B604F2" w:rsidRDefault="00B604F2" w14:paraId="606EFE97" w14:textId="45F6D6DA">
            <w:pPr>
              <w:rPr>
                <w:rFonts w:asciiTheme="minorHAnsi" w:hAnsiTheme="minorHAnsi" w:cstheme="minorHAnsi"/>
                <w:b w:val="0"/>
                <w:bCs w:val="0"/>
                <w:sz w:val="18"/>
                <w:szCs w:val="18"/>
                <w:lang w:val="es-ES"/>
              </w:rPr>
            </w:pPr>
            <w:r w:rsidRPr="00527472">
              <w:rPr>
                <w:b w:val="0"/>
                <w:bCs w:val="0"/>
                <w:sz w:val="18"/>
                <w:szCs w:val="18"/>
                <w:lang w:val="es-ES"/>
              </w:rPr>
              <w:t>LOGIN_SUPERVISOR_</w:t>
            </w:r>
            <w:r>
              <w:rPr>
                <w:b w:val="0"/>
                <w:bCs w:val="0"/>
                <w:sz w:val="18"/>
                <w:szCs w:val="18"/>
                <w:lang w:val="es-ES"/>
              </w:rPr>
              <w:t>3</w:t>
            </w:r>
          </w:p>
        </w:tc>
        <w:tc>
          <w:tcPr>
            <w:tcW w:w="2268" w:type="dxa"/>
          </w:tcPr>
          <w:p w:rsidRPr="007A7113" w:rsidR="00B604F2" w:rsidP="00B604F2" w:rsidRDefault="00B604F2" w14:paraId="1D29D1EE" w14:textId="64913B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Responsables por unidad organizativa \ Período \ Persona \ Correo electrónico</w:t>
            </w:r>
          </w:p>
        </w:tc>
        <w:tc>
          <w:tcPr>
            <w:tcW w:w="4961" w:type="dxa"/>
          </w:tcPr>
          <w:p w:rsidRPr="007A7113" w:rsidR="00B604F2" w:rsidP="00B604F2" w:rsidRDefault="00B604F2" w14:paraId="68676097" w14:textId="6576D89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Cálculo análogo, para otro tipo de responsabilidad.</w:t>
            </w:r>
            <w:r w:rsidR="00281D61">
              <w:rPr>
                <w:rFonts w:asciiTheme="minorHAnsi" w:hAnsiTheme="minorHAnsi" w:cstheme="minorHAnsi"/>
                <w:sz w:val="18"/>
                <w:szCs w:val="18"/>
                <w:lang w:val="es-ES"/>
              </w:rPr>
              <w:t xml:space="preserve"> Este email se lee del Mantenimiento de la empresa, en el campo EMAIL Validador gastos. Si no hay correo configurado aparece </w:t>
            </w:r>
            <w:r w:rsidRPr="00281D61" w:rsidR="00281D61">
              <w:rPr>
                <w:rFonts w:asciiTheme="minorHAnsi" w:hAnsiTheme="minorHAnsi" w:cstheme="minorHAnsi"/>
                <w:sz w:val="18"/>
                <w:szCs w:val="18"/>
                <w:lang w:val="es-ES"/>
              </w:rPr>
              <w:t>controladministrativo@saint-gobain.com</w:t>
            </w:r>
          </w:p>
        </w:tc>
      </w:tr>
    </w:tbl>
    <w:p w:rsidR="002F1750" w:rsidP="00C531C4" w:rsidRDefault="002F1750" w14:paraId="5E4ABA3E" w14:textId="77777777">
      <w:pPr>
        <w:rPr>
          <w:lang w:val="es-ES" w:eastAsia="en-US"/>
        </w:rPr>
      </w:pPr>
    </w:p>
    <w:p w:rsidR="002F1750" w:rsidP="002F1750" w:rsidRDefault="002F1750" w14:paraId="73D7CDF6" w14:textId="77777777">
      <w:pPr>
        <w:rPr>
          <w:lang w:val="es-ES" w:eastAsia="en-US"/>
        </w:rPr>
      </w:pPr>
    </w:p>
    <w:p w:rsidR="002F1750" w:rsidP="002F1750" w:rsidRDefault="002F1750" w14:paraId="390556B8" w14:textId="1599F427">
      <w:pPr>
        <w:rPr>
          <w:lang w:val="es-ES" w:eastAsia="en-US"/>
        </w:rPr>
      </w:pPr>
      <w:r w:rsidRPr="000F4315">
        <w:rPr>
          <w:u w:val="single"/>
          <w:lang w:val="es-ES" w:eastAsia="en-US"/>
        </w:rPr>
        <w:t>Cálculo del responsable de</w:t>
      </w:r>
      <w:r>
        <w:rPr>
          <w:u w:val="single"/>
          <w:lang w:val="es-ES" w:eastAsia="en-US"/>
        </w:rPr>
        <w:t>l control administrativo</w:t>
      </w:r>
      <w:r>
        <w:rPr>
          <w:lang w:val="es-ES" w:eastAsia="en-US"/>
        </w:rPr>
        <w:t xml:space="preserve">: esta validación se define a nivel de empresa (al ser las empresas unidades organizativas en la jerarquía) a través de un nuevo tipo de </w:t>
      </w:r>
      <w:commentRangeStart w:id="319"/>
      <w:r>
        <w:rPr>
          <w:lang w:val="es-ES" w:eastAsia="en-US"/>
        </w:rPr>
        <w:t>responsabilidad</w:t>
      </w:r>
      <w:commentRangeEnd w:id="319"/>
      <w:r>
        <w:rPr>
          <w:rStyle w:val="Refdecomentario"/>
        </w:rPr>
        <w:commentReference w:id="319"/>
      </w:r>
      <w:r>
        <w:rPr>
          <w:lang w:val="es-ES" w:eastAsia="en-US"/>
        </w:rPr>
        <w:t>. El cálculo es análogo</w:t>
      </w:r>
      <w:r w:rsidR="00161D93">
        <w:rPr>
          <w:lang w:val="es-ES" w:eastAsia="en-US"/>
        </w:rPr>
        <w:t xml:space="preserve"> al descrito para calcular el responsable del empleado</w:t>
      </w:r>
      <w:r>
        <w:rPr>
          <w:lang w:val="es-ES" w:eastAsia="en-US"/>
        </w:rPr>
        <w:t xml:space="preserve">, solo que con un tipo distinto de responsabilidad. </w:t>
      </w:r>
    </w:p>
    <w:p w:rsidR="002F1750" w:rsidP="002F1750" w:rsidRDefault="002F1750" w14:paraId="596D0328" w14:textId="3EE2CE9F">
      <w:pPr>
        <w:rPr>
          <w:lang w:val="es-ES" w:eastAsia="en-US"/>
        </w:rPr>
      </w:pPr>
      <w:r>
        <w:rPr>
          <w:lang w:val="es-ES" w:eastAsia="en-US"/>
        </w:rPr>
        <w:t xml:space="preserve">Actualmente se envían en este archivo las cadenas de validación para solicitudes relativas al fondo de socorro y anticipos. </w:t>
      </w:r>
      <w:r w:rsidR="00A941B7">
        <w:rPr>
          <w:lang w:val="es-ES" w:eastAsia="en-US"/>
        </w:rPr>
        <w:t>En la nueva implementación</w:t>
      </w:r>
      <w:r>
        <w:rPr>
          <w:lang w:val="es-ES" w:eastAsia="en-US"/>
        </w:rPr>
        <w:t xml:space="preserve"> no ser</w:t>
      </w:r>
      <w:r w:rsidR="00A941B7">
        <w:rPr>
          <w:lang w:val="es-ES" w:eastAsia="en-US"/>
        </w:rPr>
        <w:t>á</w:t>
      </w:r>
      <w:r>
        <w:rPr>
          <w:lang w:val="es-ES" w:eastAsia="en-US"/>
        </w:rPr>
        <w:t xml:space="preserve"> necesario enviar estos flujos.</w:t>
      </w:r>
    </w:p>
    <w:p w:rsidR="00FC26AE" w:rsidP="00FC26AE" w:rsidRDefault="00FC26AE" w14:paraId="634F45EF" w14:textId="3591F882">
      <w:pPr>
        <w:pStyle w:val="3TituloH3"/>
      </w:pPr>
      <w:bookmarkStart w:name="_Toc97208315" w:id="320"/>
      <w:proofErr w:type="gramStart"/>
      <w:r>
        <w:t>Asociación empleado</w:t>
      </w:r>
      <w:proofErr w:type="gramEnd"/>
      <w:r>
        <w:t xml:space="preserve"> – </w:t>
      </w:r>
      <w:proofErr w:type="spellStart"/>
      <w:r>
        <w:t>workflow</w:t>
      </w:r>
      <w:bookmarkEnd w:id="320"/>
      <w:proofErr w:type="spellEnd"/>
    </w:p>
    <w:p w:rsidR="00FC26AE" w:rsidP="00FC26AE" w:rsidRDefault="00FC26AE" w14:paraId="0B6E1CA6" w14:textId="71A9CCB5">
      <w:pPr>
        <w:rPr>
          <w:lang w:val="es-ES" w:eastAsia="en-US"/>
        </w:rPr>
      </w:pPr>
      <w:r>
        <w:rPr>
          <w:lang w:val="es-ES" w:eastAsia="en-US"/>
        </w:rPr>
        <w:t xml:space="preserve">El empleado se identifica en la aplicación de nota de gastos a través del </w:t>
      </w:r>
      <w:proofErr w:type="spellStart"/>
      <w:r>
        <w:rPr>
          <w:lang w:val="es-ES" w:eastAsia="en-US"/>
        </w:rPr>
        <w:t>login</w:t>
      </w:r>
      <w:proofErr w:type="spellEnd"/>
      <w:r>
        <w:rPr>
          <w:lang w:val="es-ES" w:eastAsia="en-US"/>
        </w:rPr>
        <w:t xml:space="preserve"> (que es el correo electrónico corporativo); a cada empleado enviado a través de esta interface habrá que asociarle el </w:t>
      </w:r>
      <w:proofErr w:type="spellStart"/>
      <w:r>
        <w:rPr>
          <w:lang w:val="es-ES" w:eastAsia="en-US"/>
        </w:rPr>
        <w:t>workflow</w:t>
      </w:r>
      <w:proofErr w:type="spellEnd"/>
      <w:r>
        <w:rPr>
          <w:lang w:val="es-ES" w:eastAsia="en-US"/>
        </w:rPr>
        <w:t xml:space="preserve"> correspondiente.</w:t>
      </w:r>
    </w:p>
    <w:p w:rsidR="00FC26AE" w:rsidP="00FC26AE" w:rsidRDefault="00FC26AE" w14:paraId="6F2AE661" w14:textId="763ADDAD">
      <w:pPr>
        <w:rPr>
          <w:lang w:val="es-ES" w:eastAsia="en-US"/>
        </w:rPr>
      </w:pPr>
      <w:r>
        <w:rPr>
          <w:lang w:val="es-ES" w:eastAsia="en-US"/>
        </w:rPr>
        <w:t xml:space="preserve">Esto implica identificar para cada empleado </w:t>
      </w:r>
      <w:r w:rsidR="00161D93">
        <w:rPr>
          <w:lang w:val="es-ES" w:eastAsia="en-US"/>
        </w:rPr>
        <w:t>cuál</w:t>
      </w:r>
      <w:r>
        <w:rPr>
          <w:lang w:val="es-ES" w:eastAsia="en-US"/>
        </w:rPr>
        <w:t xml:space="preserve"> es su responsable de validación de gastos, lo cual supone un “cálculo” en la consulta de la exportación. </w:t>
      </w:r>
    </w:p>
    <w:p w:rsidR="00FC26AE" w:rsidP="00FC26AE" w:rsidRDefault="00FC26AE" w14:paraId="2815448D" w14:textId="77777777">
      <w:pPr>
        <w:rPr>
          <w:lang w:val="es-ES" w:eastAsia="en-US"/>
        </w:rPr>
      </w:pPr>
    </w:p>
    <w:p w:rsidR="00FC26AE" w:rsidP="00FC26AE" w:rsidRDefault="00FC26AE" w14:paraId="5BD50AB4" w14:textId="63C70C52">
      <w:pPr>
        <w:rPr>
          <w:lang w:val="es-ES" w:eastAsia="en-US"/>
        </w:rPr>
      </w:pPr>
      <w:r w:rsidRPr="000F4315">
        <w:rPr>
          <w:u w:val="single"/>
          <w:lang w:val="es-ES" w:eastAsia="en-US"/>
        </w:rPr>
        <w:t>Cálculo del responsable de validación de gastos</w:t>
      </w:r>
      <w:r>
        <w:rPr>
          <w:lang w:val="es-ES" w:eastAsia="en-US"/>
        </w:rPr>
        <w:t>: el responsable de validación de gastos coincidirá necesariamente con el responsable de tipo 01</w:t>
      </w:r>
      <w:r w:rsidR="007E7A3D">
        <w:rPr>
          <w:lang w:val="es-ES" w:eastAsia="en-US"/>
        </w:rPr>
        <w:t>.</w:t>
      </w:r>
      <w:r>
        <w:rPr>
          <w:lang w:val="es-ES" w:eastAsia="en-US"/>
        </w:rPr>
        <w:t xml:space="preserve"> </w:t>
      </w:r>
    </w:p>
    <w:p w:rsidR="00FC26AE" w:rsidP="00FC26AE" w:rsidRDefault="00FC26AE" w14:paraId="170871C9" w14:textId="6BBF0008">
      <w:pPr>
        <w:rPr>
          <w:lang w:val="es-ES" w:eastAsia="en-US"/>
        </w:rPr>
      </w:pPr>
      <w:r>
        <w:rPr>
          <w:lang w:val="es-ES" w:eastAsia="en-US"/>
        </w:rPr>
        <w:t xml:space="preserve">En ese caso el responsable de un empleado </w:t>
      </w:r>
      <w:r w:rsidR="0011284A">
        <w:rPr>
          <w:lang w:val="es-ES" w:eastAsia="en-US"/>
        </w:rPr>
        <w:t>s</w:t>
      </w:r>
      <w:r>
        <w:rPr>
          <w:lang w:val="es-ES" w:eastAsia="en-US"/>
        </w:rPr>
        <w:t xml:space="preserve">e encuentra calculado en el histórico de unidades organizativas de forma estándar por lo que para obtener este dato la consulta </w:t>
      </w:r>
      <w:r w:rsidR="0011284A">
        <w:rPr>
          <w:lang w:val="es-ES" w:eastAsia="en-US"/>
        </w:rPr>
        <w:t>se tiene el comportamiento estándar:</w:t>
      </w:r>
    </w:p>
    <w:p w:rsidR="00FC26AE" w:rsidP="00F722D9" w:rsidRDefault="00FC26AE" w14:paraId="3A01F00E" w14:textId="77777777">
      <w:pPr>
        <w:pStyle w:val="Prrafodelista"/>
        <w:numPr>
          <w:ilvl w:val="0"/>
          <w:numId w:val="25"/>
        </w:numPr>
        <w:rPr>
          <w:lang w:val="es-ES" w:eastAsia="en-US"/>
        </w:rPr>
      </w:pPr>
      <w:r>
        <w:rPr>
          <w:lang w:val="es-ES" w:eastAsia="en-US"/>
        </w:rPr>
        <w:t>Si la unidad organizativa del empleado tiene un responsable definido y no coincide con el empleado, entonces este es el responsable.</w:t>
      </w:r>
    </w:p>
    <w:p w:rsidR="00FC26AE" w:rsidP="00F722D9" w:rsidRDefault="00FC26AE" w14:paraId="77632039" w14:textId="1B8C7233">
      <w:pPr>
        <w:pStyle w:val="Prrafodelista"/>
        <w:numPr>
          <w:ilvl w:val="0"/>
          <w:numId w:val="25"/>
        </w:numPr>
        <w:rPr>
          <w:lang w:val="es-ES" w:eastAsia="en-US"/>
        </w:rPr>
      </w:pPr>
      <w:r>
        <w:rPr>
          <w:lang w:val="es-ES" w:eastAsia="en-US"/>
        </w:rPr>
        <w:t>Si la unidad no tiene responsable definido del tipo buscado, o si coincide con el empleado, se obtiene el responsable de la unidad superior (o de las sucesivas hacia arriba hasta encontrar una que cumpla la condición).</w:t>
      </w:r>
    </w:p>
    <w:p w:rsidR="002F1750" w:rsidP="00F722D9" w:rsidRDefault="002F1750" w14:paraId="7605C36C" w14:textId="4C418EAF">
      <w:pPr>
        <w:pStyle w:val="Prrafodelista"/>
        <w:numPr>
          <w:ilvl w:val="0"/>
          <w:numId w:val="25"/>
        </w:numPr>
        <w:rPr>
          <w:lang w:val="es-ES" w:eastAsia="en-US"/>
        </w:rPr>
      </w:pPr>
      <w:r>
        <w:rPr>
          <w:lang w:val="es-ES" w:eastAsia="en-US"/>
        </w:rPr>
        <w:t xml:space="preserve">El cálculo devuelve en cualquier caso la unidad organizativa y no el responsable en sí mismo ya que la lista de </w:t>
      </w:r>
      <w:proofErr w:type="spellStart"/>
      <w:r>
        <w:rPr>
          <w:lang w:val="es-ES" w:eastAsia="en-US"/>
        </w:rPr>
        <w:t>workflows</w:t>
      </w:r>
      <w:proofErr w:type="spellEnd"/>
      <w:r>
        <w:rPr>
          <w:lang w:val="es-ES" w:eastAsia="en-US"/>
        </w:rPr>
        <w:t xml:space="preserve"> se define como una lista de unidades organizativas y no como una lista de personas responsables (es decir, si una persona es responsable de validación en dos nodos distintos de la jerarquía estos se considerarán como dos </w:t>
      </w:r>
      <w:proofErr w:type="spellStart"/>
      <w:r>
        <w:rPr>
          <w:lang w:val="es-ES" w:eastAsia="en-US"/>
        </w:rPr>
        <w:t>workflows</w:t>
      </w:r>
      <w:proofErr w:type="spellEnd"/>
      <w:r>
        <w:rPr>
          <w:lang w:val="es-ES" w:eastAsia="en-US"/>
        </w:rPr>
        <w:t xml:space="preserve"> distintos).</w:t>
      </w:r>
    </w:p>
    <w:p w:rsidR="00FC26AE" w:rsidP="00FC26AE" w:rsidRDefault="00FC26AE" w14:paraId="51693213" w14:textId="4BB2DC84">
      <w:pPr>
        <w:rPr>
          <w:lang w:val="es-ES" w:eastAsia="en-US"/>
        </w:rPr>
      </w:pPr>
    </w:p>
    <w:p w:rsidR="00FC26AE" w:rsidP="00FC26AE" w:rsidRDefault="00FC26AE" w14:paraId="27C29716" w14:textId="77777777">
      <w:pPr>
        <w:rPr>
          <w:lang w:val="es-ES" w:eastAsia="en-US"/>
        </w:rPr>
      </w:pPr>
    </w:p>
    <w:tbl>
      <w:tblPr>
        <w:tblStyle w:val="Tablaconcuadrcula4-nfasis2"/>
        <w:tblW w:w="0" w:type="auto"/>
        <w:tblLook w:val="04A0" w:firstRow="1" w:lastRow="0" w:firstColumn="1" w:lastColumn="0" w:noHBand="0" w:noVBand="1"/>
      </w:tblPr>
      <w:tblGrid>
        <w:gridCol w:w="2007"/>
        <w:gridCol w:w="2268"/>
        <w:gridCol w:w="4961"/>
      </w:tblGrid>
      <w:tr w:rsidR="00FC26AE" w:rsidTr="0087559F" w14:paraId="5847F8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C01671" w:rsidR="00FC26AE" w:rsidP="0087559F" w:rsidRDefault="00FC26AE" w14:paraId="33548B5B"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FC26AE" w:rsidP="0087559F" w:rsidRDefault="00FC26AE" w14:paraId="4D72F7B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4961" w:type="dxa"/>
          </w:tcPr>
          <w:p w:rsidRPr="00C01671" w:rsidR="00FC26AE" w:rsidP="0087559F" w:rsidRDefault="00FC26AE" w14:paraId="4E957F78"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r>
      <w:tr w:rsidRPr="005D5C30" w:rsidR="00FC26AE" w:rsidTr="0087559F" w14:paraId="0DACF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2F1750" w:rsidR="00FC26AE" w:rsidP="0087559F" w:rsidRDefault="002F1750" w14:paraId="5C184BBC" w14:textId="07F2E136">
            <w:pPr>
              <w:rPr>
                <w:rFonts w:asciiTheme="minorHAnsi" w:hAnsiTheme="minorHAnsi" w:cstheme="minorHAnsi"/>
                <w:b w:val="0"/>
                <w:bCs w:val="0"/>
                <w:sz w:val="18"/>
                <w:szCs w:val="18"/>
                <w:lang w:val="es-ES"/>
              </w:rPr>
            </w:pPr>
            <w:r w:rsidRPr="00FC26AE">
              <w:rPr>
                <w:rFonts w:asciiTheme="minorHAnsi" w:hAnsiTheme="minorHAnsi" w:cstheme="minorHAnsi"/>
                <w:b w:val="0"/>
                <w:bCs w:val="0"/>
                <w:sz w:val="18"/>
                <w:szCs w:val="18"/>
                <w:lang w:val="es-ES"/>
              </w:rPr>
              <w:t>LOGIN</w:t>
            </w:r>
          </w:p>
        </w:tc>
        <w:tc>
          <w:tcPr>
            <w:tcW w:w="2268" w:type="dxa"/>
          </w:tcPr>
          <w:p w:rsidRPr="005D5C30" w:rsidR="00FC26AE" w:rsidP="0087559F" w:rsidRDefault="002F1750" w14:paraId="2B1E62CF" w14:textId="66191A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Correo electrónico</w:t>
            </w:r>
          </w:p>
        </w:tc>
        <w:tc>
          <w:tcPr>
            <w:tcW w:w="4961" w:type="dxa"/>
          </w:tcPr>
          <w:p w:rsidRPr="005D5C30" w:rsidR="00FC26AE" w:rsidP="0087559F" w:rsidRDefault="00FC26AE" w14:paraId="62AC790E" w14:textId="59D6C2C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2F1750" w:rsidTr="0087559F" w14:paraId="038123D4" w14:textId="77777777">
        <w:tc>
          <w:tcPr>
            <w:cnfStyle w:val="001000000000" w:firstRow="0" w:lastRow="0" w:firstColumn="1" w:lastColumn="0" w:oddVBand="0" w:evenVBand="0" w:oddHBand="0" w:evenHBand="0" w:firstRowFirstColumn="0" w:firstRowLastColumn="0" w:lastRowFirstColumn="0" w:lastRowLastColumn="0"/>
            <w:tcW w:w="2007" w:type="dxa"/>
          </w:tcPr>
          <w:p w:rsidRPr="002F1750" w:rsidR="002F1750" w:rsidP="002F1750" w:rsidRDefault="002F1750" w14:paraId="4088FB65" w14:textId="701DF229">
            <w:pPr>
              <w:rPr>
                <w:rFonts w:asciiTheme="minorHAnsi" w:hAnsiTheme="minorHAnsi" w:cstheme="minorHAnsi"/>
                <w:b w:val="0"/>
                <w:bCs w:val="0"/>
                <w:sz w:val="18"/>
                <w:szCs w:val="18"/>
                <w:lang w:val="es-ES"/>
              </w:rPr>
            </w:pPr>
            <w:r w:rsidRPr="00FC26AE">
              <w:rPr>
                <w:rFonts w:asciiTheme="minorHAnsi" w:hAnsiTheme="minorHAnsi" w:cstheme="minorHAnsi"/>
                <w:b w:val="0"/>
                <w:bCs w:val="0"/>
                <w:sz w:val="18"/>
                <w:szCs w:val="18"/>
                <w:lang w:val="es-ES"/>
              </w:rPr>
              <w:t>WORKFLOW_NAME</w:t>
            </w:r>
          </w:p>
        </w:tc>
        <w:tc>
          <w:tcPr>
            <w:tcW w:w="2268" w:type="dxa"/>
          </w:tcPr>
          <w:p w:rsidRPr="007A7113" w:rsidR="002F1750" w:rsidP="002F1750" w:rsidRDefault="002F1750" w14:paraId="6221295B" w14:textId="6C4356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Unidad organizativa (Id + Nombre)</w:t>
            </w:r>
          </w:p>
        </w:tc>
        <w:tc>
          <w:tcPr>
            <w:tcW w:w="4961" w:type="dxa"/>
          </w:tcPr>
          <w:p w:rsidR="002F1750" w:rsidP="002F1750" w:rsidRDefault="002F1750" w14:paraId="6932AB8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Unidad organizativa resultante del cálculo del responsable.</w:t>
            </w:r>
          </w:p>
          <w:p w:rsidR="0011284A" w:rsidP="0011284A" w:rsidRDefault="0011284A" w14:paraId="57EC4D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Un </w:t>
            </w:r>
            <w:proofErr w:type="spellStart"/>
            <w:r>
              <w:rPr>
                <w:rFonts w:asciiTheme="minorHAnsi" w:hAnsiTheme="minorHAnsi" w:cstheme="minorHAnsi"/>
                <w:sz w:val="18"/>
                <w:szCs w:val="18"/>
                <w:lang w:val="es-ES"/>
              </w:rPr>
              <w:t>workflow</w:t>
            </w:r>
            <w:proofErr w:type="spellEnd"/>
            <w:r>
              <w:rPr>
                <w:rFonts w:asciiTheme="minorHAnsi" w:hAnsiTheme="minorHAnsi" w:cstheme="minorHAnsi"/>
                <w:sz w:val="18"/>
                <w:szCs w:val="18"/>
                <w:lang w:val="es-ES"/>
              </w:rPr>
              <w:t xml:space="preserve"> por cada unidad organizativa en la cual haya un responsable de validación de notas de gastos.</w:t>
            </w:r>
          </w:p>
          <w:p w:rsidRPr="007A7113" w:rsidR="0011284A" w:rsidP="0011284A" w:rsidRDefault="0011284A" w14:paraId="2D3C75D4" w14:textId="6F8822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Concatenamos el ID de la empresa e ID </w:t>
            </w:r>
            <w:proofErr w:type="spellStart"/>
            <w:r>
              <w:rPr>
                <w:rFonts w:asciiTheme="minorHAnsi" w:hAnsiTheme="minorHAnsi" w:cstheme="minorHAnsi"/>
                <w:sz w:val="18"/>
                <w:szCs w:val="18"/>
                <w:lang w:val="es-ES"/>
              </w:rPr>
              <w:t>Work</w:t>
            </w:r>
            <w:proofErr w:type="spellEnd"/>
            <w:r>
              <w:rPr>
                <w:rFonts w:asciiTheme="minorHAnsi" w:hAnsiTheme="minorHAnsi" w:cstheme="minorHAnsi"/>
                <w:sz w:val="18"/>
                <w:szCs w:val="18"/>
                <w:lang w:val="es-ES"/>
              </w:rPr>
              <w:t xml:space="preserve"> </w:t>
            </w:r>
            <w:proofErr w:type="spellStart"/>
            <w:r>
              <w:rPr>
                <w:rFonts w:asciiTheme="minorHAnsi" w:hAnsiTheme="minorHAnsi" w:cstheme="minorHAnsi"/>
                <w:sz w:val="18"/>
                <w:szCs w:val="18"/>
                <w:lang w:val="es-ES"/>
              </w:rPr>
              <w:t>Unit</w:t>
            </w:r>
            <w:proofErr w:type="spellEnd"/>
            <w:r>
              <w:rPr>
                <w:rFonts w:asciiTheme="minorHAnsi" w:hAnsiTheme="minorHAnsi" w:cstheme="minorHAnsi"/>
                <w:sz w:val="18"/>
                <w:szCs w:val="18"/>
                <w:lang w:val="es-ES"/>
              </w:rPr>
              <w:t xml:space="preserve"> del empleado responsable – Nombre de la unidad organizativa</w:t>
            </w:r>
          </w:p>
        </w:tc>
      </w:tr>
      <w:tr w:rsidR="002F1750" w:rsidTr="0087559F" w14:paraId="40BD04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Pr="002F1750" w:rsidR="002F1750" w:rsidP="002F1750" w:rsidRDefault="002F1750" w14:paraId="0C483F61" w14:textId="087BD87F">
            <w:pPr>
              <w:rPr>
                <w:rFonts w:asciiTheme="minorHAnsi" w:hAnsiTheme="minorHAnsi" w:cstheme="minorHAnsi"/>
                <w:b w:val="0"/>
                <w:bCs w:val="0"/>
                <w:sz w:val="18"/>
                <w:szCs w:val="18"/>
                <w:lang w:val="es-ES"/>
              </w:rPr>
            </w:pPr>
            <w:r w:rsidRPr="00FC26AE">
              <w:rPr>
                <w:rFonts w:asciiTheme="minorHAnsi" w:hAnsiTheme="minorHAnsi" w:cstheme="minorHAnsi"/>
                <w:b w:val="0"/>
                <w:bCs w:val="0"/>
                <w:sz w:val="18"/>
                <w:szCs w:val="18"/>
                <w:lang w:val="es-ES"/>
              </w:rPr>
              <w:t>TYPE</w:t>
            </w:r>
          </w:p>
        </w:tc>
        <w:tc>
          <w:tcPr>
            <w:tcW w:w="2268" w:type="dxa"/>
          </w:tcPr>
          <w:p w:rsidRPr="007A7113" w:rsidR="002F1750" w:rsidP="002F1750" w:rsidRDefault="002F1750" w14:paraId="4AB42B0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Literal (campo fijo)</w:t>
            </w:r>
          </w:p>
        </w:tc>
        <w:tc>
          <w:tcPr>
            <w:tcW w:w="4961" w:type="dxa"/>
          </w:tcPr>
          <w:p w:rsidRPr="007A7113" w:rsidR="002F1750" w:rsidP="002F1750" w:rsidRDefault="002F1750" w14:paraId="7CE38D9F" w14:textId="18E3DC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Informe</w:t>
            </w:r>
            <w:ins w:author="Fernandez Luna, Angel Jose" w:date="2021-06-30T15:53:00Z" w:id="321">
              <w:r w:rsidR="00040F03">
                <w:rPr>
                  <w:rFonts w:asciiTheme="minorHAnsi" w:hAnsiTheme="minorHAnsi" w:cstheme="minorHAnsi"/>
                  <w:sz w:val="18"/>
                  <w:szCs w:val="18"/>
                  <w:lang w:val="es-ES"/>
                </w:rPr>
                <w:t>s</w:t>
              </w:r>
            </w:ins>
          </w:p>
        </w:tc>
      </w:tr>
    </w:tbl>
    <w:p w:rsidR="00FC26AE" w:rsidP="00FC26AE" w:rsidRDefault="00FC26AE" w14:paraId="149E2313" w14:textId="77777777">
      <w:pPr>
        <w:rPr>
          <w:lang w:val="es-ES" w:eastAsia="en-US"/>
        </w:rPr>
      </w:pPr>
    </w:p>
    <w:p w:rsidR="00FC26AE" w:rsidP="00C531C4" w:rsidRDefault="00FC26AE" w14:paraId="1FE58CF7" w14:textId="445D9022">
      <w:pPr>
        <w:rPr>
          <w:lang w:val="es-ES" w:eastAsia="en-US"/>
        </w:rPr>
      </w:pPr>
    </w:p>
    <w:p w:rsidRPr="00C531C4" w:rsidR="00FC26AE" w:rsidP="00C531C4" w:rsidRDefault="00FC26AE" w14:paraId="546F4F3A" w14:textId="77777777">
      <w:pPr>
        <w:rPr>
          <w:lang w:val="es-ES" w:eastAsia="en-US"/>
        </w:rPr>
      </w:pPr>
    </w:p>
    <w:p w:rsidRPr="00965136" w:rsidR="00D14F13" w:rsidP="00D14F13" w:rsidRDefault="00D14F13" w14:paraId="23D09B28" w14:textId="40A93BFB">
      <w:pPr>
        <w:pStyle w:val="1TituloH1"/>
      </w:pPr>
      <w:bookmarkStart w:name="_Toc97208316" w:id="322"/>
      <w:r>
        <w:t>APLICACIÓN DE VIAJES</w:t>
      </w:r>
      <w:bookmarkEnd w:id="322"/>
    </w:p>
    <w:p w:rsidR="00D14F13" w:rsidP="00D14F13" w:rsidRDefault="00D14F13" w14:paraId="14DD014F" w14:textId="77777777">
      <w:pPr>
        <w:pStyle w:val="2TituloH2"/>
      </w:pPr>
      <w:bookmarkStart w:name="_Toc97208317" w:id="323"/>
      <w:r>
        <w:t>DESCRIPCIÓN FUNCIONAL</w:t>
      </w:r>
      <w:bookmarkEnd w:id="323"/>
    </w:p>
    <w:p w:rsidR="00D14F13" w:rsidP="00D14F13" w:rsidRDefault="00D14F13" w14:paraId="7D87FAE1" w14:textId="1A3E3FC8">
      <w:pPr>
        <w:rPr>
          <w:lang w:val="es-ES" w:eastAsia="en-US"/>
        </w:rPr>
      </w:pPr>
      <w:r>
        <w:rPr>
          <w:lang w:val="es-ES" w:eastAsia="en-US"/>
        </w:rPr>
        <w:t xml:space="preserve">Esta interface incluirá información </w:t>
      </w:r>
      <w:r w:rsidR="00873BDC">
        <w:rPr>
          <w:lang w:val="es-ES" w:eastAsia="en-US"/>
        </w:rPr>
        <w:t>básica (</w:t>
      </w:r>
      <w:proofErr w:type="spellStart"/>
      <w:r w:rsidR="00873BDC">
        <w:rPr>
          <w:lang w:val="es-ES" w:eastAsia="en-US"/>
        </w:rPr>
        <w:t>SgID</w:t>
      </w:r>
      <w:proofErr w:type="spellEnd"/>
      <w:r w:rsidR="00873BDC">
        <w:rPr>
          <w:lang w:val="es-ES" w:eastAsia="en-US"/>
        </w:rPr>
        <w:t xml:space="preserve">, nombre y apellidos) de los empleados para popular la aplicación de viajes. Se enviarán los empleados activos en la fecha de </w:t>
      </w:r>
      <w:proofErr w:type="gramStart"/>
      <w:r w:rsidR="00873BDC">
        <w:rPr>
          <w:lang w:val="es-ES" w:eastAsia="en-US"/>
        </w:rPr>
        <w:t>exportación</w:t>
      </w:r>
      <w:proofErr w:type="gramEnd"/>
      <w:r w:rsidR="00873BDC">
        <w:rPr>
          <w:lang w:val="es-ES" w:eastAsia="en-US"/>
        </w:rPr>
        <w:t xml:space="preserve"> así como los que hayan sido baja en el último mes (la interface actual envía las bajas desde la última exportación, pero en Meta4 HR esta será una exportación de situación actual con lo que no se el contexto de la “última exportación”).</w:t>
      </w:r>
    </w:p>
    <w:p w:rsidR="00873BDC" w:rsidP="00D14F13" w:rsidRDefault="00873BDC" w14:paraId="6121972F" w14:textId="494DC60C">
      <w:pPr>
        <w:rPr>
          <w:lang w:val="es-ES" w:eastAsia="en-US"/>
        </w:rPr>
      </w:pPr>
      <w:r>
        <w:rPr>
          <w:lang w:val="es-ES" w:eastAsia="en-US"/>
        </w:rPr>
        <w:t xml:space="preserve">En principio la exportación se lanzará una vez por semana, con lo que en teoría enviando las bajas de la última semana sería suficiente; la razón de incluir un período de tiempo mayor es por el posible caso de que alguna semana la exportación se ejecute con errores, lo que haría que las bajas de esa semana no se enviasen. De esta forma se </w:t>
      </w:r>
      <w:r w:rsidR="00E876C1">
        <w:rPr>
          <w:lang w:val="es-ES" w:eastAsia="en-US"/>
        </w:rPr>
        <w:t>tiene una segunda (y una tercera y una cuarta) oportunidad para enviar estas bajas.</w:t>
      </w:r>
    </w:p>
    <w:p w:rsidRPr="00CB185D" w:rsidR="00D14F13" w:rsidP="00D14F13" w:rsidRDefault="00D14F13" w14:paraId="24EBD44E" w14:textId="77777777">
      <w:pPr>
        <w:rPr>
          <w:lang w:val="es-ES" w:eastAsia="en-US"/>
        </w:rPr>
      </w:pPr>
    </w:p>
    <w:p w:rsidR="00D14F13" w:rsidP="00D14F13" w:rsidRDefault="00D14F13" w14:paraId="64B07901" w14:textId="77777777">
      <w:pPr>
        <w:pStyle w:val="2TituloH2"/>
      </w:pPr>
      <w:bookmarkStart w:name="_Toc97208318" w:id="324"/>
      <w:r>
        <w:t>TIPO DE EXPORTACIÓN</w:t>
      </w:r>
      <w:bookmarkEnd w:id="324"/>
    </w:p>
    <w:p w:rsidR="00D14F13" w:rsidP="00D14F13" w:rsidRDefault="00D14F13" w14:paraId="611F1186" w14:textId="77777777">
      <w:pPr>
        <w:rPr>
          <w:lang w:val="es-ES" w:eastAsia="en-US"/>
        </w:rPr>
      </w:pPr>
      <w:r>
        <w:rPr>
          <w:lang w:val="es-ES" w:eastAsia="en-US"/>
        </w:rPr>
        <w:t xml:space="preserve">Para esta interface se usará una exportación de situación actual. </w:t>
      </w:r>
    </w:p>
    <w:p w:rsidR="00D14F13" w:rsidP="00D14F13" w:rsidRDefault="00D14F13" w14:paraId="7FF02CAC" w14:textId="3EB86024">
      <w:pPr>
        <w:rPr>
          <w:lang w:val="es-ES" w:eastAsia="en-US"/>
        </w:rPr>
      </w:pPr>
      <w:r>
        <w:rPr>
          <w:lang w:val="es-ES" w:eastAsia="en-US"/>
        </w:rPr>
        <w:t xml:space="preserve">El formato de salida será en forma de archivo </w:t>
      </w:r>
      <w:r w:rsidR="00E876C1">
        <w:rPr>
          <w:lang w:val="es-ES" w:eastAsia="en-US"/>
        </w:rPr>
        <w:t>TXT</w:t>
      </w:r>
      <w:r>
        <w:rPr>
          <w:lang w:val="es-ES" w:eastAsia="en-US"/>
        </w:rPr>
        <w:t>.</w:t>
      </w:r>
      <w:r w:rsidR="00E876C1">
        <w:rPr>
          <w:lang w:val="es-ES" w:eastAsia="en-US"/>
        </w:rPr>
        <w:t xml:space="preserve"> </w:t>
      </w:r>
      <w:r w:rsidR="009A5A84">
        <w:rPr>
          <w:lang w:val="es-ES" w:eastAsia="en-US"/>
        </w:rPr>
        <w:t xml:space="preserve">Es </w:t>
      </w:r>
      <w:r w:rsidR="00E876C1">
        <w:rPr>
          <w:lang w:val="es-ES" w:eastAsia="en-US"/>
        </w:rPr>
        <w:t>necesario incluir la cabecera</w:t>
      </w:r>
      <w:r w:rsidR="009A5A84">
        <w:rPr>
          <w:lang w:val="es-ES" w:eastAsia="en-US"/>
        </w:rPr>
        <w:t>.</w:t>
      </w:r>
      <w:r w:rsidR="00E876C1">
        <w:rPr>
          <w:lang w:val="es-ES" w:eastAsia="en-US"/>
        </w:rPr>
        <w:t xml:space="preserve"> </w:t>
      </w:r>
    </w:p>
    <w:p w:rsidR="00D14F13" w:rsidP="00D14F13" w:rsidRDefault="00D14F13" w14:paraId="3BEED160" w14:textId="2C2C4456">
      <w:pPr>
        <w:rPr>
          <w:lang w:val="es-ES" w:eastAsia="en-US"/>
        </w:rPr>
      </w:pPr>
      <w:r>
        <w:rPr>
          <w:lang w:val="es-ES" w:eastAsia="en-US"/>
        </w:rPr>
        <w:t xml:space="preserve">La frecuencia de ejecución será </w:t>
      </w:r>
      <w:r w:rsidR="00E876C1">
        <w:rPr>
          <w:lang w:val="es-ES" w:eastAsia="en-US"/>
        </w:rPr>
        <w:t>semanal</w:t>
      </w:r>
      <w:r>
        <w:rPr>
          <w:lang w:val="es-ES" w:eastAsia="en-US"/>
        </w:rPr>
        <w:t>.</w:t>
      </w:r>
    </w:p>
    <w:p w:rsidR="00D14F13" w:rsidP="00D14F13" w:rsidRDefault="00D14F13" w14:paraId="53E31256" w14:textId="77777777">
      <w:pPr>
        <w:pStyle w:val="2TituloH2"/>
      </w:pPr>
      <w:bookmarkStart w:name="_Toc97208319" w:id="325"/>
      <w:r>
        <w:t>CONDICIONES DE FILTRO</w:t>
      </w:r>
      <w:bookmarkEnd w:id="325"/>
    </w:p>
    <w:p w:rsidR="000C3C99" w:rsidP="00D14F13" w:rsidRDefault="00D14F13" w14:paraId="5BE275D5" w14:textId="1F22AB7E">
      <w:pPr>
        <w:rPr>
          <w:lang w:val="es-ES" w:eastAsia="en-US"/>
        </w:rPr>
      </w:pPr>
      <w:r>
        <w:rPr>
          <w:lang w:val="es-ES" w:eastAsia="en-US"/>
        </w:rPr>
        <w:t xml:space="preserve">La consulta filtrará por </w:t>
      </w:r>
      <w:r w:rsidR="0046662D">
        <w:rPr>
          <w:lang w:val="es-ES" w:eastAsia="en-US"/>
        </w:rPr>
        <w:t xml:space="preserve">un lado por </w:t>
      </w:r>
      <w:r>
        <w:rPr>
          <w:lang w:val="es-ES" w:eastAsia="en-US"/>
        </w:rPr>
        <w:t>aquellos empleados activos al día de ejecución</w:t>
      </w:r>
      <w:r w:rsidR="0046662D">
        <w:rPr>
          <w:lang w:val="es-ES" w:eastAsia="en-US"/>
        </w:rPr>
        <w:t xml:space="preserve"> y por aquellos cuya fecha de baja se remonte como mucho un mes a pasado. En el caso de que un empleado haya sido dad</w:t>
      </w:r>
      <w:r w:rsidR="000C3C99">
        <w:rPr>
          <w:lang w:val="es-ES" w:eastAsia="en-US"/>
        </w:rPr>
        <w:t>o de baja en ese período y luego recontratado tiene que incluirse en el archivo</w:t>
      </w:r>
      <w:r>
        <w:rPr>
          <w:lang w:val="es-ES" w:eastAsia="en-US"/>
        </w:rPr>
        <w:t xml:space="preserve">. </w:t>
      </w:r>
      <w:r w:rsidR="000B7507">
        <w:rPr>
          <w:lang w:val="es-ES" w:eastAsia="en-US"/>
        </w:rPr>
        <w:t>Lo mismo ocurriría en el caso de que el archivo en el que se envía una baja no sea procesado por algún error; si en el siguiente envío el empleado está nuevamente de alta la baja no se enviaría ya que el empleado estaría activo, con lo cual el empleado seguiría en la aplicación de viajes.</w:t>
      </w:r>
    </w:p>
    <w:p w:rsidR="000C3C99" w:rsidP="00D14F13" w:rsidRDefault="000C3C99" w14:paraId="43DED4D0" w14:textId="2BACDE86">
      <w:pPr>
        <w:rPr>
          <w:lang w:val="es-ES" w:eastAsia="en-US"/>
        </w:rPr>
      </w:pPr>
      <w:r>
        <w:rPr>
          <w:lang w:val="es-ES" w:eastAsia="en-US"/>
        </w:rPr>
        <w:t xml:space="preserve">Traducido </w:t>
      </w:r>
      <w:r w:rsidR="004F7149">
        <w:rPr>
          <w:lang w:val="es-ES" w:eastAsia="en-US"/>
        </w:rPr>
        <w:t xml:space="preserve">a la consulta esto último quiere decir que solo se exportará el período RH con mayor ordinal para cada Id HR (de esta forma si para un empleado hay un período de </w:t>
      </w:r>
      <w:proofErr w:type="gramStart"/>
      <w:r w:rsidR="004F7149">
        <w:rPr>
          <w:lang w:val="es-ES" w:eastAsia="en-US"/>
        </w:rPr>
        <w:t>baja</w:t>
      </w:r>
      <w:proofErr w:type="gramEnd"/>
      <w:r w:rsidR="004F7149">
        <w:rPr>
          <w:lang w:val="es-ES" w:eastAsia="en-US"/>
        </w:rPr>
        <w:t xml:space="preserve"> pero uno posterior de alta, el de baja no se exporta).</w:t>
      </w:r>
    </w:p>
    <w:p w:rsidR="004F7149" w:rsidP="00D14F13" w:rsidRDefault="004F7149" w14:paraId="21E1968B" w14:textId="0925CBD5">
      <w:pPr>
        <w:rPr>
          <w:lang w:val="es-ES" w:eastAsia="en-US"/>
        </w:rPr>
      </w:pPr>
      <w:r>
        <w:rPr>
          <w:lang w:val="es-ES" w:eastAsia="en-US"/>
        </w:rPr>
        <w:t xml:space="preserve">Para aquellos campos históricos (como el código SRU que se obtiene del lugar de trabajo del empleado) se filtrará explícitamente en la consulta a fecha de ejecución o a fecha de fin del período, según </w:t>
      </w:r>
      <w:proofErr w:type="spellStart"/>
      <w:r>
        <w:rPr>
          <w:lang w:val="es-ES" w:eastAsia="en-US"/>
        </w:rPr>
        <w:t>cual</w:t>
      </w:r>
      <w:proofErr w:type="spellEnd"/>
      <w:r>
        <w:rPr>
          <w:lang w:val="es-ES" w:eastAsia="en-US"/>
        </w:rPr>
        <w:t xml:space="preserve"> de las dos fechas sea menor; de esta forma se enviarán los valores actuales para los empleados activos, y los valores a fecha de fin para los inactivos.</w:t>
      </w:r>
    </w:p>
    <w:p w:rsidR="00D14F13" w:rsidP="00D14F13" w:rsidRDefault="00D14F13" w14:paraId="49434B80" w14:textId="0A0961C1">
      <w:pPr>
        <w:rPr>
          <w:lang w:val="es-ES" w:eastAsia="en-US"/>
        </w:rPr>
      </w:pPr>
    </w:p>
    <w:p w:rsidR="00D14F13" w:rsidP="00D14F13" w:rsidRDefault="00D14F13" w14:paraId="35B45AAC" w14:textId="77777777">
      <w:pPr>
        <w:rPr>
          <w:lang w:val="es-ES" w:eastAsia="en-US"/>
        </w:rPr>
      </w:pPr>
      <w:r>
        <w:rPr>
          <w:lang w:val="es-ES" w:eastAsia="en-US"/>
        </w:rPr>
        <w:t>Se incluirán:</w:t>
      </w:r>
    </w:p>
    <w:p w:rsidR="00D14F13" w:rsidP="00F722D9" w:rsidRDefault="00D14F13" w14:paraId="630744E9" w14:textId="77777777">
      <w:pPr>
        <w:pStyle w:val="Prrafodelista"/>
        <w:numPr>
          <w:ilvl w:val="0"/>
          <w:numId w:val="19"/>
        </w:numPr>
        <w:rPr>
          <w:lang w:val="es-ES" w:eastAsia="en-US"/>
        </w:rPr>
      </w:pPr>
      <w:r>
        <w:rPr>
          <w:lang w:val="es-ES" w:eastAsia="en-US"/>
        </w:rPr>
        <w:t>Empleados fijos y temporales</w:t>
      </w:r>
    </w:p>
    <w:p w:rsidR="00D14F13" w:rsidP="00F722D9" w:rsidRDefault="00D14F13" w14:paraId="28EB82FA" w14:textId="15A22D75">
      <w:pPr>
        <w:pStyle w:val="Prrafodelista"/>
        <w:numPr>
          <w:ilvl w:val="0"/>
          <w:numId w:val="19"/>
        </w:numPr>
        <w:rPr>
          <w:lang w:val="es-ES" w:eastAsia="en-US"/>
        </w:rPr>
      </w:pPr>
      <w:r>
        <w:rPr>
          <w:lang w:val="es-ES" w:eastAsia="en-US"/>
        </w:rPr>
        <w:t>Empleados de todos los colectivos (</w:t>
      </w:r>
      <w:r w:rsidR="009744BC">
        <w:rPr>
          <w:lang w:val="es-ES" w:eastAsia="en-US"/>
        </w:rPr>
        <w:t>cuadros, operarios, empleados</w:t>
      </w:r>
      <w:r>
        <w:rPr>
          <w:lang w:val="es-ES" w:eastAsia="en-US"/>
        </w:rPr>
        <w:t>).</w:t>
      </w:r>
      <w:r w:rsidR="009A5A84">
        <w:rPr>
          <w:lang w:val="es-ES" w:eastAsia="en-US"/>
        </w:rPr>
        <w:t xml:space="preserve"> Se excluyen por filtro los siguientes tipos de empleados </w:t>
      </w:r>
      <w:r w:rsidRPr="009A5A84" w:rsidR="009A5A84">
        <w:rPr>
          <w:lang w:val="es-ES" w:eastAsia="en-US"/>
        </w:rPr>
        <w:t>CD,CI1,CI2,CX,EX</w:t>
      </w:r>
      <w:r w:rsidR="009A5A84">
        <w:rPr>
          <w:lang w:val="es-ES" w:eastAsia="en-US"/>
        </w:rPr>
        <w:t>.</w:t>
      </w:r>
    </w:p>
    <w:p w:rsidR="00D14F13" w:rsidP="00F722D9" w:rsidRDefault="00D14F13" w14:paraId="6E0C6C9C" w14:textId="552C6F23">
      <w:pPr>
        <w:pStyle w:val="Prrafodelista"/>
        <w:numPr>
          <w:ilvl w:val="0"/>
          <w:numId w:val="19"/>
        </w:numPr>
        <w:rPr>
          <w:lang w:val="es-ES" w:eastAsia="en-US"/>
        </w:rPr>
      </w:pPr>
      <w:r w:rsidRPr="00C8758B">
        <w:rPr>
          <w:lang w:val="es-ES" w:eastAsia="en-US"/>
        </w:rPr>
        <w:t>Empleados de España</w:t>
      </w:r>
    </w:p>
    <w:p w:rsidR="004F7149" w:rsidP="004F7149" w:rsidRDefault="004F7149" w14:paraId="24B0736C" w14:textId="1CB9B955">
      <w:pPr>
        <w:rPr>
          <w:lang w:val="es-ES" w:eastAsia="en-US"/>
        </w:rPr>
      </w:pPr>
    </w:p>
    <w:p w:rsidRPr="004F7149" w:rsidR="004F7149" w:rsidP="004F7149" w:rsidRDefault="004F7149" w14:paraId="1C07BEFC" w14:textId="28C3FFF4">
      <w:pPr>
        <w:rPr>
          <w:lang w:val="es-ES" w:eastAsia="en-US"/>
        </w:rPr>
      </w:pPr>
      <w:r>
        <w:rPr>
          <w:lang w:val="es-ES" w:eastAsia="en-US"/>
        </w:rPr>
        <w:t>No se incluirán empleados en situación de movilidad (expatriados o impatriados)</w:t>
      </w:r>
    </w:p>
    <w:p w:rsidR="00D14F13" w:rsidP="00D14F13" w:rsidRDefault="00D14F13" w14:paraId="6DAF9AEC" w14:textId="77777777">
      <w:pPr>
        <w:pStyle w:val="Prrafodelista"/>
        <w:rPr>
          <w:lang w:val="es-ES" w:eastAsia="en-US"/>
        </w:rPr>
      </w:pPr>
    </w:p>
    <w:p w:rsidRPr="00B65CE7" w:rsidR="00D14F13" w:rsidP="00D14F13" w:rsidRDefault="00D14F13" w14:paraId="04D7527D" w14:textId="77777777">
      <w:pPr>
        <w:pStyle w:val="2TituloH2"/>
      </w:pPr>
      <w:bookmarkStart w:name="_Toc97208320" w:id="326"/>
      <w:r w:rsidRPr="00B65CE7">
        <w:t>DESCRIPCIÓN DE CAMPOS</w:t>
      </w:r>
      <w:bookmarkEnd w:id="326"/>
    </w:p>
    <w:p w:rsidR="00D14F13" w:rsidP="00D14F13" w:rsidRDefault="00D14F13" w14:paraId="53843789" w14:textId="5BCB60B4">
      <w:pPr>
        <w:rPr>
          <w:lang w:val="es-ES" w:eastAsia="en-US"/>
        </w:rPr>
      </w:pPr>
      <w:r w:rsidRPr="00B65CE7">
        <w:rPr>
          <w:lang w:val="es-ES" w:eastAsia="en-US"/>
        </w:rPr>
        <w:t xml:space="preserve">En el siguiente apartado se especificará el detalle y comportamiento de cada uno de los campos que conforman el fichero de la integración. </w:t>
      </w:r>
    </w:p>
    <w:p w:rsidR="00D14F13" w:rsidP="00D14F13" w:rsidRDefault="00D14F13" w14:paraId="12537078" w14:textId="77777777">
      <w:pPr>
        <w:rPr>
          <w:lang w:val="es-ES" w:eastAsia="en-US"/>
        </w:rPr>
      </w:pPr>
    </w:p>
    <w:tbl>
      <w:tblPr>
        <w:tblStyle w:val="Tablaconcuadrcula4-nfasis2"/>
        <w:tblW w:w="0" w:type="auto"/>
        <w:tblLook w:val="04A0" w:firstRow="1" w:lastRow="0" w:firstColumn="1" w:lastColumn="0" w:noHBand="0" w:noVBand="1"/>
      </w:tblPr>
      <w:tblGrid>
        <w:gridCol w:w="1980"/>
        <w:gridCol w:w="2268"/>
        <w:gridCol w:w="3544"/>
        <w:gridCol w:w="1837"/>
      </w:tblGrid>
      <w:tr w:rsidR="00D14F13" w:rsidTr="0087559F" w14:paraId="0C6E83A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C01671" w:rsidR="00D14F13" w:rsidP="0087559F" w:rsidRDefault="00D14F13" w14:paraId="260E5C13"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68" w:type="dxa"/>
          </w:tcPr>
          <w:p w:rsidRPr="00C01671" w:rsidR="00D14F13" w:rsidP="0087559F" w:rsidRDefault="00D14F13" w14:paraId="0FEF0C6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3544" w:type="dxa"/>
          </w:tcPr>
          <w:p w:rsidRPr="00C01671" w:rsidR="00D14F13" w:rsidP="0087559F" w:rsidRDefault="00D14F13" w14:paraId="60BAF06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c>
          <w:tcPr>
            <w:tcW w:w="1837" w:type="dxa"/>
          </w:tcPr>
          <w:p w:rsidRPr="00C01671" w:rsidR="00D14F13" w:rsidP="0087559F" w:rsidRDefault="00D14F13" w14:paraId="7EA49ED6"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Detalle</w:t>
            </w:r>
          </w:p>
        </w:tc>
      </w:tr>
      <w:tr w:rsidRPr="005D5C30" w:rsidR="004F7149" w:rsidTr="0087559F" w14:paraId="6B7B62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5D5C30" w:rsidR="004F7149" w:rsidP="0087559F" w:rsidRDefault="005D5C30" w14:paraId="1E74384A" w14:textId="45516014">
            <w:pPr>
              <w:rPr>
                <w:b w:val="0"/>
                <w:bCs w:val="0"/>
                <w:sz w:val="18"/>
                <w:szCs w:val="18"/>
                <w:lang w:val="es-ES"/>
              </w:rPr>
            </w:pPr>
            <w:r w:rsidRPr="005D5C30">
              <w:rPr>
                <w:b w:val="0"/>
                <w:bCs w:val="0"/>
                <w:sz w:val="18"/>
                <w:szCs w:val="18"/>
                <w:lang w:val="es-ES"/>
              </w:rPr>
              <w:t xml:space="preserve">Fecha </w:t>
            </w:r>
            <w:r>
              <w:rPr>
                <w:b w:val="0"/>
                <w:bCs w:val="0"/>
                <w:sz w:val="18"/>
                <w:szCs w:val="18"/>
                <w:lang w:val="es-ES"/>
              </w:rPr>
              <w:t>efecto</w:t>
            </w:r>
          </w:p>
        </w:tc>
        <w:tc>
          <w:tcPr>
            <w:tcW w:w="2268" w:type="dxa"/>
          </w:tcPr>
          <w:p w:rsidRPr="005D5C30" w:rsidR="004F7149" w:rsidP="0087559F" w:rsidRDefault="005D5C30" w14:paraId="6BA03251" w14:textId="2198E67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Fecha de </w:t>
            </w:r>
          </w:p>
        </w:tc>
        <w:tc>
          <w:tcPr>
            <w:tcW w:w="3544" w:type="dxa"/>
          </w:tcPr>
          <w:p w:rsidRPr="005D5C30" w:rsidR="004F7149" w:rsidP="0087559F" w:rsidRDefault="004F7149" w14:paraId="7BB7398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837" w:type="dxa"/>
          </w:tcPr>
          <w:p w:rsidRPr="005D5C30" w:rsidR="004F7149" w:rsidP="0087559F" w:rsidRDefault="004F7149" w14:paraId="3F278DE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D14F13" w:rsidTr="0087559F" w14:paraId="1D2454D2" w14:textId="77777777">
        <w:tc>
          <w:tcPr>
            <w:cnfStyle w:val="001000000000" w:firstRow="0" w:lastRow="0" w:firstColumn="1" w:lastColumn="0" w:oddVBand="0" w:evenVBand="0" w:oddHBand="0" w:evenHBand="0" w:firstRowFirstColumn="0" w:firstRowLastColumn="0" w:lastRowFirstColumn="0" w:lastRowLastColumn="0"/>
            <w:tcW w:w="1980" w:type="dxa"/>
          </w:tcPr>
          <w:p w:rsidRPr="00D03EFB" w:rsidR="00D14F13" w:rsidP="0087559F" w:rsidRDefault="00D14F13" w14:paraId="06BCBC7D" w14:textId="2CD77386">
            <w:pPr>
              <w:rPr>
                <w:rFonts w:asciiTheme="minorHAnsi" w:hAnsiTheme="minorHAnsi" w:cstheme="minorHAnsi"/>
                <w:b w:val="0"/>
                <w:bCs w:val="0"/>
                <w:sz w:val="18"/>
                <w:szCs w:val="18"/>
                <w:lang w:val="es-ES"/>
              </w:rPr>
            </w:pPr>
            <w:proofErr w:type="spellStart"/>
            <w:r w:rsidRPr="00D03EFB">
              <w:rPr>
                <w:b w:val="0"/>
                <w:bCs w:val="0"/>
                <w:sz w:val="18"/>
                <w:szCs w:val="18"/>
                <w:lang w:val="es-ES"/>
              </w:rPr>
              <w:t>SGI</w:t>
            </w:r>
            <w:r w:rsidR="00D744CD">
              <w:rPr>
                <w:b w:val="0"/>
                <w:bCs w:val="0"/>
                <w:sz w:val="18"/>
                <w:szCs w:val="18"/>
                <w:lang w:val="es-ES"/>
              </w:rPr>
              <w:t>d</w:t>
            </w:r>
            <w:proofErr w:type="spellEnd"/>
          </w:p>
        </w:tc>
        <w:tc>
          <w:tcPr>
            <w:tcW w:w="2268" w:type="dxa"/>
          </w:tcPr>
          <w:p w:rsidRPr="007A7113" w:rsidR="00D14F13" w:rsidP="0087559F" w:rsidRDefault="009A5A84" w14:paraId="1197CAB3" w14:textId="51D577B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3544" w:type="dxa"/>
          </w:tcPr>
          <w:p w:rsidRPr="007A7113" w:rsidR="00D14F13" w:rsidP="0087559F" w:rsidRDefault="00D14F13" w14:paraId="0747ECD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837" w:type="dxa"/>
          </w:tcPr>
          <w:p w:rsidRPr="007A7113" w:rsidR="00D14F13" w:rsidP="0087559F" w:rsidRDefault="00D14F13" w14:paraId="6D56270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D14F13" w:rsidTr="0087559F" w14:paraId="154413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D03EFB" w:rsidR="00D14F13" w:rsidP="0087559F" w:rsidRDefault="00D744CD" w14:paraId="15D6B9F5" w14:textId="2903989A">
            <w:pPr>
              <w:rPr>
                <w:rFonts w:asciiTheme="minorHAnsi" w:hAnsiTheme="minorHAnsi" w:cstheme="minorHAnsi"/>
                <w:b w:val="0"/>
                <w:bCs w:val="0"/>
                <w:sz w:val="18"/>
                <w:szCs w:val="18"/>
                <w:lang w:val="es-ES"/>
              </w:rPr>
            </w:pPr>
            <w:r>
              <w:rPr>
                <w:rFonts w:asciiTheme="minorHAnsi" w:hAnsiTheme="minorHAnsi" w:cstheme="minorHAnsi"/>
                <w:b w:val="0"/>
                <w:bCs w:val="0"/>
                <w:sz w:val="18"/>
                <w:szCs w:val="18"/>
                <w:lang w:val="es-ES"/>
              </w:rPr>
              <w:t>Estado</w:t>
            </w:r>
          </w:p>
        </w:tc>
        <w:tc>
          <w:tcPr>
            <w:tcW w:w="2268" w:type="dxa"/>
          </w:tcPr>
          <w:p w:rsidRPr="007A7113" w:rsidR="00D14F13" w:rsidP="0087559F" w:rsidRDefault="00D744CD" w14:paraId="69A8B249" w14:textId="0D0F8F9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calculado</w:t>
            </w:r>
          </w:p>
        </w:tc>
        <w:tc>
          <w:tcPr>
            <w:tcW w:w="3544" w:type="dxa"/>
          </w:tcPr>
          <w:p w:rsidRPr="007A7113" w:rsidR="00D14F13" w:rsidP="0087559F" w:rsidRDefault="00D744CD" w14:paraId="07CC82E6" w14:textId="09542FA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‘A</w:t>
            </w:r>
            <w:r w:rsidR="000B7507">
              <w:rPr>
                <w:rFonts w:asciiTheme="minorHAnsi" w:hAnsiTheme="minorHAnsi" w:cstheme="minorHAnsi"/>
                <w:sz w:val="18"/>
                <w:szCs w:val="18"/>
                <w:lang w:val="es-ES"/>
              </w:rPr>
              <w:t>CTIV</w:t>
            </w:r>
            <w:ins w:author="Fernandez Luna, Angel Jose" w:date="2021-06-02T11:49:00Z" w:id="327">
              <w:r w:rsidR="00DF02C1">
                <w:rPr>
                  <w:rFonts w:asciiTheme="minorHAnsi" w:hAnsiTheme="minorHAnsi" w:cstheme="minorHAnsi"/>
                  <w:sz w:val="18"/>
                  <w:szCs w:val="18"/>
                  <w:lang w:val="es-ES"/>
                </w:rPr>
                <w:t>E</w:t>
              </w:r>
            </w:ins>
            <w:del w:author="Fernandez Luna, Angel Jose" w:date="2021-06-02T11:49:00Z" w:id="328">
              <w:r w:rsidDel="00DF02C1" w:rsidR="000B7507">
                <w:rPr>
                  <w:rFonts w:asciiTheme="minorHAnsi" w:hAnsiTheme="minorHAnsi" w:cstheme="minorHAnsi"/>
                  <w:sz w:val="18"/>
                  <w:szCs w:val="18"/>
                  <w:lang w:val="es-ES"/>
                </w:rPr>
                <w:delText>ATE</w:delText>
              </w:r>
            </w:del>
            <w:r>
              <w:rPr>
                <w:rFonts w:asciiTheme="minorHAnsi" w:hAnsiTheme="minorHAnsi" w:cstheme="minorHAnsi"/>
                <w:sz w:val="18"/>
                <w:szCs w:val="18"/>
                <w:lang w:val="es-ES"/>
              </w:rPr>
              <w:t>’ o ‘</w:t>
            </w:r>
            <w:ins w:author="Gabriel-Esteban Fractman Lazaro" w:date="2021-05-23T10:33:00Z" w:id="329">
              <w:r w:rsidR="000B7507">
                <w:rPr>
                  <w:rFonts w:asciiTheme="minorHAnsi" w:hAnsiTheme="minorHAnsi" w:cstheme="minorHAnsi"/>
                  <w:sz w:val="18"/>
                  <w:szCs w:val="18"/>
                  <w:lang w:val="es-ES"/>
                </w:rPr>
                <w:t>DE</w:t>
              </w:r>
            </w:ins>
            <w:ins w:author="Fernandez Luna, Angel Jose" w:date="2021-06-02T11:48:00Z" w:id="330">
              <w:r w:rsidR="00DF02C1">
                <w:rPr>
                  <w:rFonts w:asciiTheme="minorHAnsi" w:hAnsiTheme="minorHAnsi" w:cstheme="minorHAnsi"/>
                  <w:sz w:val="18"/>
                  <w:szCs w:val="18"/>
                  <w:lang w:val="es-ES"/>
                </w:rPr>
                <w:t>-</w:t>
              </w:r>
            </w:ins>
            <w:ins w:author="Gabriel-Esteban Fractman Lazaro" w:date="2021-05-23T10:33:00Z" w:id="331">
              <w:r w:rsidR="000B7507">
                <w:rPr>
                  <w:rFonts w:asciiTheme="minorHAnsi" w:hAnsiTheme="minorHAnsi" w:cstheme="minorHAnsi"/>
                  <w:sz w:val="18"/>
                  <w:szCs w:val="18"/>
                  <w:lang w:val="es-ES"/>
                </w:rPr>
                <w:t>ACTIVATE</w:t>
              </w:r>
            </w:ins>
            <w:r>
              <w:rPr>
                <w:rFonts w:asciiTheme="minorHAnsi" w:hAnsiTheme="minorHAnsi" w:cstheme="minorHAnsi"/>
                <w:sz w:val="18"/>
                <w:szCs w:val="18"/>
                <w:lang w:val="es-ES"/>
              </w:rPr>
              <w:t>’ en caso de ser un empleado activo o inactivo</w:t>
            </w:r>
          </w:p>
        </w:tc>
        <w:tc>
          <w:tcPr>
            <w:tcW w:w="1837" w:type="dxa"/>
          </w:tcPr>
          <w:p w:rsidRPr="007A7113" w:rsidR="00D14F13" w:rsidP="0087559F" w:rsidRDefault="00D14F13" w14:paraId="4BC6660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D744CD" w:rsidTr="0087559F" w14:paraId="443B684A" w14:textId="77777777">
        <w:tc>
          <w:tcPr>
            <w:cnfStyle w:val="001000000000" w:firstRow="0" w:lastRow="0" w:firstColumn="1" w:lastColumn="0" w:oddVBand="0" w:evenVBand="0" w:oddHBand="0" w:evenHBand="0" w:firstRowFirstColumn="0" w:firstRowLastColumn="0" w:lastRowFirstColumn="0" w:lastRowLastColumn="0"/>
            <w:tcW w:w="1980" w:type="dxa"/>
          </w:tcPr>
          <w:p w:rsidRPr="00D03EFB" w:rsidR="00D744CD" w:rsidP="00D744CD" w:rsidRDefault="00D744CD" w14:paraId="3AE72AAA" w14:textId="5F3473F0">
            <w:pPr>
              <w:rPr>
                <w:sz w:val="18"/>
                <w:szCs w:val="18"/>
                <w:lang w:val="es-ES"/>
              </w:rPr>
            </w:pPr>
            <w:r w:rsidRPr="00D03EFB">
              <w:rPr>
                <w:b w:val="0"/>
                <w:bCs w:val="0"/>
                <w:sz w:val="18"/>
                <w:szCs w:val="18"/>
                <w:lang w:val="es-ES"/>
              </w:rPr>
              <w:t>SRU</w:t>
            </w:r>
          </w:p>
        </w:tc>
        <w:tc>
          <w:tcPr>
            <w:tcW w:w="2268" w:type="dxa"/>
          </w:tcPr>
          <w:p w:rsidR="00D744CD" w:rsidP="00D744CD" w:rsidRDefault="00D744CD" w14:paraId="515C92E6" w14:textId="7A50945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Lugar de trabajo \ SRU</w:t>
            </w:r>
          </w:p>
        </w:tc>
        <w:tc>
          <w:tcPr>
            <w:tcW w:w="3544" w:type="dxa"/>
          </w:tcPr>
          <w:p w:rsidR="00D744CD" w:rsidP="00D744CD" w:rsidRDefault="00D744CD" w14:paraId="677C64E8" w14:textId="00583C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configurable del lugar de trabajo del empleado</w:t>
            </w:r>
          </w:p>
        </w:tc>
        <w:tc>
          <w:tcPr>
            <w:tcW w:w="1837" w:type="dxa"/>
          </w:tcPr>
          <w:p w:rsidR="00D744CD" w:rsidP="00D744CD" w:rsidRDefault="00D744CD" w14:paraId="2A3812F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D744CD" w:rsidTr="0087559F" w14:paraId="4FC591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D03EFB" w:rsidR="00D744CD" w:rsidP="00D744CD" w:rsidRDefault="00D744CD" w14:paraId="6FBC28BB" w14:textId="09EA21EA">
            <w:pPr>
              <w:rPr>
                <w:rFonts w:asciiTheme="minorHAnsi" w:hAnsiTheme="minorHAnsi" w:cstheme="minorHAnsi"/>
                <w:b w:val="0"/>
                <w:bCs w:val="0"/>
                <w:sz w:val="18"/>
                <w:szCs w:val="18"/>
                <w:lang w:val="es-ES"/>
              </w:rPr>
            </w:pPr>
            <w:r w:rsidRPr="00D03EFB">
              <w:rPr>
                <w:b w:val="0"/>
                <w:bCs w:val="0"/>
                <w:sz w:val="18"/>
                <w:szCs w:val="18"/>
                <w:lang w:val="es-ES"/>
              </w:rPr>
              <w:t>Nombre</w:t>
            </w:r>
          </w:p>
        </w:tc>
        <w:tc>
          <w:tcPr>
            <w:tcW w:w="2268" w:type="dxa"/>
          </w:tcPr>
          <w:p w:rsidR="00D744CD" w:rsidP="00D744CD" w:rsidRDefault="00D744CD" w14:paraId="20738765" w14:textId="56D64B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Nombre</w:t>
            </w:r>
          </w:p>
        </w:tc>
        <w:tc>
          <w:tcPr>
            <w:tcW w:w="3544" w:type="dxa"/>
          </w:tcPr>
          <w:p w:rsidR="00D744CD" w:rsidP="00D744CD" w:rsidRDefault="00D744CD" w14:paraId="0B1DF21B" w14:textId="7626891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837" w:type="dxa"/>
          </w:tcPr>
          <w:p w:rsidR="00D744CD" w:rsidP="00D744CD" w:rsidRDefault="00D744CD" w14:paraId="16DDA31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D744CD" w:rsidTr="0087559F" w14:paraId="52273CEC" w14:textId="77777777">
        <w:tc>
          <w:tcPr>
            <w:cnfStyle w:val="001000000000" w:firstRow="0" w:lastRow="0" w:firstColumn="1" w:lastColumn="0" w:oddVBand="0" w:evenVBand="0" w:oddHBand="0" w:evenHBand="0" w:firstRowFirstColumn="0" w:firstRowLastColumn="0" w:lastRowFirstColumn="0" w:lastRowLastColumn="0"/>
            <w:tcW w:w="1980" w:type="dxa"/>
          </w:tcPr>
          <w:p w:rsidRPr="00D03EFB" w:rsidR="00D744CD" w:rsidP="00D744CD" w:rsidRDefault="00D744CD" w14:paraId="300C9109" w14:textId="77777777">
            <w:pPr>
              <w:rPr>
                <w:rFonts w:asciiTheme="minorHAnsi" w:hAnsiTheme="minorHAnsi" w:cstheme="minorHAnsi"/>
                <w:b w:val="0"/>
                <w:bCs w:val="0"/>
                <w:sz w:val="18"/>
                <w:szCs w:val="18"/>
                <w:lang w:val="es-ES"/>
              </w:rPr>
            </w:pPr>
            <w:r w:rsidRPr="00D03EFB">
              <w:rPr>
                <w:b w:val="0"/>
                <w:bCs w:val="0"/>
                <w:sz w:val="18"/>
                <w:szCs w:val="18"/>
                <w:lang w:val="es-ES"/>
              </w:rPr>
              <w:t>Apellido 1</w:t>
            </w:r>
          </w:p>
        </w:tc>
        <w:tc>
          <w:tcPr>
            <w:tcW w:w="2268" w:type="dxa"/>
          </w:tcPr>
          <w:p w:rsidRPr="007A7113" w:rsidR="00D744CD" w:rsidP="00D744CD" w:rsidRDefault="00D744CD" w14:paraId="6D24D49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Primer apellido</w:t>
            </w:r>
          </w:p>
        </w:tc>
        <w:tc>
          <w:tcPr>
            <w:tcW w:w="3544" w:type="dxa"/>
          </w:tcPr>
          <w:p w:rsidRPr="007A7113" w:rsidR="00D744CD" w:rsidP="00D744CD" w:rsidRDefault="00D744CD" w14:paraId="38FBB7C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837" w:type="dxa"/>
          </w:tcPr>
          <w:p w:rsidRPr="007A7113" w:rsidR="00D744CD" w:rsidP="00D744CD" w:rsidRDefault="00D744CD" w14:paraId="2BC57BB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D744CD" w:rsidTr="0087559F" w14:paraId="552D19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Pr="00D03EFB" w:rsidR="00D744CD" w:rsidP="00D744CD" w:rsidRDefault="00D744CD" w14:paraId="4658FABB" w14:textId="77777777">
            <w:pPr>
              <w:rPr>
                <w:rFonts w:asciiTheme="minorHAnsi" w:hAnsiTheme="minorHAnsi" w:cstheme="minorHAnsi"/>
                <w:b w:val="0"/>
                <w:bCs w:val="0"/>
                <w:sz w:val="18"/>
                <w:szCs w:val="18"/>
                <w:lang w:val="es-ES"/>
              </w:rPr>
            </w:pPr>
            <w:r w:rsidRPr="00D03EFB">
              <w:rPr>
                <w:b w:val="0"/>
                <w:bCs w:val="0"/>
                <w:sz w:val="18"/>
                <w:szCs w:val="18"/>
                <w:lang w:val="es-ES"/>
              </w:rPr>
              <w:t>Apellido 2</w:t>
            </w:r>
          </w:p>
        </w:tc>
        <w:tc>
          <w:tcPr>
            <w:tcW w:w="2268" w:type="dxa"/>
          </w:tcPr>
          <w:p w:rsidR="00D744CD" w:rsidP="00D744CD" w:rsidRDefault="00D744CD" w14:paraId="5E97BF55" w14:textId="669777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w:t>
            </w:r>
            <w:r w:rsidR="00161D93">
              <w:rPr>
                <w:rFonts w:asciiTheme="minorHAnsi" w:hAnsiTheme="minorHAnsi" w:cstheme="minorHAnsi"/>
                <w:sz w:val="18"/>
                <w:szCs w:val="18"/>
                <w:lang w:val="es-ES"/>
              </w:rPr>
              <w:t xml:space="preserve"> </w:t>
            </w:r>
            <w:r>
              <w:rPr>
                <w:rFonts w:asciiTheme="minorHAnsi" w:hAnsiTheme="minorHAnsi" w:cstheme="minorHAnsi"/>
                <w:sz w:val="18"/>
                <w:szCs w:val="18"/>
                <w:lang w:val="es-ES"/>
              </w:rPr>
              <w:t>\ Segundo apellido</w:t>
            </w:r>
            <w:r w:rsidR="00161D93">
              <w:rPr>
                <w:rFonts w:asciiTheme="minorHAnsi" w:hAnsiTheme="minorHAnsi" w:cstheme="minorHAnsi"/>
                <w:sz w:val="18"/>
                <w:szCs w:val="18"/>
                <w:lang w:val="es-ES"/>
              </w:rPr>
              <w:t xml:space="preserve"> </w:t>
            </w:r>
          </w:p>
        </w:tc>
        <w:tc>
          <w:tcPr>
            <w:tcW w:w="3544" w:type="dxa"/>
          </w:tcPr>
          <w:p w:rsidR="00D744CD" w:rsidP="00D744CD" w:rsidRDefault="00D744CD" w14:paraId="7E94133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837" w:type="dxa"/>
          </w:tcPr>
          <w:p w:rsidR="00D744CD" w:rsidP="00D744CD" w:rsidRDefault="00D744CD" w14:paraId="11B12D8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bl>
    <w:p w:rsidR="00D14F13" w:rsidP="00D14F13" w:rsidRDefault="00D14F13" w14:paraId="16F97852" w14:textId="77777777">
      <w:pPr>
        <w:rPr>
          <w:lang w:val="es-ES" w:eastAsia="en-US"/>
        </w:rPr>
      </w:pPr>
    </w:p>
    <w:p w:rsidR="00BE27BA" w:rsidP="00BE27BA" w:rsidRDefault="00BE27BA" w14:paraId="6A9B77FC" w14:textId="77777777">
      <w:pPr>
        <w:rPr>
          <w:lang w:val="es-ES" w:eastAsia="en-US"/>
        </w:rPr>
      </w:pPr>
    </w:p>
    <w:p w:rsidRPr="00965136" w:rsidR="00BE27BA" w:rsidP="00BE27BA" w:rsidRDefault="00BE27BA" w14:paraId="6956E964" w14:textId="082E65C6">
      <w:pPr>
        <w:pStyle w:val="1TituloH1"/>
      </w:pPr>
      <w:bookmarkStart w:name="_Toc97208321" w:id="332"/>
      <w:r>
        <w:t>GROUP DIRECTORY</w:t>
      </w:r>
      <w:bookmarkEnd w:id="332"/>
    </w:p>
    <w:p w:rsidR="00CB185D" w:rsidP="00BE27BA" w:rsidRDefault="00CB185D" w14:paraId="286CB9CA" w14:textId="573B4ABA">
      <w:pPr>
        <w:pStyle w:val="2TituloH2"/>
      </w:pPr>
      <w:bookmarkStart w:name="_Toc97208322" w:id="333"/>
      <w:r>
        <w:t>DESCRIPCIÓN FUNCIONAL</w:t>
      </w:r>
      <w:bookmarkEnd w:id="333"/>
    </w:p>
    <w:p w:rsidRPr="00CB185D" w:rsidR="00CB185D" w:rsidP="00CB185D" w:rsidRDefault="00C01671" w14:paraId="18AEB915" w14:textId="242356C7">
      <w:pPr>
        <w:rPr>
          <w:lang w:val="es-ES" w:eastAsia="en-US"/>
        </w:rPr>
      </w:pPr>
      <w:r>
        <w:rPr>
          <w:lang w:val="es-ES" w:eastAsia="en-US"/>
        </w:rPr>
        <w:t xml:space="preserve">Esta interface </w:t>
      </w:r>
      <w:r w:rsidR="00CB185D">
        <w:rPr>
          <w:lang w:val="es-ES" w:eastAsia="en-US"/>
        </w:rPr>
        <w:t xml:space="preserve">incluirá información organizativa del empleado (colectivo, función, empresa, lugar de trabajo, fecha de inicio en el grupo) incluyendo la asociación </w:t>
      </w:r>
      <w:r w:rsidR="001C3029">
        <w:rPr>
          <w:lang w:val="es-ES" w:eastAsia="en-US"/>
        </w:rPr>
        <w:t xml:space="preserve">entre </w:t>
      </w:r>
      <w:r w:rsidR="00CB185D">
        <w:rPr>
          <w:lang w:val="es-ES" w:eastAsia="en-US"/>
        </w:rPr>
        <w:t xml:space="preserve">empleado </w:t>
      </w:r>
      <w:r w:rsidR="001C3029">
        <w:rPr>
          <w:lang w:val="es-ES" w:eastAsia="en-US"/>
        </w:rPr>
        <w:t>y</w:t>
      </w:r>
      <w:r w:rsidR="00CB185D">
        <w:rPr>
          <w:lang w:val="es-ES" w:eastAsia="en-US"/>
        </w:rPr>
        <w:t xml:space="preserve"> manager.</w:t>
      </w:r>
    </w:p>
    <w:p w:rsidR="00573CB2" w:rsidP="00BE27BA" w:rsidRDefault="00573CB2" w14:paraId="7B37035F" w14:textId="0A6A3B2C">
      <w:pPr>
        <w:pStyle w:val="2TituloH2"/>
      </w:pPr>
      <w:bookmarkStart w:name="_Toc97208323" w:id="334"/>
      <w:r>
        <w:t>TIPO DE EXPORTACIÓN</w:t>
      </w:r>
      <w:bookmarkEnd w:id="334"/>
    </w:p>
    <w:p w:rsidR="00573CB2" w:rsidP="00573CB2" w:rsidRDefault="00CB185D" w14:paraId="68DD5A66" w14:textId="3FFB3EC4">
      <w:pPr>
        <w:rPr>
          <w:lang w:val="es-ES" w:eastAsia="en-US"/>
        </w:rPr>
      </w:pPr>
      <w:r>
        <w:rPr>
          <w:lang w:val="es-ES" w:eastAsia="en-US"/>
        </w:rPr>
        <w:t>Para esta interface se usará un</w:t>
      </w:r>
      <w:r w:rsidR="00C01671">
        <w:rPr>
          <w:lang w:val="es-ES" w:eastAsia="en-US"/>
        </w:rPr>
        <w:t>a</w:t>
      </w:r>
      <w:r>
        <w:rPr>
          <w:lang w:val="es-ES" w:eastAsia="en-US"/>
        </w:rPr>
        <w:t xml:space="preserve"> e</w:t>
      </w:r>
      <w:r w:rsidR="00573CB2">
        <w:rPr>
          <w:lang w:val="es-ES" w:eastAsia="en-US"/>
        </w:rPr>
        <w:t>xportación de situación actual.</w:t>
      </w:r>
      <w:r w:rsidR="001C3029">
        <w:rPr>
          <w:lang w:val="es-ES" w:eastAsia="en-US"/>
        </w:rPr>
        <w:t xml:space="preserve"> </w:t>
      </w:r>
    </w:p>
    <w:p w:rsidR="00C8758B" w:rsidP="00573CB2" w:rsidRDefault="00C8758B" w14:paraId="24A3B12F" w14:textId="3AC18FD4">
      <w:pPr>
        <w:rPr>
          <w:lang w:val="es-ES" w:eastAsia="en-US"/>
        </w:rPr>
      </w:pPr>
      <w:r>
        <w:rPr>
          <w:lang w:val="es-ES" w:eastAsia="en-US"/>
        </w:rPr>
        <w:t xml:space="preserve">El formato de salida será en forma de archivo </w:t>
      </w:r>
      <w:commentRangeStart w:id="335"/>
      <w:r>
        <w:rPr>
          <w:lang w:val="es-ES" w:eastAsia="en-US"/>
        </w:rPr>
        <w:t>CSV</w:t>
      </w:r>
      <w:commentRangeEnd w:id="335"/>
      <w:r>
        <w:rPr>
          <w:rStyle w:val="Refdecomentario"/>
        </w:rPr>
        <w:commentReference w:id="335"/>
      </w:r>
      <w:r>
        <w:rPr>
          <w:lang w:val="es-ES" w:eastAsia="en-US"/>
        </w:rPr>
        <w:t xml:space="preserve"> .</w:t>
      </w:r>
    </w:p>
    <w:p w:rsidR="00C8758B" w:rsidP="00573CB2" w:rsidRDefault="00C8758B" w14:paraId="2EB786B1" w14:textId="062193DB">
      <w:pPr>
        <w:rPr>
          <w:lang w:val="es-ES" w:eastAsia="en-US"/>
        </w:rPr>
      </w:pPr>
      <w:r>
        <w:rPr>
          <w:lang w:val="es-ES" w:eastAsia="en-US"/>
        </w:rPr>
        <w:t>La frecuencia de ejecución será diaria.</w:t>
      </w:r>
    </w:p>
    <w:p w:rsidR="001C3029" w:rsidP="001C3029" w:rsidRDefault="001C3029" w14:paraId="047DF820" w14:textId="1518B7EA">
      <w:pPr>
        <w:pStyle w:val="2TituloH2"/>
      </w:pPr>
      <w:bookmarkStart w:name="_Toc97208324" w:id="336"/>
      <w:r>
        <w:t>CONDICIONES DE FILTRO</w:t>
      </w:r>
      <w:bookmarkEnd w:id="336"/>
    </w:p>
    <w:p w:rsidR="001C3029" w:rsidP="00573CB2" w:rsidRDefault="001C3029" w14:paraId="0A0CEC68" w14:textId="7703EEE2">
      <w:pPr>
        <w:rPr>
          <w:lang w:val="es-ES" w:eastAsia="en-US"/>
        </w:rPr>
      </w:pPr>
      <w:r>
        <w:rPr>
          <w:lang w:val="es-ES" w:eastAsia="en-US"/>
        </w:rPr>
        <w:t xml:space="preserve">La consulta filtrará por aquellos empleados activos al día de ejecución. </w:t>
      </w:r>
      <w:r w:rsidR="00C8758B">
        <w:rPr>
          <w:lang w:val="es-ES" w:eastAsia="en-US"/>
        </w:rPr>
        <w:t xml:space="preserve">Asimismo, las relaciones necesarias serán aquellas validas al día de ejecución, por lo que la consulta asociada aplicará la opción de </w:t>
      </w:r>
      <w:r w:rsidRPr="00C8758B" w:rsidR="00C8758B">
        <w:rPr>
          <w:i/>
          <w:iCs/>
          <w:lang w:val="es-ES" w:eastAsia="en-US"/>
        </w:rPr>
        <w:t>Filtro histórico a fecha de hoy</w:t>
      </w:r>
      <w:r w:rsidR="00C8758B">
        <w:rPr>
          <w:lang w:val="es-ES" w:eastAsia="en-US"/>
        </w:rPr>
        <w:t>.</w:t>
      </w:r>
    </w:p>
    <w:p w:rsidR="001C3029" w:rsidP="00573CB2" w:rsidRDefault="001C3029" w14:paraId="6AE27C5D" w14:textId="56D476CE">
      <w:pPr>
        <w:rPr>
          <w:lang w:val="es-ES" w:eastAsia="en-US"/>
        </w:rPr>
      </w:pPr>
      <w:r>
        <w:rPr>
          <w:lang w:val="es-ES" w:eastAsia="en-US"/>
        </w:rPr>
        <w:t>Se incluirán:</w:t>
      </w:r>
    </w:p>
    <w:p w:rsidR="001C3029" w:rsidP="00F722D9" w:rsidRDefault="001C3029" w14:paraId="2FDE92A1" w14:textId="5FF80C25">
      <w:pPr>
        <w:pStyle w:val="Prrafodelista"/>
        <w:numPr>
          <w:ilvl w:val="0"/>
          <w:numId w:val="19"/>
        </w:numPr>
        <w:rPr>
          <w:lang w:val="es-ES" w:eastAsia="en-US"/>
        </w:rPr>
      </w:pPr>
      <w:r>
        <w:rPr>
          <w:lang w:val="es-ES" w:eastAsia="en-US"/>
        </w:rPr>
        <w:t>Empleados fijos y temporales</w:t>
      </w:r>
    </w:p>
    <w:p w:rsidR="001C3029" w:rsidP="00436603" w:rsidRDefault="00C8758B" w14:paraId="3B0B78F8" w14:textId="6CB218E1">
      <w:pPr>
        <w:pStyle w:val="Prrafodelista"/>
        <w:rPr>
          <w:lang w:val="es-ES" w:eastAsia="en-US"/>
        </w:rPr>
      </w:pPr>
      <w:r w:rsidRPr="003147B8">
        <w:rPr>
          <w:lang w:val="es-ES" w:eastAsia="en-US"/>
        </w:rPr>
        <w:t xml:space="preserve">Empleados de </w:t>
      </w:r>
      <w:r w:rsidRPr="003147B8" w:rsidR="000B7507">
        <w:rPr>
          <w:lang w:val="es-ES" w:eastAsia="en-US"/>
        </w:rPr>
        <w:t xml:space="preserve">España para </w:t>
      </w:r>
      <w:r w:rsidRPr="003147B8">
        <w:rPr>
          <w:lang w:val="es-ES" w:eastAsia="en-US"/>
        </w:rPr>
        <w:t>todos los colectivos (tanto cuadros como no-cuadros</w:t>
      </w:r>
      <w:r w:rsidR="003147B8">
        <w:rPr>
          <w:lang w:val="es-ES" w:eastAsia="en-US"/>
        </w:rPr>
        <w:t xml:space="preserve">). Se excluyen los tipos de empleados </w:t>
      </w:r>
      <w:r w:rsidRPr="003147B8" w:rsidR="003147B8">
        <w:rPr>
          <w:lang w:val="es-ES" w:eastAsia="en-US"/>
        </w:rPr>
        <w:t>CD,CI1,CI2,CX,EX</w:t>
      </w:r>
      <w:r w:rsidR="003147B8">
        <w:rPr>
          <w:lang w:val="es-ES" w:eastAsia="en-US"/>
        </w:rPr>
        <w:t>.</w:t>
      </w:r>
      <w:del w:author="Fernandez Luna, Angel Jose" w:date="2021-06-02T11:53:00Z" w:id="337">
        <w:r w:rsidRPr="003147B8" w:rsidDel="00DF02C1" w:rsidR="000B7507">
          <w:rPr>
            <w:lang w:val="es-ES" w:eastAsia="en-US"/>
          </w:rPr>
          <w:delText>Cuadros</w:delText>
        </w:r>
        <w:r w:rsidRPr="003147B8" w:rsidDel="00DF02C1" w:rsidR="001C3029">
          <w:rPr>
            <w:lang w:val="es-ES" w:eastAsia="en-US"/>
          </w:rPr>
          <w:delText xml:space="preserve"> </w:delText>
        </w:r>
        <w:r w:rsidRPr="003147B8" w:rsidDel="00DF02C1" w:rsidR="000B7507">
          <w:rPr>
            <w:lang w:val="es-ES" w:eastAsia="en-US"/>
          </w:rPr>
          <w:delText xml:space="preserve">de </w:delText>
        </w:r>
        <w:r w:rsidRPr="003147B8" w:rsidDel="00DF02C1" w:rsidR="001C3029">
          <w:rPr>
            <w:lang w:val="es-ES" w:eastAsia="en-US"/>
          </w:rPr>
          <w:delText>Portugal y Marruecos</w:delText>
        </w:r>
      </w:del>
    </w:p>
    <w:p w:rsidR="003147B8" w:rsidP="00436603" w:rsidRDefault="003147B8" w14:paraId="07715DF6" w14:textId="77777777">
      <w:pPr>
        <w:pStyle w:val="Prrafodelista"/>
        <w:rPr>
          <w:lang w:val="es-ES" w:eastAsia="en-US"/>
        </w:rPr>
      </w:pPr>
    </w:p>
    <w:p w:rsidRPr="003147B8" w:rsidR="003147B8" w:rsidDel="00DF02C1" w:rsidP="00B017A0" w:rsidRDefault="003147B8" w14:paraId="7A4790D5" w14:textId="77777777">
      <w:pPr>
        <w:pStyle w:val="Prrafodelista"/>
        <w:numPr>
          <w:ilvl w:val="0"/>
          <w:numId w:val="19"/>
        </w:numPr>
        <w:rPr>
          <w:del w:author="Fernandez Luna, Angel Jose" w:date="2021-06-02T11:53:00Z" w:id="338"/>
          <w:lang w:val="es-ES" w:eastAsia="en-US"/>
        </w:rPr>
      </w:pPr>
    </w:p>
    <w:p w:rsidR="00436603" w:rsidP="00436603" w:rsidRDefault="00436603" w14:paraId="606E4044" w14:textId="00A46632">
      <w:pPr>
        <w:pStyle w:val="Prrafodelista"/>
        <w:rPr>
          <w:lang w:val="es-ES" w:eastAsia="en-US"/>
        </w:rPr>
      </w:pPr>
    </w:p>
    <w:p w:rsidRPr="00B65CE7" w:rsidR="00B65CE7" w:rsidP="00B65CE7" w:rsidRDefault="00B65CE7" w14:paraId="006A395D" w14:textId="41F2A3C0">
      <w:pPr>
        <w:pStyle w:val="2TituloH2"/>
      </w:pPr>
      <w:bookmarkStart w:name="_Toc97208325" w:id="339"/>
      <w:r w:rsidRPr="00B65CE7">
        <w:t>DESCRIPCIÓN DE CAMPOS</w:t>
      </w:r>
      <w:bookmarkEnd w:id="339"/>
    </w:p>
    <w:p w:rsidR="00B65CE7" w:rsidP="00B65CE7" w:rsidRDefault="00B65CE7" w14:paraId="3065FD83" w14:textId="2449B28F">
      <w:pPr>
        <w:rPr>
          <w:lang w:val="es-ES" w:eastAsia="en-US"/>
        </w:rPr>
      </w:pPr>
      <w:r w:rsidRPr="00B65CE7">
        <w:rPr>
          <w:lang w:val="es-ES" w:eastAsia="en-US"/>
        </w:rPr>
        <w:t xml:space="preserve">En el siguiente apartado se especificará el detalle y comportamiento de cada uno de los campos que conforman el fichero de la integración. </w:t>
      </w:r>
    </w:p>
    <w:p w:rsidR="00573CB2" w:rsidP="00573CB2" w:rsidRDefault="00573CB2" w14:paraId="4970D751" w14:textId="6166F9ED">
      <w:pPr>
        <w:rPr>
          <w:lang w:val="es-ES" w:eastAsia="en-US"/>
        </w:rPr>
      </w:pPr>
    </w:p>
    <w:tbl>
      <w:tblPr>
        <w:tblStyle w:val="Tablaconcuadrcula4-nfasis2"/>
        <w:tblW w:w="0" w:type="auto"/>
        <w:tblLook w:val="04A0" w:firstRow="1" w:lastRow="0" w:firstColumn="1" w:lastColumn="0" w:noHBand="0" w:noVBand="1"/>
      </w:tblPr>
      <w:tblGrid>
        <w:gridCol w:w="1937"/>
        <w:gridCol w:w="2210"/>
        <w:gridCol w:w="3425"/>
        <w:gridCol w:w="1778"/>
      </w:tblGrid>
      <w:tr w:rsidR="00CF00A5" w:rsidTr="00E54A6A" w14:paraId="116923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C01671" w:rsidR="00CF00A5" w:rsidP="00E54A6A" w:rsidRDefault="00CF00A5" w14:paraId="65FC77CA" w14:textId="77777777">
            <w:pPr>
              <w:jc w:val="center"/>
              <w:rPr>
                <w:color w:val="FFFFFF" w:themeColor="background1"/>
                <w:sz w:val="20"/>
                <w:szCs w:val="20"/>
                <w:lang w:val="es-ES"/>
              </w:rPr>
            </w:pPr>
            <w:r w:rsidRPr="00C01671">
              <w:rPr>
                <w:color w:val="FFFFFF" w:themeColor="background1"/>
                <w:sz w:val="20"/>
                <w:szCs w:val="20"/>
                <w:lang w:val="es-ES"/>
              </w:rPr>
              <w:t>Campo Interface</w:t>
            </w:r>
          </w:p>
        </w:tc>
        <w:tc>
          <w:tcPr>
            <w:tcW w:w="2210" w:type="dxa"/>
          </w:tcPr>
          <w:p w:rsidRPr="00C01671" w:rsidR="00CF00A5" w:rsidP="00E54A6A" w:rsidRDefault="00CF00A5" w14:paraId="218C70DA"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sidRPr="00C01671">
              <w:rPr>
                <w:color w:val="FFFFFF" w:themeColor="background1"/>
                <w:sz w:val="20"/>
                <w:szCs w:val="20"/>
                <w:lang w:val="es-ES"/>
              </w:rPr>
              <w:t>Campo Meta4 HR</w:t>
            </w:r>
          </w:p>
        </w:tc>
        <w:tc>
          <w:tcPr>
            <w:tcW w:w="3425" w:type="dxa"/>
          </w:tcPr>
          <w:p w:rsidRPr="00C01671" w:rsidR="00CF00A5" w:rsidP="00E54A6A" w:rsidRDefault="00CF00A5" w14:paraId="23D22753"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Observaciones</w:t>
            </w:r>
          </w:p>
        </w:tc>
        <w:tc>
          <w:tcPr>
            <w:tcW w:w="1778" w:type="dxa"/>
          </w:tcPr>
          <w:p w:rsidRPr="00C01671" w:rsidR="00CF00A5" w:rsidP="00E54A6A" w:rsidRDefault="00CF00A5" w14:paraId="503B639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ES"/>
              </w:rPr>
            </w:pPr>
            <w:r>
              <w:rPr>
                <w:color w:val="FFFFFF" w:themeColor="background1"/>
                <w:sz w:val="20"/>
                <w:szCs w:val="20"/>
                <w:lang w:val="es-ES"/>
              </w:rPr>
              <w:t>Detalle</w:t>
            </w:r>
          </w:p>
        </w:tc>
      </w:tr>
      <w:tr w:rsidRPr="001E4625" w:rsidR="00CF00A5" w:rsidTr="00E54A6A" w14:paraId="75D7B1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0994F7AC" w14:textId="77777777">
            <w:pPr>
              <w:rPr>
                <w:rFonts w:asciiTheme="minorHAnsi" w:hAnsiTheme="minorHAnsi" w:cstheme="minorHAnsi"/>
                <w:b w:val="0"/>
                <w:bCs w:val="0"/>
                <w:sz w:val="18"/>
                <w:szCs w:val="18"/>
                <w:lang w:val="es-ES"/>
              </w:rPr>
            </w:pPr>
            <w:r w:rsidRPr="00D03EFB">
              <w:rPr>
                <w:b w:val="0"/>
                <w:bCs w:val="0"/>
                <w:sz w:val="18"/>
                <w:szCs w:val="18"/>
                <w:lang w:val="es-ES"/>
              </w:rPr>
              <w:t>SGI</w:t>
            </w:r>
          </w:p>
        </w:tc>
        <w:tc>
          <w:tcPr>
            <w:tcW w:w="2210" w:type="dxa"/>
          </w:tcPr>
          <w:p w:rsidRPr="007A7113" w:rsidR="00CF00A5" w:rsidP="00E54A6A" w:rsidRDefault="003147B8" w14:paraId="32EE4585" w14:textId="331D111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7C2EE0">
              <w:rPr>
                <w:rFonts w:cstheme="minorHAnsi"/>
                <w:sz w:val="18"/>
                <w:szCs w:val="18"/>
                <w:lang w:val="es-ES"/>
              </w:rPr>
              <w:t>Campo configurable Global del m</w:t>
            </w:r>
            <w:r>
              <w:rPr>
                <w:rFonts w:cstheme="minorHAnsi"/>
                <w:sz w:val="18"/>
                <w:szCs w:val="18"/>
                <w:lang w:val="es-ES"/>
              </w:rPr>
              <w:t>antenimiento del periodo.</w:t>
            </w:r>
          </w:p>
        </w:tc>
        <w:tc>
          <w:tcPr>
            <w:tcW w:w="3425" w:type="dxa"/>
          </w:tcPr>
          <w:p w:rsidRPr="007A7113" w:rsidR="00CF00A5" w:rsidP="00E54A6A" w:rsidRDefault="00CF00A5" w14:paraId="79EDD674"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778" w:type="dxa"/>
          </w:tcPr>
          <w:p w:rsidRPr="007A7113" w:rsidR="00CF00A5" w:rsidP="00E54A6A" w:rsidRDefault="00CF00A5" w14:paraId="344929D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CF00A5" w:rsidTr="00E54A6A" w14:paraId="33ED9491"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EBC31D2" w14:textId="77777777">
            <w:pPr>
              <w:rPr>
                <w:rFonts w:asciiTheme="minorHAnsi" w:hAnsiTheme="minorHAnsi" w:cstheme="minorHAnsi"/>
                <w:b w:val="0"/>
                <w:bCs w:val="0"/>
                <w:sz w:val="18"/>
                <w:szCs w:val="18"/>
                <w:lang w:val="es-ES"/>
              </w:rPr>
            </w:pPr>
            <w:r w:rsidRPr="00D03EFB">
              <w:rPr>
                <w:b w:val="0"/>
                <w:bCs w:val="0"/>
                <w:sz w:val="18"/>
                <w:szCs w:val="18"/>
                <w:lang w:val="es-ES"/>
              </w:rPr>
              <w:t>Id. Empleado</w:t>
            </w:r>
          </w:p>
        </w:tc>
        <w:tc>
          <w:tcPr>
            <w:tcW w:w="2210" w:type="dxa"/>
          </w:tcPr>
          <w:p w:rsidRPr="007A7113" w:rsidR="00CF00A5" w:rsidP="00E54A6A" w:rsidRDefault="00CF00A5" w14:paraId="44D03B0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Id Persona</w:t>
            </w:r>
          </w:p>
        </w:tc>
        <w:tc>
          <w:tcPr>
            <w:tcW w:w="3425" w:type="dxa"/>
          </w:tcPr>
          <w:p w:rsidRPr="007A7113" w:rsidR="00CF00A5" w:rsidP="00E54A6A" w:rsidRDefault="00CF00A5" w14:paraId="037456A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778" w:type="dxa"/>
          </w:tcPr>
          <w:p w:rsidRPr="007A7113" w:rsidR="00CF00A5" w:rsidP="00E54A6A" w:rsidRDefault="00CF00A5" w14:paraId="212C19F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52B8C9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486BAC" w:rsidR="00CF00A5" w:rsidP="00E54A6A" w:rsidRDefault="00CF00A5" w14:paraId="3C69451C" w14:textId="77777777">
            <w:pPr>
              <w:rPr>
                <w:b w:val="0"/>
                <w:bCs w:val="0"/>
                <w:sz w:val="18"/>
                <w:szCs w:val="18"/>
                <w:lang w:val="es-ES"/>
              </w:rPr>
            </w:pPr>
            <w:r w:rsidRPr="00486BAC">
              <w:rPr>
                <w:b w:val="0"/>
                <w:bCs w:val="0"/>
                <w:sz w:val="18"/>
                <w:szCs w:val="18"/>
                <w:lang w:val="es-ES"/>
              </w:rPr>
              <w:t>Apellidos</w:t>
            </w:r>
          </w:p>
        </w:tc>
        <w:tc>
          <w:tcPr>
            <w:tcW w:w="2210" w:type="dxa"/>
          </w:tcPr>
          <w:p w:rsidR="00CF00A5" w:rsidP="00E54A6A" w:rsidRDefault="00CF00A5" w14:paraId="2D8D131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Apellidos</w:t>
            </w:r>
          </w:p>
        </w:tc>
        <w:tc>
          <w:tcPr>
            <w:tcW w:w="3425" w:type="dxa"/>
          </w:tcPr>
          <w:p w:rsidRPr="007A7113" w:rsidR="00CF00A5" w:rsidP="00E54A6A" w:rsidRDefault="00CF00A5" w14:paraId="18235ED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Campos concatenados separados por un especio Persona \ Primer apellido + Persona \ Segundo apellido</w:t>
            </w:r>
          </w:p>
        </w:tc>
        <w:tc>
          <w:tcPr>
            <w:tcW w:w="1778" w:type="dxa"/>
          </w:tcPr>
          <w:p w:rsidRPr="007A7113" w:rsidR="00CF00A5" w:rsidP="00E54A6A" w:rsidRDefault="00CF00A5" w14:paraId="1FF9F1A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486BAC" w:rsidR="00CF00A5" w:rsidTr="00E54A6A" w14:paraId="07690E00" w14:textId="77777777">
        <w:tc>
          <w:tcPr>
            <w:cnfStyle w:val="001000000000" w:firstRow="0" w:lastRow="0" w:firstColumn="1" w:lastColumn="0" w:oddVBand="0" w:evenVBand="0" w:oddHBand="0" w:evenHBand="0" w:firstRowFirstColumn="0" w:firstRowLastColumn="0" w:lastRowFirstColumn="0" w:lastRowLastColumn="0"/>
            <w:tcW w:w="1937" w:type="dxa"/>
          </w:tcPr>
          <w:p w:rsidRPr="00486BAC" w:rsidR="00CF00A5" w:rsidP="00E54A6A" w:rsidRDefault="00CF00A5" w14:paraId="16262671" w14:textId="77777777">
            <w:pPr>
              <w:rPr>
                <w:b w:val="0"/>
                <w:bCs w:val="0"/>
                <w:sz w:val="18"/>
                <w:szCs w:val="18"/>
                <w:lang w:val="es-ES"/>
              </w:rPr>
            </w:pPr>
            <w:r w:rsidRPr="00D03EFB">
              <w:rPr>
                <w:b w:val="0"/>
                <w:bCs w:val="0"/>
                <w:sz w:val="18"/>
                <w:szCs w:val="18"/>
                <w:lang w:val="es-ES"/>
              </w:rPr>
              <w:t>Nombre</w:t>
            </w:r>
          </w:p>
        </w:tc>
        <w:tc>
          <w:tcPr>
            <w:tcW w:w="2210" w:type="dxa"/>
          </w:tcPr>
          <w:p w:rsidR="00CF00A5" w:rsidP="00E54A6A" w:rsidRDefault="00CF00A5" w14:paraId="509D852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Nombre</w:t>
            </w:r>
          </w:p>
        </w:tc>
        <w:tc>
          <w:tcPr>
            <w:tcW w:w="3425" w:type="dxa"/>
          </w:tcPr>
          <w:p w:rsidR="00CF00A5" w:rsidP="00E54A6A" w:rsidRDefault="00CF00A5" w14:paraId="4609392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778" w:type="dxa"/>
          </w:tcPr>
          <w:p w:rsidRPr="007A7113" w:rsidR="00CF00A5" w:rsidP="00E54A6A" w:rsidRDefault="00CF00A5" w14:paraId="6AE251C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486BAC" w:rsidR="00CF00A5" w:rsidTr="00E54A6A" w14:paraId="225B23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486BAC" w:rsidR="00CF00A5" w:rsidP="00E54A6A" w:rsidRDefault="00CF00A5" w14:paraId="644AD876" w14:textId="77777777">
            <w:pPr>
              <w:rPr>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265F052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265489C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Pr="007A7113" w:rsidR="00CF00A5" w:rsidP="00E54A6A" w:rsidRDefault="00CF00A5" w14:paraId="1437238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486BAC" w:rsidR="00CF00A5" w:rsidTr="00E54A6A" w14:paraId="7FB8E453"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1D5E583E"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476BF40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37E730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Pr="007A7113" w:rsidR="00CF00A5" w:rsidP="00E54A6A" w:rsidRDefault="00CF00A5" w14:paraId="750FF1B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486BAC" w:rsidR="00CF00A5" w:rsidTr="00E54A6A" w14:paraId="7BE58C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731C4540"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1E99A74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07B23DF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Pr="007A7113" w:rsidR="00CF00A5" w:rsidP="00E54A6A" w:rsidRDefault="00CF00A5" w14:paraId="5BFFB592"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486BAC" w:rsidR="00CF00A5" w:rsidTr="00E54A6A" w14:paraId="346AA547"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304C5BB3"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7C66C14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0D10FC0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Pr="007A7113" w:rsidR="00CF00A5" w:rsidP="00E54A6A" w:rsidRDefault="00CF00A5" w14:paraId="5FA0BC7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CF00A5" w:rsidTr="00E54A6A" w14:paraId="5BA53C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7A536749" w14:textId="77777777">
            <w:pPr>
              <w:rPr>
                <w:rFonts w:asciiTheme="minorHAnsi" w:hAnsiTheme="minorHAnsi" w:cstheme="minorHAnsi"/>
                <w:b w:val="0"/>
                <w:bCs w:val="0"/>
                <w:sz w:val="18"/>
                <w:szCs w:val="18"/>
                <w:lang w:val="es-ES"/>
              </w:rPr>
            </w:pPr>
            <w:r w:rsidRPr="00D03EFB">
              <w:rPr>
                <w:b w:val="0"/>
                <w:bCs w:val="0"/>
                <w:sz w:val="18"/>
                <w:szCs w:val="18"/>
                <w:lang w:val="es-ES"/>
              </w:rPr>
              <w:t>Fec</w:t>
            </w:r>
            <w:r>
              <w:rPr>
                <w:b w:val="0"/>
                <w:bCs w:val="0"/>
                <w:sz w:val="18"/>
                <w:szCs w:val="18"/>
                <w:lang w:val="es-ES"/>
              </w:rPr>
              <w:t>ha</w:t>
            </w:r>
            <w:r w:rsidRPr="00D03EFB">
              <w:rPr>
                <w:b w:val="0"/>
                <w:bCs w:val="0"/>
                <w:sz w:val="18"/>
                <w:szCs w:val="18"/>
                <w:lang w:val="es-ES"/>
              </w:rPr>
              <w:t xml:space="preserve"> Nacimiento</w:t>
            </w:r>
          </w:p>
        </w:tc>
        <w:tc>
          <w:tcPr>
            <w:tcW w:w="2210" w:type="dxa"/>
          </w:tcPr>
          <w:p w:rsidR="00CF00A5" w:rsidP="00E54A6A" w:rsidRDefault="00CF00A5" w14:paraId="6CAE5B32"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Fecha nacimiento</w:t>
            </w:r>
          </w:p>
        </w:tc>
        <w:tc>
          <w:tcPr>
            <w:tcW w:w="3425" w:type="dxa"/>
          </w:tcPr>
          <w:p w:rsidR="00CF00A5" w:rsidP="00E54A6A" w:rsidRDefault="00CF00A5" w14:paraId="77ED7AC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Formato YYYYMMDD</w:t>
            </w:r>
          </w:p>
        </w:tc>
        <w:tc>
          <w:tcPr>
            <w:tcW w:w="1778" w:type="dxa"/>
          </w:tcPr>
          <w:p w:rsidR="00CF00A5" w:rsidP="00E54A6A" w:rsidRDefault="00CF00A5" w14:paraId="6C8C40F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2B85F166"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D1805FC" w14:textId="77777777">
            <w:pPr>
              <w:rPr>
                <w:rFonts w:asciiTheme="minorHAnsi" w:hAnsiTheme="minorHAnsi" w:cstheme="minorHAnsi"/>
                <w:b w:val="0"/>
                <w:bCs w:val="0"/>
                <w:sz w:val="18"/>
                <w:szCs w:val="18"/>
                <w:lang w:val="es-ES"/>
              </w:rPr>
            </w:pPr>
            <w:r w:rsidRPr="00D03EFB">
              <w:rPr>
                <w:b w:val="0"/>
                <w:bCs w:val="0"/>
                <w:sz w:val="18"/>
                <w:szCs w:val="18"/>
                <w:lang w:val="es-ES"/>
              </w:rPr>
              <w:t>País</w:t>
            </w:r>
          </w:p>
        </w:tc>
        <w:tc>
          <w:tcPr>
            <w:tcW w:w="2210" w:type="dxa"/>
          </w:tcPr>
          <w:p w:rsidRPr="007A7113" w:rsidR="00CF00A5" w:rsidP="00E54A6A" w:rsidRDefault="00CF00A5" w14:paraId="4DAA80E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Nacionalidad</w:t>
            </w:r>
          </w:p>
        </w:tc>
        <w:tc>
          <w:tcPr>
            <w:tcW w:w="3425" w:type="dxa"/>
          </w:tcPr>
          <w:p w:rsidRPr="007A7113" w:rsidR="00CF00A5" w:rsidP="00E54A6A" w:rsidRDefault="00CF00A5" w14:paraId="211F9DD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Trascodificado</w:t>
            </w:r>
            <w:proofErr w:type="spellEnd"/>
            <w:r>
              <w:rPr>
                <w:rFonts w:asciiTheme="minorHAnsi" w:hAnsiTheme="minorHAnsi" w:cstheme="minorHAnsi"/>
                <w:sz w:val="18"/>
                <w:szCs w:val="18"/>
                <w:lang w:val="es-ES"/>
              </w:rPr>
              <w:t xml:space="preserve"> a código de 3 posiciones concatenado con ‘</w:t>
            </w:r>
            <w:r w:rsidRPr="00486BAC">
              <w:rPr>
                <w:rFonts w:asciiTheme="minorHAnsi" w:hAnsiTheme="minorHAnsi" w:cstheme="minorHAnsi"/>
                <w:sz w:val="18"/>
                <w:szCs w:val="18"/>
                <w:lang w:val="es-ES"/>
              </w:rPr>
              <w:t>##</w:t>
            </w:r>
            <w:r>
              <w:rPr>
                <w:rFonts w:asciiTheme="minorHAnsi" w:hAnsiTheme="minorHAnsi" w:cstheme="minorHAnsi"/>
                <w:sz w:val="18"/>
                <w:szCs w:val="18"/>
                <w:lang w:val="es-ES"/>
              </w:rPr>
              <w:t>’</w:t>
            </w:r>
          </w:p>
        </w:tc>
        <w:tc>
          <w:tcPr>
            <w:tcW w:w="1778" w:type="dxa"/>
          </w:tcPr>
          <w:p w:rsidRPr="007A7113" w:rsidR="00CF00A5" w:rsidP="00E54A6A" w:rsidRDefault="00CF00A5" w14:paraId="54F73A5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088F8A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C8AAF12" w14:textId="77777777">
            <w:pPr>
              <w:rPr>
                <w:rFonts w:asciiTheme="minorHAnsi" w:hAnsiTheme="minorHAnsi" w:cstheme="minorHAnsi"/>
                <w:b w:val="0"/>
                <w:bCs w:val="0"/>
                <w:sz w:val="18"/>
                <w:szCs w:val="18"/>
                <w:lang w:val="es-ES"/>
              </w:rPr>
            </w:pPr>
            <w:r w:rsidRPr="00D03EFB">
              <w:rPr>
                <w:b w:val="0"/>
                <w:bCs w:val="0"/>
                <w:sz w:val="18"/>
                <w:szCs w:val="18"/>
                <w:lang w:val="es-ES"/>
              </w:rPr>
              <w:t>Tratamiento</w:t>
            </w:r>
          </w:p>
        </w:tc>
        <w:tc>
          <w:tcPr>
            <w:tcW w:w="2210" w:type="dxa"/>
          </w:tcPr>
          <w:p w:rsidRPr="007A7113" w:rsidR="00CF00A5" w:rsidP="00E54A6A" w:rsidRDefault="00CF00A5" w14:paraId="7F6B174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Género</w:t>
            </w:r>
          </w:p>
        </w:tc>
        <w:tc>
          <w:tcPr>
            <w:tcW w:w="3425" w:type="dxa"/>
          </w:tcPr>
          <w:p w:rsidRPr="00486BAC" w:rsidR="00CF00A5" w:rsidP="00E54A6A" w:rsidRDefault="00CF00A5" w14:paraId="4A692BE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486BAC">
              <w:rPr>
                <w:rFonts w:asciiTheme="minorHAnsi" w:hAnsiTheme="minorHAnsi" w:cstheme="minorHAnsi"/>
                <w:sz w:val="18"/>
                <w:szCs w:val="18"/>
                <w:lang w:val="es-ES"/>
              </w:rPr>
              <w:t>Campo</w:t>
            </w:r>
            <w:r>
              <w:rPr>
                <w:rFonts w:asciiTheme="minorHAnsi" w:hAnsiTheme="minorHAnsi" w:cstheme="minorHAnsi"/>
                <w:sz w:val="18"/>
                <w:szCs w:val="18"/>
                <w:lang w:val="es-ES"/>
              </w:rPr>
              <w:t xml:space="preserve"> calculado</w:t>
            </w:r>
            <w:r w:rsidRPr="00486BAC">
              <w:rPr>
                <w:rFonts w:asciiTheme="minorHAnsi" w:hAnsiTheme="minorHAnsi" w:cstheme="minorHAnsi"/>
                <w:sz w:val="18"/>
                <w:szCs w:val="18"/>
                <w:lang w:val="es-ES"/>
              </w:rPr>
              <w:t xml:space="preserve"> según regla (1-&gt;Mr., 2-&gt;Mrs.)</w:t>
            </w:r>
          </w:p>
        </w:tc>
        <w:tc>
          <w:tcPr>
            <w:tcW w:w="1778" w:type="dxa"/>
          </w:tcPr>
          <w:p w:rsidRPr="00486BAC" w:rsidR="00CF00A5" w:rsidP="00E54A6A" w:rsidRDefault="00CF00A5" w14:paraId="3FC520FE"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CF00A5" w:rsidTr="00E54A6A" w14:paraId="4997C671"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05BAEBD3" w14:textId="77777777">
            <w:pPr>
              <w:rPr>
                <w:rFonts w:asciiTheme="minorHAnsi" w:hAnsiTheme="minorHAnsi" w:cstheme="minorHAnsi"/>
                <w:b w:val="0"/>
                <w:bCs w:val="0"/>
                <w:sz w:val="18"/>
                <w:szCs w:val="18"/>
                <w:lang w:val="es-ES"/>
              </w:rPr>
            </w:pPr>
            <w:r w:rsidRPr="00D03EFB">
              <w:rPr>
                <w:b w:val="0"/>
                <w:bCs w:val="0"/>
                <w:sz w:val="18"/>
                <w:szCs w:val="18"/>
                <w:lang w:val="es-ES"/>
              </w:rPr>
              <w:t>Fec</w:t>
            </w:r>
            <w:r>
              <w:rPr>
                <w:b w:val="0"/>
                <w:bCs w:val="0"/>
                <w:sz w:val="18"/>
                <w:szCs w:val="18"/>
                <w:lang w:val="es-ES"/>
              </w:rPr>
              <w:t>ha</w:t>
            </w:r>
            <w:r w:rsidRPr="00D03EFB">
              <w:rPr>
                <w:b w:val="0"/>
                <w:bCs w:val="0"/>
                <w:sz w:val="18"/>
                <w:szCs w:val="18"/>
                <w:lang w:val="es-ES"/>
              </w:rPr>
              <w:t xml:space="preserve"> Ingreso Grupo</w:t>
            </w:r>
          </w:p>
        </w:tc>
        <w:tc>
          <w:tcPr>
            <w:tcW w:w="2210" w:type="dxa"/>
          </w:tcPr>
          <w:p w:rsidRPr="007A7113" w:rsidR="00CF00A5" w:rsidP="00E54A6A" w:rsidRDefault="00CF00A5" w14:paraId="6EF5A45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Período RH \ Fecha antigüedad</w:t>
            </w:r>
          </w:p>
        </w:tc>
        <w:tc>
          <w:tcPr>
            <w:tcW w:w="3425" w:type="dxa"/>
          </w:tcPr>
          <w:p w:rsidRPr="007A7113" w:rsidR="00CF00A5" w:rsidP="00E54A6A" w:rsidRDefault="00CF00A5" w14:paraId="60AD86C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Formato YYYYMMDD</w:t>
            </w:r>
          </w:p>
        </w:tc>
        <w:tc>
          <w:tcPr>
            <w:tcW w:w="1778" w:type="dxa"/>
          </w:tcPr>
          <w:p w:rsidRPr="007A7113" w:rsidR="00CF00A5" w:rsidP="00E54A6A" w:rsidRDefault="00CF00A5" w14:paraId="7C18418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59C7D1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5EA4BF94" w14:textId="77777777">
            <w:pPr>
              <w:rPr>
                <w:rFonts w:asciiTheme="minorHAnsi" w:hAnsiTheme="minorHAnsi" w:cstheme="minorHAnsi"/>
                <w:b w:val="0"/>
                <w:bCs w:val="0"/>
                <w:sz w:val="18"/>
                <w:szCs w:val="18"/>
                <w:lang w:val="es-ES"/>
              </w:rPr>
            </w:pPr>
            <w:r w:rsidRPr="00D03EFB">
              <w:rPr>
                <w:b w:val="0"/>
                <w:bCs w:val="0"/>
                <w:sz w:val="18"/>
                <w:szCs w:val="18"/>
                <w:lang w:val="es-ES"/>
              </w:rPr>
              <w:t>Puesto</w:t>
            </w:r>
          </w:p>
        </w:tc>
        <w:tc>
          <w:tcPr>
            <w:tcW w:w="2210" w:type="dxa"/>
          </w:tcPr>
          <w:p w:rsidR="00CF00A5" w:rsidP="00E54A6A" w:rsidRDefault="00CF00A5" w14:paraId="71568B7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Posición \ Puesto</w:t>
            </w:r>
          </w:p>
        </w:tc>
        <w:tc>
          <w:tcPr>
            <w:tcW w:w="3425" w:type="dxa"/>
          </w:tcPr>
          <w:p w:rsidR="00CF00A5" w:rsidP="00E54A6A" w:rsidRDefault="00CF00A5" w14:paraId="2032753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Código del puesto PS. Se envía un espacio en blanco.</w:t>
            </w:r>
          </w:p>
        </w:tc>
        <w:tc>
          <w:tcPr>
            <w:tcW w:w="1778" w:type="dxa"/>
          </w:tcPr>
          <w:p w:rsidR="00CF00A5" w:rsidP="00E54A6A" w:rsidRDefault="00CF00A5" w14:paraId="4AC745A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369C694F"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1BD711E" w14:textId="77777777">
            <w:pPr>
              <w:rPr>
                <w:rFonts w:asciiTheme="minorHAnsi" w:hAnsiTheme="minorHAnsi" w:cstheme="minorHAnsi"/>
                <w:b w:val="0"/>
                <w:bCs w:val="0"/>
                <w:sz w:val="18"/>
                <w:szCs w:val="18"/>
                <w:lang w:val="es-ES"/>
              </w:rPr>
            </w:pPr>
            <w:r w:rsidRPr="00D03EFB">
              <w:rPr>
                <w:b w:val="0"/>
                <w:bCs w:val="0"/>
                <w:sz w:val="18"/>
                <w:szCs w:val="18"/>
                <w:lang w:val="es-ES"/>
              </w:rPr>
              <w:t>Fec</w:t>
            </w:r>
            <w:r>
              <w:rPr>
                <w:b w:val="0"/>
                <w:bCs w:val="0"/>
                <w:sz w:val="18"/>
                <w:szCs w:val="18"/>
                <w:lang w:val="es-ES"/>
              </w:rPr>
              <w:t>ha</w:t>
            </w:r>
            <w:r w:rsidRPr="00D03EFB">
              <w:rPr>
                <w:b w:val="0"/>
                <w:bCs w:val="0"/>
                <w:sz w:val="18"/>
                <w:szCs w:val="18"/>
                <w:lang w:val="es-ES"/>
              </w:rPr>
              <w:t xml:space="preserve"> Efecto</w:t>
            </w:r>
          </w:p>
        </w:tc>
        <w:tc>
          <w:tcPr>
            <w:tcW w:w="2210" w:type="dxa"/>
          </w:tcPr>
          <w:p w:rsidR="00CF00A5" w:rsidP="00E54A6A" w:rsidRDefault="00CF00A5" w14:paraId="3BA986A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Posición \ Fecha Inicio</w:t>
            </w:r>
          </w:p>
        </w:tc>
        <w:tc>
          <w:tcPr>
            <w:tcW w:w="3425" w:type="dxa"/>
          </w:tcPr>
          <w:p w:rsidR="00CF00A5" w:rsidP="00E54A6A" w:rsidRDefault="00CF00A5" w14:paraId="719EBC8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Coindice con la fecha de inicio del Rol del empleado.</w:t>
            </w:r>
          </w:p>
        </w:tc>
        <w:tc>
          <w:tcPr>
            <w:tcW w:w="1778" w:type="dxa"/>
          </w:tcPr>
          <w:p w:rsidR="00CF00A5" w:rsidP="00E54A6A" w:rsidRDefault="00CF00A5" w14:paraId="71B48D4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710F20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980BC10"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4ABB8CC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814756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63E8B25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543201B7"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C6E2192"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580ACE5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319B5DB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3066009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5C1439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1D78A74B"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38B6AB9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52E23E7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4C8316F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638618E9"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0EE339F7"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3E33637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547AAE0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1743E4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4F4272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A768ACC"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20B7857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3B88A39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3F7AA0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66B9A318"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32CE663"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2C8F4A8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02B838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70617B0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56638F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7AB2AAC1"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334DA28E"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4461DF8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79CA066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51EA0079"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476C160"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1AE5584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6B78F59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1A733CA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778110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1920F1D5"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1FEA43F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793ED89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7B07DB9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50A09688"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D58FE41"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4A1ED47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BC98C5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1E196E1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341632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3BBBD21F"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2F78CCA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484ED60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1376152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3BC75E46"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52A17D44"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184F82A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3D55130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3C871E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7B200A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667281" w:rsidR="00CF00A5" w:rsidP="00E54A6A" w:rsidRDefault="00CF00A5" w14:paraId="6A7880B7" w14:textId="77777777">
            <w:pPr>
              <w:rPr>
                <w:rFonts w:ascii="Times New Roman" w:hAnsi="Times New Roman"/>
                <w:sz w:val="18"/>
                <w:szCs w:val="18"/>
                <w:lang w:val="es-ES"/>
              </w:rPr>
            </w:pPr>
            <w:r>
              <w:rPr>
                <w:b w:val="0"/>
                <w:bCs w:val="0"/>
                <w:sz w:val="18"/>
                <w:szCs w:val="18"/>
                <w:lang w:val="es-ES"/>
              </w:rPr>
              <w:t>ID Sector</w:t>
            </w:r>
          </w:p>
        </w:tc>
        <w:tc>
          <w:tcPr>
            <w:tcW w:w="2210" w:type="dxa"/>
          </w:tcPr>
          <w:p w:rsidR="00CF00A5" w:rsidP="00E54A6A" w:rsidRDefault="00CF00A5" w14:paraId="2BEECBC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Pr="00CF00A5" w:rsidR="00CF00A5" w:rsidP="00E54A6A" w:rsidRDefault="00CF00A5" w14:paraId="030CE00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CF00A5">
              <w:rPr>
                <w:rFonts w:asciiTheme="minorHAnsi" w:hAnsiTheme="minorHAnsi" w:cstheme="minorHAnsi"/>
                <w:sz w:val="18"/>
                <w:szCs w:val="18"/>
                <w:lang w:val="es-ES"/>
              </w:rPr>
              <w:t xml:space="preserve">Campo Vacío, únicamente lleva </w:t>
            </w:r>
            <w:proofErr w:type="gramStart"/>
            <w:r w:rsidRPr="00CF00A5">
              <w:rPr>
                <w:rFonts w:asciiTheme="minorHAnsi" w:hAnsiTheme="minorHAnsi" w:cstheme="minorHAnsi"/>
                <w:sz w:val="18"/>
                <w:szCs w:val="18"/>
                <w:lang w:val="es-ES"/>
              </w:rPr>
              <w:t>valor  P</w:t>
            </w:r>
            <w:proofErr w:type="gramEnd"/>
            <w:r w:rsidRPr="00CF00A5">
              <w:rPr>
                <w:rFonts w:asciiTheme="minorHAnsi" w:hAnsiTheme="minorHAnsi" w:cstheme="minorHAnsi"/>
                <w:sz w:val="18"/>
                <w:szCs w:val="18"/>
                <w:lang w:val="es-ES"/>
              </w:rPr>
              <w:t>01 si la COMPANY es 21120</w:t>
            </w:r>
          </w:p>
        </w:tc>
        <w:tc>
          <w:tcPr>
            <w:tcW w:w="1778" w:type="dxa"/>
          </w:tcPr>
          <w:p w:rsidR="00CF00A5" w:rsidP="00E54A6A" w:rsidRDefault="00CF00A5" w14:paraId="1FFAFF4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4FB8CBB8"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172CB696"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2965537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2F3FAD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38FCA7A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40EA42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7F6C3D10"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766F8C3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3064031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7D63CE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4B09F96C" w14:textId="77777777">
        <w:tc>
          <w:tcPr>
            <w:cnfStyle w:val="001000000000" w:firstRow="0" w:lastRow="0" w:firstColumn="1" w:lastColumn="0" w:oddVBand="0" w:evenVBand="0" w:oddHBand="0" w:evenHBand="0" w:firstRowFirstColumn="0" w:firstRowLastColumn="0" w:lastRowFirstColumn="0" w:lastRowLastColumn="0"/>
            <w:tcW w:w="1937" w:type="dxa"/>
          </w:tcPr>
          <w:p w:rsidRPr="00486BAC" w:rsidR="00CF00A5" w:rsidP="00E54A6A" w:rsidRDefault="00CF00A5" w14:paraId="7612969B" w14:textId="77777777">
            <w:pPr>
              <w:rPr>
                <w:b w:val="0"/>
                <w:bCs w:val="0"/>
                <w:sz w:val="18"/>
                <w:szCs w:val="18"/>
                <w:lang w:val="es-ES"/>
              </w:rPr>
            </w:pPr>
            <w:r w:rsidRPr="00D03EFB">
              <w:rPr>
                <w:b w:val="0"/>
                <w:bCs w:val="0"/>
                <w:sz w:val="18"/>
                <w:szCs w:val="18"/>
                <w:lang w:val="es-ES"/>
              </w:rPr>
              <w:t>SRU</w:t>
            </w:r>
          </w:p>
        </w:tc>
        <w:tc>
          <w:tcPr>
            <w:tcW w:w="2210" w:type="dxa"/>
          </w:tcPr>
          <w:p w:rsidR="00CF00A5" w:rsidP="00E54A6A" w:rsidRDefault="00CF00A5" w14:paraId="42289F1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Lugar de trabajo \ SRU</w:t>
            </w:r>
          </w:p>
        </w:tc>
        <w:tc>
          <w:tcPr>
            <w:tcW w:w="3425" w:type="dxa"/>
          </w:tcPr>
          <w:p w:rsidR="00CF00A5" w:rsidP="00E54A6A" w:rsidRDefault="00CF00A5" w14:paraId="2B6CD71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configurable del lugar de trabajo del empleado</w:t>
            </w:r>
          </w:p>
        </w:tc>
        <w:tc>
          <w:tcPr>
            <w:tcW w:w="1778" w:type="dxa"/>
          </w:tcPr>
          <w:p w:rsidR="00CF00A5" w:rsidP="00E54A6A" w:rsidRDefault="00CF00A5" w14:paraId="0984E9C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24DC09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58B2748E" w14:textId="77777777">
            <w:pPr>
              <w:rPr>
                <w:sz w:val="18"/>
                <w:szCs w:val="18"/>
                <w:lang w:val="es-ES"/>
              </w:rPr>
            </w:pPr>
            <w:r w:rsidRPr="00D03EFB">
              <w:rPr>
                <w:b w:val="0"/>
                <w:bCs w:val="0"/>
                <w:sz w:val="18"/>
                <w:szCs w:val="18"/>
                <w:lang w:val="es-ES"/>
              </w:rPr>
              <w:t>Company</w:t>
            </w:r>
          </w:p>
        </w:tc>
        <w:tc>
          <w:tcPr>
            <w:tcW w:w="2210" w:type="dxa"/>
          </w:tcPr>
          <w:p w:rsidR="00CF00A5" w:rsidP="00E54A6A" w:rsidRDefault="00CF00A5" w14:paraId="512E60F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Empresa \ Company</w:t>
            </w:r>
          </w:p>
        </w:tc>
        <w:tc>
          <w:tcPr>
            <w:tcW w:w="3425" w:type="dxa"/>
          </w:tcPr>
          <w:p w:rsidR="00CF00A5" w:rsidP="00E54A6A" w:rsidRDefault="00CF00A5" w14:paraId="7B4C08A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configurable de la empresa del empleado</w:t>
            </w:r>
          </w:p>
        </w:tc>
        <w:tc>
          <w:tcPr>
            <w:tcW w:w="1778" w:type="dxa"/>
          </w:tcPr>
          <w:p w:rsidR="00CF00A5" w:rsidP="00E54A6A" w:rsidRDefault="00CF00A5" w14:paraId="2EF5C039"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2A8DFE7C"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8624F59" w14:textId="77777777">
            <w:pPr>
              <w:rPr>
                <w:sz w:val="18"/>
                <w:szCs w:val="18"/>
                <w:lang w:val="es-ES"/>
              </w:rPr>
            </w:pPr>
            <w:r w:rsidRPr="00D03EFB">
              <w:rPr>
                <w:b w:val="0"/>
                <w:bCs w:val="0"/>
                <w:sz w:val="18"/>
                <w:szCs w:val="18"/>
                <w:lang w:val="es-ES"/>
              </w:rPr>
              <w:t>Establishment</w:t>
            </w:r>
          </w:p>
        </w:tc>
        <w:tc>
          <w:tcPr>
            <w:tcW w:w="2210" w:type="dxa"/>
          </w:tcPr>
          <w:p w:rsidR="00CF00A5" w:rsidP="00E54A6A" w:rsidRDefault="00CF00A5" w14:paraId="5E8ADE6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Lugar de trabajo \ Establishment</w:t>
            </w:r>
          </w:p>
        </w:tc>
        <w:tc>
          <w:tcPr>
            <w:tcW w:w="3425" w:type="dxa"/>
          </w:tcPr>
          <w:p w:rsidR="00CF00A5" w:rsidP="00E54A6A" w:rsidRDefault="00CF00A5" w14:paraId="1081E8F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configurable del lugar de trabajo del empleado</w:t>
            </w:r>
          </w:p>
        </w:tc>
        <w:tc>
          <w:tcPr>
            <w:tcW w:w="1778" w:type="dxa"/>
          </w:tcPr>
          <w:p w:rsidR="00CF00A5" w:rsidP="00E54A6A" w:rsidRDefault="00CF00A5" w14:paraId="62D1ED6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095056" w:rsidR="00CF00A5" w:rsidTr="00E54A6A" w14:paraId="4A2350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468A202"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5D1BDAB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0A2EDA9"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558428F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4F493EB7" w14:textId="77777777">
        <w:tc>
          <w:tcPr>
            <w:cnfStyle w:val="001000000000" w:firstRow="0" w:lastRow="0" w:firstColumn="1" w:lastColumn="0" w:oddVBand="0" w:evenVBand="0" w:oddHBand="0" w:evenHBand="0" w:firstRowFirstColumn="0" w:firstRowLastColumn="0" w:lastRowFirstColumn="0" w:lastRowLastColumn="0"/>
            <w:tcW w:w="1937" w:type="dxa"/>
          </w:tcPr>
          <w:p w:rsidRPr="008B3B85" w:rsidR="00CF00A5" w:rsidP="00E54A6A" w:rsidRDefault="00CF00A5" w14:paraId="47C242BC" w14:textId="77777777">
            <w:pPr>
              <w:rPr>
                <w:rFonts w:asciiTheme="minorHAnsi" w:hAnsiTheme="minorHAnsi" w:cstheme="minorHAnsi"/>
                <w:sz w:val="18"/>
                <w:szCs w:val="18"/>
                <w:lang w:val="es-ES"/>
              </w:rPr>
            </w:pPr>
            <w:r>
              <w:rPr>
                <w:rFonts w:asciiTheme="minorHAnsi" w:hAnsiTheme="minorHAnsi" w:cstheme="minorHAnsi"/>
                <w:b w:val="0"/>
                <w:bCs w:val="0"/>
                <w:sz w:val="18"/>
                <w:szCs w:val="18"/>
                <w:lang w:val="es-ES"/>
              </w:rPr>
              <w:t>Cadena Fija</w:t>
            </w:r>
          </w:p>
        </w:tc>
        <w:tc>
          <w:tcPr>
            <w:tcW w:w="2210" w:type="dxa"/>
          </w:tcPr>
          <w:p w:rsidR="00CF00A5" w:rsidP="00E54A6A" w:rsidRDefault="00CF00A5" w14:paraId="0286FB7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8B3B85">
              <w:rPr>
                <w:rFonts w:asciiTheme="minorHAnsi" w:hAnsiTheme="minorHAnsi" w:cstheme="minorHAnsi"/>
                <w:sz w:val="18"/>
                <w:szCs w:val="18"/>
                <w:lang w:val="es-ES"/>
              </w:rPr>
              <w:t>DLESP</w:t>
            </w:r>
          </w:p>
        </w:tc>
        <w:tc>
          <w:tcPr>
            <w:tcW w:w="3425" w:type="dxa"/>
          </w:tcPr>
          <w:p w:rsidR="00CF00A5" w:rsidP="00E54A6A" w:rsidRDefault="00CF00A5" w14:paraId="0F6AD86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778" w:type="dxa"/>
          </w:tcPr>
          <w:p w:rsidR="00CF00A5" w:rsidP="00E54A6A" w:rsidRDefault="00CF00A5" w14:paraId="10FCDA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225CF7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8B3B85" w:rsidR="00CF00A5" w:rsidP="00E54A6A" w:rsidRDefault="00CF00A5" w14:paraId="47F7CFB1" w14:textId="77777777">
            <w:pPr>
              <w:rPr>
                <w:b w:val="0"/>
                <w:bCs w:val="0"/>
                <w:sz w:val="18"/>
                <w:szCs w:val="18"/>
                <w:lang w:val="es-ES"/>
              </w:rPr>
            </w:pPr>
            <w:r w:rsidRPr="008B3B85">
              <w:rPr>
                <w:b w:val="0"/>
                <w:bCs w:val="0"/>
                <w:sz w:val="18"/>
                <w:szCs w:val="18"/>
                <w:lang w:val="es-ES"/>
              </w:rPr>
              <w:t>Cadena Fija</w:t>
            </w:r>
          </w:p>
        </w:tc>
        <w:tc>
          <w:tcPr>
            <w:tcW w:w="2210" w:type="dxa"/>
          </w:tcPr>
          <w:p w:rsidR="00CF00A5" w:rsidP="00E54A6A" w:rsidRDefault="00CF00A5" w14:paraId="08E791A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8B3B85">
              <w:rPr>
                <w:rFonts w:asciiTheme="minorHAnsi" w:hAnsiTheme="minorHAnsi" w:cstheme="minorHAnsi"/>
                <w:sz w:val="18"/>
                <w:szCs w:val="18"/>
                <w:lang w:val="es-ES"/>
              </w:rPr>
              <w:t>ESP</w:t>
            </w:r>
          </w:p>
        </w:tc>
        <w:tc>
          <w:tcPr>
            <w:tcW w:w="3425" w:type="dxa"/>
          </w:tcPr>
          <w:p w:rsidR="00CF00A5" w:rsidP="00E54A6A" w:rsidRDefault="00CF00A5" w14:paraId="36CB205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778" w:type="dxa"/>
          </w:tcPr>
          <w:p w:rsidR="00CF00A5" w:rsidP="00E54A6A" w:rsidRDefault="00CF00A5" w14:paraId="29A46254"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0816BA1D"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38617B5" w14:textId="77777777">
            <w:pPr>
              <w:rPr>
                <w:sz w:val="18"/>
                <w:szCs w:val="18"/>
                <w:lang w:val="es-ES"/>
              </w:rPr>
            </w:pPr>
            <w:proofErr w:type="spellStart"/>
            <w:r w:rsidRPr="00D03EFB">
              <w:rPr>
                <w:b w:val="0"/>
                <w:bCs w:val="0"/>
                <w:sz w:val="18"/>
                <w:szCs w:val="18"/>
                <w:lang w:val="es-ES"/>
              </w:rPr>
              <w:t>Filière</w:t>
            </w:r>
            <w:proofErr w:type="spellEnd"/>
          </w:p>
        </w:tc>
        <w:tc>
          <w:tcPr>
            <w:tcW w:w="2210" w:type="dxa"/>
          </w:tcPr>
          <w:p w:rsidR="00CF00A5" w:rsidP="00E54A6A" w:rsidRDefault="00CF00A5" w14:paraId="2A48633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 xml:space="preserve">Historial del Puesto \ Familia Puesto </w:t>
            </w:r>
          </w:p>
        </w:tc>
        <w:tc>
          <w:tcPr>
            <w:tcW w:w="3425" w:type="dxa"/>
          </w:tcPr>
          <w:p w:rsidR="00CF00A5" w:rsidP="00E54A6A" w:rsidRDefault="00CF00A5" w14:paraId="3612A3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ID Familia puesto</w:t>
            </w:r>
          </w:p>
        </w:tc>
        <w:tc>
          <w:tcPr>
            <w:tcW w:w="1778" w:type="dxa"/>
          </w:tcPr>
          <w:p w:rsidR="00CF00A5" w:rsidP="00E54A6A" w:rsidRDefault="00CF00A5" w14:paraId="041DD8E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5AC9AC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AEE93BE"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5DA6DC7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6565294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74ED9DB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2AE45B4E"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05EAF3E2"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219AC89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4A0F32F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4423C25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2952A6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158F79EF"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3C457AF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508A8DC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6E6EBCE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18177425"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62CCD3D4"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66E74CF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5280C7F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3183607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210AC1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56CF5F8B"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6C9148D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1CA5194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4C8A912"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29D33808"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34BF59C6" w14:textId="77777777">
            <w:pPr>
              <w:rPr>
                <w:sz w:val="18"/>
                <w:szCs w:val="18"/>
                <w:lang w:val="es-ES"/>
              </w:rPr>
            </w:pPr>
            <w:r w:rsidRPr="00486BAC">
              <w:rPr>
                <w:b w:val="0"/>
                <w:bCs w:val="0"/>
                <w:sz w:val="18"/>
                <w:szCs w:val="18"/>
                <w:lang w:val="es-ES"/>
              </w:rPr>
              <w:t>Vacío</w:t>
            </w:r>
          </w:p>
        </w:tc>
        <w:tc>
          <w:tcPr>
            <w:tcW w:w="2210" w:type="dxa"/>
          </w:tcPr>
          <w:p w:rsidR="00CF00A5" w:rsidP="00E54A6A" w:rsidRDefault="00CF00A5" w14:paraId="2BE3DA3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5F386A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124CDD5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07E049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486BAC" w:rsidR="00CF00A5" w:rsidP="00E54A6A" w:rsidRDefault="00CF00A5" w14:paraId="271948F3" w14:textId="77777777">
            <w:pPr>
              <w:rPr>
                <w:b w:val="0"/>
                <w:bCs w:val="0"/>
                <w:sz w:val="18"/>
                <w:szCs w:val="18"/>
                <w:lang w:val="es-ES"/>
              </w:rPr>
            </w:pPr>
            <w:r w:rsidRPr="00D03EFB">
              <w:rPr>
                <w:b w:val="0"/>
                <w:bCs w:val="0"/>
                <w:sz w:val="18"/>
                <w:szCs w:val="18"/>
                <w:lang w:val="es-ES"/>
              </w:rPr>
              <w:t>Mánager</w:t>
            </w:r>
          </w:p>
        </w:tc>
        <w:tc>
          <w:tcPr>
            <w:tcW w:w="2210" w:type="dxa"/>
          </w:tcPr>
          <w:p w:rsidR="00CF00A5" w:rsidP="00E54A6A" w:rsidRDefault="00CF00A5" w14:paraId="1010550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Cod SGI</w:t>
            </w:r>
          </w:p>
        </w:tc>
        <w:tc>
          <w:tcPr>
            <w:tcW w:w="3425" w:type="dxa"/>
          </w:tcPr>
          <w:p w:rsidR="00CF00A5" w:rsidP="00E54A6A" w:rsidRDefault="00CF00A5" w14:paraId="5D9B346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Es el responsable de tipo 01 (el tipo “estándar” de manager).</w:t>
            </w:r>
          </w:p>
        </w:tc>
        <w:tc>
          <w:tcPr>
            <w:tcW w:w="1778" w:type="dxa"/>
          </w:tcPr>
          <w:p w:rsidR="00CF00A5" w:rsidP="00E54A6A" w:rsidRDefault="00CF00A5" w14:paraId="2636301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4C41998F"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279878A" w14:textId="77777777">
            <w:pPr>
              <w:rPr>
                <w:sz w:val="18"/>
                <w:szCs w:val="18"/>
                <w:lang w:val="es-ES"/>
              </w:rPr>
            </w:pPr>
            <w:r w:rsidRPr="00D03EFB">
              <w:rPr>
                <w:b w:val="0"/>
                <w:bCs w:val="0"/>
                <w:sz w:val="18"/>
                <w:szCs w:val="18"/>
                <w:lang w:val="es-ES"/>
              </w:rPr>
              <w:t>Familia Puesto</w:t>
            </w:r>
          </w:p>
        </w:tc>
        <w:tc>
          <w:tcPr>
            <w:tcW w:w="2210" w:type="dxa"/>
          </w:tcPr>
          <w:p w:rsidR="00CF00A5" w:rsidP="00E54A6A" w:rsidRDefault="00CF00A5" w14:paraId="4B51959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Historial del Puesto \ Clasificación interna de puesto</w:t>
            </w:r>
          </w:p>
        </w:tc>
        <w:tc>
          <w:tcPr>
            <w:tcW w:w="3425" w:type="dxa"/>
          </w:tcPr>
          <w:p w:rsidR="00CF00A5" w:rsidP="00E54A6A" w:rsidRDefault="00CF00A5" w14:paraId="13E4C79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Trascodificado</w:t>
            </w:r>
            <w:proofErr w:type="spellEnd"/>
            <w:r>
              <w:rPr>
                <w:rFonts w:asciiTheme="minorHAnsi" w:hAnsiTheme="minorHAnsi" w:cstheme="minorHAnsi"/>
                <w:sz w:val="18"/>
                <w:szCs w:val="18"/>
                <w:lang w:val="es-ES"/>
              </w:rPr>
              <w:t xml:space="preserve"> según requerimientos</w:t>
            </w:r>
          </w:p>
        </w:tc>
        <w:tc>
          <w:tcPr>
            <w:tcW w:w="1778" w:type="dxa"/>
          </w:tcPr>
          <w:p w:rsidR="00CF00A5" w:rsidP="00E54A6A" w:rsidRDefault="00CF00A5" w14:paraId="4ACA418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349EB5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A803B9" w:rsidR="00CF00A5" w:rsidP="00E54A6A" w:rsidRDefault="00CF00A5" w14:paraId="0BACECE7" w14:textId="77777777">
            <w:pPr>
              <w:rPr>
                <w:b w:val="0"/>
                <w:bCs w:val="0"/>
                <w:sz w:val="18"/>
                <w:szCs w:val="18"/>
                <w:lang w:val="es-ES"/>
              </w:rPr>
            </w:pPr>
            <w:r w:rsidRPr="00A803B9">
              <w:rPr>
                <w:b w:val="0"/>
                <w:bCs w:val="0"/>
                <w:sz w:val="18"/>
                <w:szCs w:val="18"/>
                <w:lang w:val="es-ES"/>
              </w:rPr>
              <w:t>Puesto</w:t>
            </w:r>
          </w:p>
        </w:tc>
        <w:tc>
          <w:tcPr>
            <w:tcW w:w="2210" w:type="dxa"/>
          </w:tcPr>
          <w:p w:rsidR="00CF00A5" w:rsidP="00E54A6A" w:rsidRDefault="00CF00A5" w14:paraId="0409074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Puesto asociado al empleado</w:t>
            </w:r>
          </w:p>
        </w:tc>
        <w:tc>
          <w:tcPr>
            <w:tcW w:w="3425" w:type="dxa"/>
          </w:tcPr>
          <w:p w:rsidR="00CF00A5" w:rsidP="00E54A6A" w:rsidRDefault="00CF00A5" w14:paraId="6967F7F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Se muestra el ID del dato</w:t>
            </w:r>
          </w:p>
        </w:tc>
        <w:tc>
          <w:tcPr>
            <w:tcW w:w="1778" w:type="dxa"/>
          </w:tcPr>
          <w:p w:rsidR="00CF00A5" w:rsidP="00E54A6A" w:rsidRDefault="00CF00A5" w14:paraId="54A0B724"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3064CDAC"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7B6E4E6" w14:textId="77777777">
            <w:pPr>
              <w:rPr>
                <w:b w:val="0"/>
                <w:bCs w:val="0"/>
                <w:sz w:val="18"/>
                <w:szCs w:val="18"/>
                <w:lang w:val="es-ES"/>
              </w:rPr>
            </w:pPr>
            <w:r>
              <w:rPr>
                <w:b w:val="0"/>
                <w:bCs w:val="0"/>
                <w:sz w:val="18"/>
                <w:szCs w:val="18"/>
                <w:lang w:val="es-ES"/>
              </w:rPr>
              <w:t>Cadena Fija</w:t>
            </w:r>
          </w:p>
        </w:tc>
        <w:tc>
          <w:tcPr>
            <w:tcW w:w="2210" w:type="dxa"/>
          </w:tcPr>
          <w:p w:rsidR="00CF00A5" w:rsidP="00E54A6A" w:rsidRDefault="00CF00A5" w14:paraId="4E78192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A</w:t>
            </w:r>
          </w:p>
        </w:tc>
        <w:tc>
          <w:tcPr>
            <w:tcW w:w="3425" w:type="dxa"/>
          </w:tcPr>
          <w:p w:rsidR="00CF00A5" w:rsidP="00E54A6A" w:rsidRDefault="00CF00A5" w14:paraId="706ADA7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1778" w:type="dxa"/>
          </w:tcPr>
          <w:p w:rsidR="00CF00A5" w:rsidP="00E54A6A" w:rsidRDefault="00CF00A5" w14:paraId="4E4B0DF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6FEAB5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263317C0" w14:textId="77777777">
            <w:pPr>
              <w:rPr>
                <w:rFonts w:asciiTheme="minorHAnsi" w:hAnsiTheme="minorHAnsi" w:cstheme="minorHAnsi"/>
                <w:b w:val="0"/>
                <w:bCs w:val="0"/>
                <w:sz w:val="18"/>
                <w:szCs w:val="18"/>
                <w:lang w:val="es-ES"/>
              </w:rPr>
            </w:pPr>
            <w:r>
              <w:rPr>
                <w:rFonts w:asciiTheme="minorHAnsi" w:hAnsiTheme="minorHAnsi" w:cstheme="minorHAnsi"/>
                <w:b w:val="0"/>
                <w:bCs w:val="0"/>
                <w:sz w:val="18"/>
                <w:szCs w:val="18"/>
                <w:lang w:val="es-ES"/>
              </w:rPr>
              <w:t>Cadena Fija</w:t>
            </w:r>
          </w:p>
        </w:tc>
        <w:tc>
          <w:tcPr>
            <w:tcW w:w="2210" w:type="dxa"/>
          </w:tcPr>
          <w:p w:rsidR="00CF00A5" w:rsidP="00E54A6A" w:rsidRDefault="00CF00A5" w14:paraId="1122F98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TRUE</w:t>
            </w:r>
          </w:p>
        </w:tc>
        <w:tc>
          <w:tcPr>
            <w:tcW w:w="3425" w:type="dxa"/>
          </w:tcPr>
          <w:p w:rsidR="00CF00A5" w:rsidP="00E54A6A" w:rsidRDefault="00CF00A5" w14:paraId="05CC065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1778" w:type="dxa"/>
          </w:tcPr>
          <w:p w:rsidR="00CF00A5" w:rsidP="00E54A6A" w:rsidRDefault="00CF00A5" w14:paraId="7F1BFDF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5B723329" w14:textId="77777777">
        <w:tc>
          <w:tcPr>
            <w:cnfStyle w:val="001000000000" w:firstRow="0" w:lastRow="0" w:firstColumn="1" w:lastColumn="0" w:oddVBand="0" w:evenVBand="0" w:oddHBand="0" w:evenHBand="0" w:firstRowFirstColumn="0" w:firstRowLastColumn="0" w:lastRowFirstColumn="0" w:lastRowLastColumn="0"/>
            <w:tcW w:w="1937" w:type="dxa"/>
          </w:tcPr>
          <w:p w:rsidR="00CF00A5" w:rsidP="00E54A6A" w:rsidRDefault="00CF00A5" w14:paraId="1A49DDF6"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1ED4EDE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69B8627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61A6EA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4F1176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00CF00A5" w:rsidP="00E54A6A" w:rsidRDefault="00CF00A5" w14:paraId="472186EF"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6C424CE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468CF7B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2908BB9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4E569D04" w14:textId="77777777">
        <w:tc>
          <w:tcPr>
            <w:cnfStyle w:val="001000000000" w:firstRow="0" w:lastRow="0" w:firstColumn="1" w:lastColumn="0" w:oddVBand="0" w:evenVBand="0" w:oddHBand="0" w:evenHBand="0" w:firstRowFirstColumn="0" w:firstRowLastColumn="0" w:lastRowFirstColumn="0" w:lastRowLastColumn="0"/>
            <w:tcW w:w="1937" w:type="dxa"/>
          </w:tcPr>
          <w:p w:rsidR="00CF00A5" w:rsidP="00E54A6A" w:rsidRDefault="00CF00A5" w14:paraId="6C0D6C71"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5A062A4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3990D01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038CDF1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70B1E8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00CF00A5" w:rsidP="00E54A6A" w:rsidRDefault="00CF00A5" w14:paraId="6BD2765F"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0414052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0F15D57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53AB60E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CF00A5" w:rsidTr="00E54A6A" w14:paraId="38AC8AB4"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7437C508" w14:textId="77777777">
            <w:pPr>
              <w:rPr>
                <w:rFonts w:asciiTheme="minorHAnsi" w:hAnsiTheme="minorHAnsi" w:cstheme="minorHAnsi"/>
                <w:b w:val="0"/>
                <w:bCs w:val="0"/>
                <w:sz w:val="18"/>
                <w:szCs w:val="18"/>
                <w:lang w:val="es-ES"/>
              </w:rPr>
            </w:pPr>
            <w:r w:rsidRPr="00D03EFB">
              <w:rPr>
                <w:b w:val="0"/>
                <w:bCs w:val="0"/>
                <w:sz w:val="18"/>
                <w:szCs w:val="18"/>
                <w:lang w:val="es-ES"/>
              </w:rPr>
              <w:t>Sexo</w:t>
            </w:r>
          </w:p>
        </w:tc>
        <w:tc>
          <w:tcPr>
            <w:tcW w:w="2210" w:type="dxa"/>
          </w:tcPr>
          <w:p w:rsidR="00CF00A5" w:rsidP="00E54A6A" w:rsidRDefault="00CF00A5" w14:paraId="1A8EA6B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Persona \ Género</w:t>
            </w:r>
          </w:p>
        </w:tc>
        <w:tc>
          <w:tcPr>
            <w:tcW w:w="3425" w:type="dxa"/>
          </w:tcPr>
          <w:p w:rsidR="00CF00A5" w:rsidP="00E54A6A" w:rsidRDefault="00CF00A5" w14:paraId="6D9F6A9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Pr>
                <w:rFonts w:asciiTheme="minorHAnsi" w:hAnsiTheme="minorHAnsi" w:cstheme="minorHAnsi"/>
                <w:sz w:val="18"/>
                <w:szCs w:val="18"/>
                <w:lang w:val="es-ES"/>
              </w:rPr>
              <w:t>Trascodificado</w:t>
            </w:r>
            <w:proofErr w:type="spellEnd"/>
            <w:r>
              <w:rPr>
                <w:rFonts w:asciiTheme="minorHAnsi" w:hAnsiTheme="minorHAnsi" w:cstheme="minorHAnsi"/>
                <w:sz w:val="18"/>
                <w:szCs w:val="18"/>
                <w:lang w:val="es-ES"/>
              </w:rPr>
              <w:t xml:space="preserve"> según regla (1-&gt;H, 2-&gt;M)</w:t>
            </w:r>
          </w:p>
        </w:tc>
        <w:tc>
          <w:tcPr>
            <w:tcW w:w="1778" w:type="dxa"/>
          </w:tcPr>
          <w:p w:rsidR="00CF00A5" w:rsidP="00E54A6A" w:rsidRDefault="00CF00A5" w14:paraId="17C9ED9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36A40C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E51F4DB"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392B4AC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4CDF95B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38808CB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CF00A5" w:rsidR="00CF00A5" w:rsidTr="00E54A6A" w14:paraId="7B3EFBFA" w14:textId="77777777">
        <w:tc>
          <w:tcPr>
            <w:cnfStyle w:val="001000000000" w:firstRow="0" w:lastRow="0" w:firstColumn="1" w:lastColumn="0" w:oddVBand="0" w:evenVBand="0" w:oddHBand="0" w:evenHBand="0" w:firstRowFirstColumn="0" w:firstRowLastColumn="0" w:lastRowFirstColumn="0" w:lastRowLastColumn="0"/>
            <w:tcW w:w="1937" w:type="dxa"/>
          </w:tcPr>
          <w:p w:rsidRPr="00D03EFB" w:rsidR="00CF00A5" w:rsidP="00E54A6A" w:rsidRDefault="00CF00A5" w14:paraId="4E6E0218" w14:textId="77777777">
            <w:pPr>
              <w:rPr>
                <w:rFonts w:asciiTheme="minorHAnsi" w:hAnsiTheme="minorHAnsi" w:cstheme="minorHAnsi"/>
                <w:b w:val="0"/>
                <w:bCs w:val="0"/>
                <w:sz w:val="18"/>
                <w:szCs w:val="18"/>
                <w:lang w:val="es-ES"/>
              </w:rPr>
            </w:pPr>
            <w:r w:rsidRPr="00486BAC">
              <w:rPr>
                <w:b w:val="0"/>
                <w:bCs w:val="0"/>
                <w:sz w:val="18"/>
                <w:szCs w:val="18"/>
                <w:lang w:val="es-ES"/>
              </w:rPr>
              <w:t>Vacío</w:t>
            </w:r>
          </w:p>
        </w:tc>
        <w:tc>
          <w:tcPr>
            <w:tcW w:w="2210" w:type="dxa"/>
          </w:tcPr>
          <w:p w:rsidR="00CF00A5" w:rsidP="00E54A6A" w:rsidRDefault="00CF00A5" w14:paraId="6D532A3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c>
          <w:tcPr>
            <w:tcW w:w="3425" w:type="dxa"/>
          </w:tcPr>
          <w:p w:rsidR="00CF00A5" w:rsidP="00E54A6A" w:rsidRDefault="00CF00A5" w14:paraId="2A881FA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Vacío</w:t>
            </w:r>
          </w:p>
        </w:tc>
        <w:tc>
          <w:tcPr>
            <w:tcW w:w="1778" w:type="dxa"/>
          </w:tcPr>
          <w:p w:rsidR="00CF00A5" w:rsidP="00E54A6A" w:rsidRDefault="00CF00A5" w14:paraId="433249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bl>
    <w:p w:rsidR="00573CB2" w:rsidP="00573CB2" w:rsidRDefault="00573CB2" w14:paraId="468EE4EB" w14:textId="72F0F3D1">
      <w:pPr>
        <w:rPr>
          <w:lang w:val="es-ES" w:eastAsia="en-US"/>
        </w:rPr>
      </w:pPr>
    </w:p>
    <w:p w:rsidR="008A60F0" w:rsidP="008A60F0" w:rsidRDefault="008A60F0" w14:paraId="39DD9C6C" w14:textId="6D109F65">
      <w:pPr>
        <w:pStyle w:val="1TituloH1"/>
      </w:pPr>
      <w:bookmarkStart w:name="_Toc97208326" w:id="340"/>
      <w:r>
        <w:t>ORGANIGRAMAS (ORG PUBLISHER)</w:t>
      </w:r>
      <w:bookmarkEnd w:id="340"/>
    </w:p>
    <w:p w:rsidR="008A60F0" w:rsidP="008A60F0" w:rsidRDefault="008A60F0" w14:paraId="1F3FE6E0" w14:textId="7188D924">
      <w:pPr>
        <w:rPr>
          <w:lang w:val="es-ES" w:eastAsia="fr-FR"/>
        </w:rPr>
      </w:pPr>
    </w:p>
    <w:p w:rsidR="008A60F0" w:rsidP="008A60F0" w:rsidRDefault="00985D85" w14:paraId="29FF3C01" w14:textId="515DAAAF">
      <w:pPr>
        <w:pStyle w:val="2TituloH2"/>
      </w:pPr>
      <w:bookmarkStart w:name="_Toc97208327" w:id="341"/>
      <w:r>
        <w:t>ALCANCE DE LA EXPORTACIÓN</w:t>
      </w:r>
      <w:bookmarkEnd w:id="341"/>
    </w:p>
    <w:p w:rsidR="00985D85" w:rsidP="00985D85" w:rsidRDefault="00985D85" w14:paraId="30C89FFC" w14:textId="5B9564C9">
      <w:pPr>
        <w:rPr>
          <w:lang w:val="es-ES" w:eastAsia="en-US"/>
        </w:rPr>
      </w:pPr>
      <w:r>
        <w:rPr>
          <w:lang w:val="es-ES" w:eastAsia="en-US"/>
        </w:rPr>
        <w:t xml:space="preserve">La exportación de Organigramas exportará la información vigente a la fecha de ejecución para ser utilizada en la aplicación </w:t>
      </w:r>
      <w:proofErr w:type="spellStart"/>
      <w:r>
        <w:rPr>
          <w:lang w:val="es-ES" w:eastAsia="en-US"/>
        </w:rPr>
        <w:t>Org</w:t>
      </w:r>
      <w:proofErr w:type="spellEnd"/>
      <w:r>
        <w:rPr>
          <w:lang w:val="es-ES" w:eastAsia="en-US"/>
        </w:rPr>
        <w:t xml:space="preserve"> Publisher.</w:t>
      </w:r>
    </w:p>
    <w:p w:rsidR="00985D85" w:rsidP="00985D85" w:rsidRDefault="00985D85" w14:paraId="1BAE6423" w14:textId="77777777">
      <w:pPr>
        <w:rPr>
          <w:lang w:val="es-ES" w:eastAsia="en-US"/>
        </w:rPr>
      </w:pPr>
      <w:r>
        <w:rPr>
          <w:lang w:val="es-ES" w:eastAsia="en-US"/>
        </w:rPr>
        <w:t>Constará de dos tipos de ficheros, uno para el Organigrama de Posiciones y uno para el Organigrama de Sociedades.</w:t>
      </w:r>
    </w:p>
    <w:p w:rsidR="00985D85" w:rsidP="00985D85" w:rsidRDefault="00985D85" w14:paraId="0C44412D" w14:textId="77777777">
      <w:pPr>
        <w:rPr>
          <w:lang w:val="es-ES" w:eastAsia="en-US"/>
        </w:rPr>
      </w:pPr>
      <w:r>
        <w:rPr>
          <w:lang w:val="es-ES" w:eastAsia="en-US"/>
        </w:rPr>
        <w:t xml:space="preserve">Desde el punto de vista del desarrollo se crearán dos exportaciones, una para cada tipo de fichero. </w:t>
      </w:r>
    </w:p>
    <w:p w:rsidR="00985D85" w:rsidP="00985D85" w:rsidRDefault="00985D85" w14:paraId="31850023" w14:textId="77777777">
      <w:pPr>
        <w:rPr>
          <w:lang w:val="es-ES" w:eastAsia="en-US"/>
        </w:rPr>
      </w:pPr>
      <w:r>
        <w:rPr>
          <w:lang w:val="es-ES" w:eastAsia="en-US"/>
        </w:rPr>
        <w:t xml:space="preserve">Para el Organigrama de Sociedades </w:t>
      </w:r>
      <w:proofErr w:type="spellStart"/>
      <w:r>
        <w:rPr>
          <w:lang w:val="es-ES" w:eastAsia="en-US"/>
        </w:rPr>
        <w:t>SantGobain</w:t>
      </w:r>
      <w:proofErr w:type="spellEnd"/>
      <w:r>
        <w:rPr>
          <w:lang w:val="es-ES" w:eastAsia="en-US"/>
        </w:rPr>
        <w:t xml:space="preserve"> deberá solicitar replicar la exportación todas las veces que sea necesario </w:t>
      </w:r>
      <w:proofErr w:type="gramStart"/>
      <w:r>
        <w:rPr>
          <w:lang w:val="es-ES" w:eastAsia="en-US"/>
        </w:rPr>
        <w:t>de acuerdo a</w:t>
      </w:r>
      <w:proofErr w:type="gramEnd"/>
      <w:r>
        <w:rPr>
          <w:lang w:val="es-ES" w:eastAsia="en-US"/>
        </w:rPr>
        <w:t xml:space="preserve"> las poblaciones que necesite exportar, incorporando el filtro necesario en cada consulta. Esta tarea tendrá coste adicional a partir de ½ jornada de consultoría, a estimar en cada caso. </w:t>
      </w:r>
    </w:p>
    <w:p w:rsidR="00985D85" w:rsidP="00985D85" w:rsidRDefault="00985D85" w14:paraId="56631FAC" w14:textId="77777777">
      <w:pPr>
        <w:rPr>
          <w:lang w:val="es-ES" w:eastAsia="en-US"/>
        </w:rPr>
      </w:pPr>
      <w:r>
        <w:rPr>
          <w:lang w:val="es-ES" w:eastAsia="en-US"/>
        </w:rPr>
        <w:t xml:space="preserve">Como alternativa se propone incorporar un campo configurable “Organigrama” a las unidades organizativas para que ese campo se exporte en la interfaz y </w:t>
      </w:r>
      <w:proofErr w:type="spellStart"/>
      <w:r>
        <w:rPr>
          <w:lang w:val="es-ES" w:eastAsia="en-US"/>
        </w:rPr>
        <w:t>SaintGobain</w:t>
      </w:r>
      <w:proofErr w:type="spellEnd"/>
      <w:r>
        <w:rPr>
          <w:lang w:val="es-ES" w:eastAsia="en-US"/>
        </w:rPr>
        <w:t xml:space="preserve"> pueda filtrar fuera de Meta4 las poblaciones que necesite. Este campo se utilizaría para el filtro y para los literales de Box </w:t>
      </w:r>
      <w:proofErr w:type="spellStart"/>
      <w:r>
        <w:rPr>
          <w:lang w:val="es-ES" w:eastAsia="en-US"/>
        </w:rPr>
        <w:t>Title</w:t>
      </w:r>
      <w:proofErr w:type="spellEnd"/>
      <w:r>
        <w:rPr>
          <w:lang w:val="es-ES" w:eastAsia="en-US"/>
        </w:rPr>
        <w:t xml:space="preserve"> y Link.</w:t>
      </w:r>
    </w:p>
    <w:p w:rsidR="00985D85" w:rsidP="00985D85" w:rsidRDefault="00985D85" w14:paraId="10AAA0B4" w14:textId="0FA88760">
      <w:pPr>
        <w:rPr>
          <w:lang w:val="es-ES" w:eastAsia="en-US"/>
        </w:rPr>
      </w:pPr>
    </w:p>
    <w:p w:rsidR="00985D85" w:rsidP="00985D85" w:rsidRDefault="00985D85" w14:paraId="6B5752AA" w14:textId="77777777">
      <w:pPr>
        <w:pStyle w:val="2TituloH2"/>
      </w:pPr>
      <w:bookmarkStart w:name="_Toc97208328" w:id="342"/>
      <w:r>
        <w:t>DESCRIPCIÓN FUNCIONAL</w:t>
      </w:r>
      <w:bookmarkEnd w:id="342"/>
    </w:p>
    <w:p w:rsidR="00985D85" w:rsidP="00985D85" w:rsidRDefault="00985D85" w14:paraId="100B2FA8" w14:textId="77777777">
      <w:pPr>
        <w:pStyle w:val="3TituloH3"/>
      </w:pPr>
      <w:bookmarkStart w:name="_Toc97208329" w:id="343"/>
      <w:r>
        <w:t>Cuadros</w:t>
      </w:r>
      <w:bookmarkEnd w:id="343"/>
    </w:p>
    <w:p w:rsidR="00985D85" w:rsidP="00985D85" w:rsidRDefault="00985D85" w14:paraId="18300917" w14:textId="77777777">
      <w:pPr>
        <w:rPr>
          <w:lang w:val="es-ES" w:eastAsia="en-US"/>
        </w:rPr>
      </w:pPr>
      <w:r>
        <w:rPr>
          <w:lang w:val="es-ES" w:eastAsia="en-US"/>
        </w:rPr>
        <w:t xml:space="preserve">Esta interface extraerá la información de situación actual de todas las Posiciones con nivel &gt; a 0. Para poder extraer la información será necesario que </w:t>
      </w:r>
      <w:proofErr w:type="spellStart"/>
      <w:r>
        <w:rPr>
          <w:lang w:val="es-ES" w:eastAsia="en-US"/>
        </w:rPr>
        <w:t>SaintGobain</w:t>
      </w:r>
      <w:proofErr w:type="spellEnd"/>
      <w:r>
        <w:rPr>
          <w:lang w:val="es-ES" w:eastAsia="en-US"/>
        </w:rPr>
        <w:t xml:space="preserve"> actualice el árbol de posiciones de Meta4 SaaS Global.</w:t>
      </w:r>
    </w:p>
    <w:p w:rsidR="00985D85" w:rsidP="00985D85" w:rsidRDefault="00985D85" w14:paraId="05D96EA8" w14:textId="77777777">
      <w:pPr>
        <w:rPr>
          <w:lang w:val="es-ES" w:eastAsia="en-US"/>
        </w:rPr>
      </w:pPr>
      <w:r>
        <w:rPr>
          <w:lang w:val="es-ES" w:eastAsia="en-US"/>
        </w:rPr>
        <w:t>También deberá actualizar, cuando sea necesario, los campos Temporalidad y Posición clave de la tabla Posiciones.</w:t>
      </w:r>
    </w:p>
    <w:p w:rsidR="00985D85" w:rsidP="00985D85" w:rsidRDefault="00985D85" w14:paraId="0176D876" w14:textId="77777777">
      <w:pPr>
        <w:rPr>
          <w:lang w:val="es-ES" w:eastAsia="en-US"/>
        </w:rPr>
      </w:pPr>
      <w:r>
        <w:rPr>
          <w:lang w:val="es-ES" w:eastAsia="en-US"/>
        </w:rPr>
        <w:t xml:space="preserve">Temporalidad se utilizará para registrar el Box </w:t>
      </w:r>
      <w:proofErr w:type="spellStart"/>
      <w:r>
        <w:rPr>
          <w:lang w:val="es-ES" w:eastAsia="en-US"/>
        </w:rPr>
        <w:t>Sequence</w:t>
      </w:r>
      <w:proofErr w:type="spellEnd"/>
      <w:r>
        <w:rPr>
          <w:lang w:val="es-ES" w:eastAsia="en-US"/>
        </w:rPr>
        <w:t>.</w:t>
      </w:r>
    </w:p>
    <w:p w:rsidR="00985D85" w:rsidP="00985D85" w:rsidRDefault="00985D85" w14:paraId="475AC789" w14:textId="77777777">
      <w:pPr>
        <w:rPr>
          <w:lang w:val="es-ES" w:eastAsia="en-US"/>
        </w:rPr>
      </w:pPr>
      <w:r>
        <w:rPr>
          <w:lang w:val="es-ES" w:eastAsia="en-US"/>
        </w:rPr>
        <w:t xml:space="preserve">Posición clave para registrar el Box </w:t>
      </w:r>
      <w:proofErr w:type="spellStart"/>
      <w:r>
        <w:rPr>
          <w:lang w:val="es-ES" w:eastAsia="en-US"/>
        </w:rPr>
        <w:t>Type</w:t>
      </w:r>
      <w:proofErr w:type="spellEnd"/>
      <w:r>
        <w:rPr>
          <w:lang w:val="es-ES" w:eastAsia="en-US"/>
        </w:rPr>
        <w:t>. El valor 1 (</w:t>
      </w:r>
      <w:proofErr w:type="spellStart"/>
      <w:r>
        <w:rPr>
          <w:lang w:val="es-ES" w:eastAsia="en-US"/>
        </w:rPr>
        <w:t>checked</w:t>
      </w:r>
      <w:proofErr w:type="spellEnd"/>
      <w:r>
        <w:rPr>
          <w:lang w:val="es-ES" w:eastAsia="en-US"/>
        </w:rPr>
        <w:t>) corresponderá con el valor K, y el 0 será H.</w:t>
      </w:r>
    </w:p>
    <w:p w:rsidR="00985D85" w:rsidP="00985D85" w:rsidRDefault="00985D85" w14:paraId="00A5B41B" w14:textId="77777777">
      <w:pPr>
        <w:rPr>
          <w:lang w:val="es-ES" w:eastAsia="en-US"/>
        </w:rPr>
      </w:pPr>
    </w:p>
    <w:p w:rsidRPr="00B65CE7" w:rsidR="00985D85" w:rsidP="00985D85" w:rsidRDefault="00985D85" w14:paraId="6FFB2CDF" w14:textId="77777777">
      <w:pPr>
        <w:pStyle w:val="4TituloH4"/>
      </w:pPr>
      <w:bookmarkStart w:name="_Toc97208330" w:id="344"/>
      <w:r w:rsidRPr="00B65CE7">
        <w:t>Descripción De Campos</w:t>
      </w:r>
      <w:bookmarkEnd w:id="344"/>
    </w:p>
    <w:p w:rsidR="00985D85" w:rsidP="00985D85" w:rsidRDefault="00985D85" w14:paraId="11F568A4" w14:textId="77777777">
      <w:pPr>
        <w:rPr>
          <w:lang w:val="es-ES" w:eastAsia="en-US"/>
        </w:rPr>
      </w:pPr>
      <w:r w:rsidRPr="00B65CE7">
        <w:rPr>
          <w:lang w:val="es-ES" w:eastAsia="en-US"/>
        </w:rPr>
        <w:t xml:space="preserve">En el siguiente apartado se especificará el detalle y comportamiento de cada uno de los campos que conforman el fichero de la integración. </w:t>
      </w:r>
    </w:p>
    <w:p w:rsidR="00985D85" w:rsidP="00985D85" w:rsidRDefault="00985D85" w14:paraId="0EBC23BD" w14:textId="77777777">
      <w:pPr>
        <w:rPr>
          <w:lang w:val="es-ES" w:eastAsia="en-US"/>
        </w:rPr>
      </w:pPr>
    </w:p>
    <w:tbl>
      <w:tblPr>
        <w:tblStyle w:val="Tablaconcuadrcula4-nfasis2"/>
        <w:tblW w:w="0" w:type="auto"/>
        <w:tblLook w:val="04A0" w:firstRow="1" w:lastRow="0" w:firstColumn="1" w:lastColumn="0" w:noHBand="0" w:noVBand="1"/>
      </w:tblPr>
      <w:tblGrid>
        <w:gridCol w:w="1936"/>
        <w:gridCol w:w="2329"/>
        <w:gridCol w:w="2201"/>
        <w:gridCol w:w="2380"/>
      </w:tblGrid>
      <w:tr w:rsidR="00985D85" w:rsidTr="00985D85" w14:paraId="74484F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C01671" w:rsidR="00985D85" w:rsidP="00E54A6A" w:rsidRDefault="00985D85" w14:paraId="62B3BA10" w14:textId="77777777">
            <w:pPr>
              <w:jc w:val="center"/>
              <w:rPr>
                <w:color w:val="FFFFFF" w:themeColor="background1"/>
                <w:szCs w:val="20"/>
                <w:lang w:val="es-ES"/>
              </w:rPr>
            </w:pPr>
            <w:r w:rsidRPr="00C01671">
              <w:rPr>
                <w:color w:val="FFFFFF" w:themeColor="background1"/>
                <w:szCs w:val="20"/>
                <w:lang w:val="es-ES"/>
              </w:rPr>
              <w:t>Campo Interface</w:t>
            </w:r>
          </w:p>
        </w:tc>
        <w:tc>
          <w:tcPr>
            <w:tcW w:w="2329" w:type="dxa"/>
          </w:tcPr>
          <w:p w:rsidRPr="00C01671" w:rsidR="00985D85" w:rsidP="00E54A6A" w:rsidRDefault="00985D85" w14:paraId="23F5DEB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sidRPr="00C01671">
              <w:rPr>
                <w:color w:val="FFFFFF" w:themeColor="background1"/>
                <w:szCs w:val="20"/>
                <w:lang w:val="es-ES"/>
              </w:rPr>
              <w:t>Campo Meta4 HR</w:t>
            </w:r>
            <w:r>
              <w:rPr>
                <w:color w:val="FFFFFF" w:themeColor="background1"/>
                <w:szCs w:val="20"/>
                <w:lang w:val="es-ES"/>
              </w:rPr>
              <w:t xml:space="preserve"> (Posición ocupada)</w:t>
            </w:r>
          </w:p>
        </w:tc>
        <w:tc>
          <w:tcPr>
            <w:tcW w:w="2201" w:type="dxa"/>
          </w:tcPr>
          <w:p w:rsidRPr="00C01671" w:rsidR="00985D85" w:rsidP="00E54A6A" w:rsidRDefault="00985D85" w14:paraId="2A6CEED7"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sidRPr="00C01671">
              <w:rPr>
                <w:color w:val="FFFFFF" w:themeColor="background1"/>
                <w:szCs w:val="20"/>
                <w:lang w:val="es-ES"/>
              </w:rPr>
              <w:t>Campo Meta4 HR</w:t>
            </w:r>
            <w:r>
              <w:rPr>
                <w:color w:val="FFFFFF" w:themeColor="background1"/>
                <w:szCs w:val="20"/>
                <w:lang w:val="es-ES"/>
              </w:rPr>
              <w:t xml:space="preserve"> (Posición vacante)</w:t>
            </w:r>
          </w:p>
        </w:tc>
        <w:tc>
          <w:tcPr>
            <w:tcW w:w="2380" w:type="dxa"/>
          </w:tcPr>
          <w:p w:rsidRPr="00C01671" w:rsidR="00985D85" w:rsidP="00E54A6A" w:rsidRDefault="00985D85" w14:paraId="30136CF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Pr>
                <w:color w:val="FFFFFF" w:themeColor="background1"/>
                <w:szCs w:val="20"/>
                <w:lang w:val="es-ES"/>
              </w:rPr>
              <w:t>Comentarios</w:t>
            </w:r>
          </w:p>
        </w:tc>
      </w:tr>
      <w:tr w:rsidRPr="00535345" w:rsidR="00985D85" w:rsidTr="00985D85" w14:paraId="230807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535345" w:rsidR="00985D85" w:rsidP="00E54A6A" w:rsidRDefault="00985D85" w14:paraId="15110B3F" w14:textId="77777777">
            <w:r w:rsidRPr="00404D59">
              <w:t>EMPLOYEE_ID</w:t>
            </w:r>
          </w:p>
        </w:tc>
        <w:tc>
          <w:tcPr>
            <w:tcW w:w="2329" w:type="dxa"/>
          </w:tcPr>
          <w:p w:rsidRPr="00535345" w:rsidR="00985D85" w:rsidP="00E54A6A" w:rsidRDefault="00985D85" w14:paraId="49E92A68" w14:textId="77777777">
            <w:pPr>
              <w:cnfStyle w:val="000000100000" w:firstRow="0" w:lastRow="0" w:firstColumn="0" w:lastColumn="0" w:oddVBand="0" w:evenVBand="0" w:oddHBand="1" w:evenHBand="0" w:firstRowFirstColumn="0" w:firstRowLastColumn="0" w:lastRowFirstColumn="0" w:lastRowLastColumn="0"/>
            </w:pPr>
            <w:r w:rsidRPr="00404D59">
              <w:t xml:space="preserve">SGID del </w:t>
            </w:r>
            <w:proofErr w:type="spellStart"/>
            <w:r w:rsidRPr="00404D59">
              <w:t>Empleado</w:t>
            </w:r>
            <w:proofErr w:type="spellEnd"/>
          </w:p>
        </w:tc>
        <w:tc>
          <w:tcPr>
            <w:tcW w:w="2201" w:type="dxa"/>
          </w:tcPr>
          <w:p w:rsidRPr="00535345" w:rsidR="00985D85" w:rsidP="00E54A6A" w:rsidRDefault="00985D85" w14:paraId="110CAC4E" w14:textId="77777777">
            <w:pPr>
              <w:cnfStyle w:val="000000100000" w:firstRow="0" w:lastRow="0" w:firstColumn="0" w:lastColumn="0" w:oddVBand="0" w:evenVBand="0" w:oddHBand="1" w:evenHBand="0" w:firstRowFirstColumn="0" w:firstRowLastColumn="0" w:lastRowFirstColumn="0" w:lastRowLastColumn="0"/>
            </w:pPr>
            <w:proofErr w:type="spellStart"/>
            <w:r w:rsidRPr="00404D59">
              <w:t>vacio</w:t>
            </w:r>
            <w:proofErr w:type="spellEnd"/>
          </w:p>
        </w:tc>
        <w:tc>
          <w:tcPr>
            <w:tcW w:w="2380" w:type="dxa"/>
          </w:tcPr>
          <w:p w:rsidRPr="00535345" w:rsidR="00985D85" w:rsidP="00E54A6A" w:rsidRDefault="00985D85" w14:paraId="2E3ADB9E" w14:textId="77777777">
            <w:pPr>
              <w:cnfStyle w:val="000000100000" w:firstRow="0" w:lastRow="0" w:firstColumn="0" w:lastColumn="0" w:oddVBand="0" w:evenVBand="0" w:oddHBand="1" w:evenHBand="0" w:firstRowFirstColumn="0" w:firstRowLastColumn="0" w:lastRowFirstColumn="0" w:lastRowLastColumn="0"/>
            </w:pPr>
          </w:p>
        </w:tc>
      </w:tr>
      <w:tr w:rsidRPr="00535345" w:rsidR="00985D85" w:rsidTr="00985D85" w14:paraId="1FF1DB10" w14:textId="77777777">
        <w:tc>
          <w:tcPr>
            <w:cnfStyle w:val="001000000000" w:firstRow="0" w:lastRow="0" w:firstColumn="1" w:lastColumn="0" w:oddVBand="0" w:evenVBand="0" w:oddHBand="0" w:evenHBand="0" w:firstRowFirstColumn="0" w:firstRowLastColumn="0" w:lastRowFirstColumn="0" w:lastRowLastColumn="0"/>
            <w:tcW w:w="1936" w:type="dxa"/>
          </w:tcPr>
          <w:p w:rsidRPr="00535345" w:rsidR="00985D85" w:rsidP="00E54A6A" w:rsidRDefault="00985D85" w14:paraId="0613AD50" w14:textId="77777777">
            <w:r w:rsidRPr="00404D59">
              <w:t>FIRST_NAME</w:t>
            </w:r>
          </w:p>
        </w:tc>
        <w:tc>
          <w:tcPr>
            <w:tcW w:w="2329" w:type="dxa"/>
          </w:tcPr>
          <w:p w:rsidRPr="00535345" w:rsidR="00985D85" w:rsidP="00E54A6A" w:rsidRDefault="00985D85" w14:paraId="3BEC8F4F" w14:textId="77777777">
            <w:pPr>
              <w:cnfStyle w:val="000000000000" w:firstRow="0" w:lastRow="0" w:firstColumn="0" w:lastColumn="0" w:oddVBand="0" w:evenVBand="0" w:oddHBand="0" w:evenHBand="0" w:firstRowFirstColumn="0" w:firstRowLastColumn="0" w:lastRowFirstColumn="0" w:lastRowLastColumn="0"/>
            </w:pPr>
            <w:proofErr w:type="spellStart"/>
            <w:r w:rsidRPr="00404D59">
              <w:t>Nombre</w:t>
            </w:r>
            <w:proofErr w:type="spellEnd"/>
          </w:p>
        </w:tc>
        <w:tc>
          <w:tcPr>
            <w:tcW w:w="2201" w:type="dxa"/>
          </w:tcPr>
          <w:p w:rsidRPr="00535345" w:rsidR="00985D85" w:rsidP="00E54A6A" w:rsidRDefault="00985D85" w14:paraId="7D429AD8" w14:textId="77777777">
            <w:pPr>
              <w:cnfStyle w:val="000000000000" w:firstRow="0" w:lastRow="0" w:firstColumn="0" w:lastColumn="0" w:oddVBand="0" w:evenVBand="0" w:oddHBand="0" w:evenHBand="0" w:firstRowFirstColumn="0" w:firstRowLastColumn="0" w:lastRowFirstColumn="0" w:lastRowLastColumn="0"/>
            </w:pPr>
            <w:proofErr w:type="spellStart"/>
            <w:r w:rsidRPr="00404D59">
              <w:t>vacio</w:t>
            </w:r>
            <w:proofErr w:type="spellEnd"/>
          </w:p>
        </w:tc>
        <w:tc>
          <w:tcPr>
            <w:tcW w:w="2380" w:type="dxa"/>
          </w:tcPr>
          <w:p w:rsidRPr="00535345" w:rsidR="00985D85" w:rsidP="00E54A6A" w:rsidRDefault="00985D85" w14:paraId="7F3B45CE" w14:textId="77777777">
            <w:pPr>
              <w:cnfStyle w:val="000000000000" w:firstRow="0" w:lastRow="0" w:firstColumn="0" w:lastColumn="0" w:oddVBand="0" w:evenVBand="0" w:oddHBand="0" w:evenHBand="0" w:firstRowFirstColumn="0" w:firstRowLastColumn="0" w:lastRowFirstColumn="0" w:lastRowLastColumn="0"/>
            </w:pPr>
          </w:p>
        </w:tc>
      </w:tr>
      <w:tr w:rsidRPr="00B420A5" w:rsidR="00985D85" w:rsidTr="00985D85" w14:paraId="24322F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1C6DA598" w14:textId="77777777">
            <w:pPr>
              <w:rPr>
                <w:sz w:val="18"/>
                <w:szCs w:val="18"/>
                <w:lang w:val="es-ES"/>
              </w:rPr>
            </w:pPr>
            <w:r w:rsidRPr="00404D59">
              <w:t>LAST_NAME</w:t>
            </w:r>
          </w:p>
        </w:tc>
        <w:tc>
          <w:tcPr>
            <w:tcW w:w="2329" w:type="dxa"/>
          </w:tcPr>
          <w:p w:rsidR="00985D85" w:rsidP="00E54A6A" w:rsidRDefault="00985D85" w14:paraId="35767536"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sidRPr="00404D59">
              <w:t>Apellido</w:t>
            </w:r>
            <w:proofErr w:type="spellEnd"/>
            <w:r w:rsidRPr="00404D59">
              <w:t xml:space="preserve"> 1 + </w:t>
            </w:r>
            <w:proofErr w:type="spellStart"/>
            <w:r w:rsidRPr="00404D59">
              <w:t>Apellido</w:t>
            </w:r>
            <w:proofErr w:type="spellEnd"/>
            <w:r w:rsidRPr="00404D59">
              <w:t xml:space="preserve"> 2</w:t>
            </w:r>
          </w:p>
        </w:tc>
        <w:tc>
          <w:tcPr>
            <w:tcW w:w="2201" w:type="dxa"/>
          </w:tcPr>
          <w:p w:rsidR="00985D85" w:rsidP="00E54A6A" w:rsidRDefault="00985D85" w14:paraId="1C7B6CE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roofErr w:type="spellStart"/>
            <w:r w:rsidRPr="00404D59">
              <w:t>vacio</w:t>
            </w:r>
            <w:proofErr w:type="spellEnd"/>
          </w:p>
        </w:tc>
        <w:tc>
          <w:tcPr>
            <w:tcW w:w="2380" w:type="dxa"/>
          </w:tcPr>
          <w:p w:rsidR="00985D85" w:rsidP="00E54A6A" w:rsidRDefault="00985D85" w14:paraId="460E0DB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00985D85" w:rsidTr="00985D85" w14:paraId="0D5AAFC6" w14:textId="77777777">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3461B0E2" w14:textId="77777777">
            <w:pPr>
              <w:rPr>
                <w:rFonts w:asciiTheme="minorHAnsi" w:hAnsiTheme="minorHAnsi" w:cstheme="minorHAnsi"/>
                <w:b w:val="0"/>
                <w:bCs w:val="0"/>
                <w:sz w:val="18"/>
                <w:szCs w:val="18"/>
                <w:lang w:val="es-ES"/>
              </w:rPr>
            </w:pPr>
            <w:r w:rsidRPr="00404D59">
              <w:t>BOX_ID</w:t>
            </w:r>
          </w:p>
        </w:tc>
        <w:tc>
          <w:tcPr>
            <w:tcW w:w="2329" w:type="dxa"/>
          </w:tcPr>
          <w:p w:rsidR="00985D85" w:rsidP="00E54A6A" w:rsidRDefault="00985D85" w14:paraId="22CB91E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404D59">
              <w:t xml:space="preserve">Id </w:t>
            </w:r>
            <w:proofErr w:type="spellStart"/>
            <w:r w:rsidRPr="00404D59">
              <w:t>Posición</w:t>
            </w:r>
            <w:proofErr w:type="spellEnd"/>
          </w:p>
        </w:tc>
        <w:tc>
          <w:tcPr>
            <w:tcW w:w="2201" w:type="dxa"/>
          </w:tcPr>
          <w:p w:rsidR="00985D85" w:rsidP="00E54A6A" w:rsidRDefault="00985D85" w14:paraId="76A9803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404D59">
              <w:t xml:space="preserve">Id </w:t>
            </w:r>
            <w:proofErr w:type="spellStart"/>
            <w:r w:rsidRPr="00404D59">
              <w:t>Posición</w:t>
            </w:r>
            <w:proofErr w:type="spellEnd"/>
          </w:p>
        </w:tc>
        <w:tc>
          <w:tcPr>
            <w:tcW w:w="2380" w:type="dxa"/>
          </w:tcPr>
          <w:p w:rsidR="00985D85" w:rsidP="00E54A6A" w:rsidRDefault="00985D85" w14:paraId="5FA9BA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985D85" w:rsidTr="00985D85" w14:paraId="0F8099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3C55AA03" w14:textId="77777777">
            <w:pPr>
              <w:rPr>
                <w:rFonts w:asciiTheme="minorHAnsi" w:hAnsiTheme="minorHAnsi" w:cstheme="minorHAnsi"/>
                <w:b w:val="0"/>
                <w:bCs w:val="0"/>
                <w:sz w:val="18"/>
                <w:szCs w:val="18"/>
                <w:lang w:val="es-ES"/>
              </w:rPr>
            </w:pPr>
            <w:r w:rsidRPr="00404D59">
              <w:t>PARENT_BOX_ID</w:t>
            </w:r>
          </w:p>
        </w:tc>
        <w:tc>
          <w:tcPr>
            <w:tcW w:w="2329" w:type="dxa"/>
          </w:tcPr>
          <w:p w:rsidR="00985D85" w:rsidP="00E54A6A" w:rsidRDefault="00985D85" w14:paraId="3D681C1E"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14B83">
              <w:rPr>
                <w:lang w:val="es-ES"/>
              </w:rPr>
              <w:t>Id Posición Superior en el árbol de posiciones</w:t>
            </w:r>
          </w:p>
        </w:tc>
        <w:tc>
          <w:tcPr>
            <w:tcW w:w="2201" w:type="dxa"/>
          </w:tcPr>
          <w:p w:rsidR="00985D85" w:rsidP="00E54A6A" w:rsidRDefault="00985D85" w14:paraId="5E0B7B5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14B83">
              <w:rPr>
                <w:lang w:val="es-ES"/>
              </w:rPr>
              <w:t>Id Posición Superior en el árbol de posiciones</w:t>
            </w:r>
          </w:p>
        </w:tc>
        <w:tc>
          <w:tcPr>
            <w:tcW w:w="2380" w:type="dxa"/>
          </w:tcPr>
          <w:p w:rsidR="00985D85" w:rsidP="00E54A6A" w:rsidRDefault="00985D85" w14:paraId="7988C87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5D5C30" w:rsidR="00985D85" w:rsidTr="00985D85" w14:paraId="1BB3D465" w14:textId="77777777">
        <w:tc>
          <w:tcPr>
            <w:cnfStyle w:val="001000000000" w:firstRow="0" w:lastRow="0" w:firstColumn="1" w:lastColumn="0" w:oddVBand="0" w:evenVBand="0" w:oddHBand="0" w:evenHBand="0" w:firstRowFirstColumn="0" w:firstRowLastColumn="0" w:lastRowFirstColumn="0" w:lastRowLastColumn="0"/>
            <w:tcW w:w="1936" w:type="dxa"/>
          </w:tcPr>
          <w:p w:rsidRPr="005D5C30" w:rsidR="00985D85" w:rsidP="00E54A6A" w:rsidRDefault="00985D85" w14:paraId="539E51F2" w14:textId="77777777">
            <w:pPr>
              <w:rPr>
                <w:b w:val="0"/>
                <w:bCs w:val="0"/>
                <w:sz w:val="18"/>
                <w:szCs w:val="18"/>
                <w:lang w:val="es-ES"/>
              </w:rPr>
            </w:pPr>
            <w:r w:rsidRPr="00404D59">
              <w:t>JOB_TITLE</w:t>
            </w:r>
          </w:p>
        </w:tc>
        <w:tc>
          <w:tcPr>
            <w:tcW w:w="2329" w:type="dxa"/>
          </w:tcPr>
          <w:p w:rsidRPr="005D5C30" w:rsidR="00985D85" w:rsidP="00E54A6A" w:rsidRDefault="00985D85" w14:paraId="7BBA8ED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sidRPr="00404D59">
              <w:t>Nombre</w:t>
            </w:r>
            <w:proofErr w:type="spellEnd"/>
            <w:r w:rsidRPr="00404D59">
              <w:t xml:space="preserve"> </w:t>
            </w:r>
            <w:proofErr w:type="spellStart"/>
            <w:r w:rsidRPr="00404D59">
              <w:t>Posición</w:t>
            </w:r>
            <w:proofErr w:type="spellEnd"/>
          </w:p>
        </w:tc>
        <w:tc>
          <w:tcPr>
            <w:tcW w:w="2201" w:type="dxa"/>
          </w:tcPr>
          <w:p w:rsidRPr="005D5C30" w:rsidR="00985D85" w:rsidP="00E54A6A" w:rsidRDefault="00985D85" w14:paraId="3F07F8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roofErr w:type="spellStart"/>
            <w:r w:rsidRPr="00404D59">
              <w:t>Nombre</w:t>
            </w:r>
            <w:proofErr w:type="spellEnd"/>
            <w:r w:rsidRPr="00404D59">
              <w:t xml:space="preserve"> </w:t>
            </w:r>
            <w:proofErr w:type="spellStart"/>
            <w:r w:rsidRPr="00404D59">
              <w:t>Posición</w:t>
            </w:r>
            <w:proofErr w:type="spellEnd"/>
          </w:p>
        </w:tc>
        <w:tc>
          <w:tcPr>
            <w:tcW w:w="2380" w:type="dxa"/>
          </w:tcPr>
          <w:p w:rsidRPr="005D5C30" w:rsidR="00985D85" w:rsidP="00E54A6A" w:rsidRDefault="00985D85" w14:paraId="2FDBBB7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Pr="001E4625" w:rsidR="00985D85" w:rsidTr="00985D85" w14:paraId="7691FE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5CE7EC73" w14:textId="77777777">
            <w:pPr>
              <w:rPr>
                <w:rFonts w:asciiTheme="minorHAnsi" w:hAnsiTheme="minorHAnsi" w:cstheme="minorHAnsi"/>
                <w:b w:val="0"/>
                <w:bCs w:val="0"/>
                <w:sz w:val="18"/>
                <w:szCs w:val="18"/>
                <w:lang w:val="es-ES"/>
              </w:rPr>
            </w:pPr>
            <w:r w:rsidRPr="00404D59">
              <w:t>DIVISION</w:t>
            </w:r>
          </w:p>
        </w:tc>
        <w:tc>
          <w:tcPr>
            <w:tcW w:w="2329" w:type="dxa"/>
          </w:tcPr>
          <w:p w:rsidRPr="007A7113" w:rsidR="00985D85" w:rsidP="00E54A6A" w:rsidRDefault="00985D85" w14:paraId="4866D5B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14B83">
              <w:rPr>
                <w:lang w:val="es-ES"/>
              </w:rPr>
              <w:t>Nombre Lugar de Trabajo de la posición</w:t>
            </w:r>
          </w:p>
        </w:tc>
        <w:tc>
          <w:tcPr>
            <w:tcW w:w="2201" w:type="dxa"/>
          </w:tcPr>
          <w:p w:rsidRPr="007A7113" w:rsidR="00985D85" w:rsidP="00E54A6A" w:rsidRDefault="00985D85" w14:paraId="2C2284F5"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F14B83">
              <w:rPr>
                <w:lang w:val="es-ES"/>
              </w:rPr>
              <w:t>Nombre Lugar de Trabajo de la posición</w:t>
            </w:r>
          </w:p>
        </w:tc>
        <w:tc>
          <w:tcPr>
            <w:tcW w:w="2380" w:type="dxa"/>
          </w:tcPr>
          <w:p w:rsidRPr="007A7113" w:rsidR="00985D85" w:rsidP="00E54A6A" w:rsidRDefault="00985D85" w14:paraId="435387EA"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tc>
      </w:tr>
      <w:tr w:rsidRPr="001E4625" w:rsidR="00985D85" w:rsidTr="00985D85" w14:paraId="50A3EA6D" w14:textId="77777777">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158B751C" w14:textId="77777777">
            <w:pPr>
              <w:rPr>
                <w:rFonts w:asciiTheme="minorHAnsi" w:hAnsiTheme="minorHAnsi" w:cstheme="minorHAnsi"/>
                <w:b w:val="0"/>
                <w:bCs w:val="0"/>
                <w:sz w:val="18"/>
                <w:szCs w:val="18"/>
                <w:lang w:val="es-ES"/>
              </w:rPr>
            </w:pPr>
            <w:r w:rsidRPr="00404D59">
              <w:t>BOX_SEQUENCE</w:t>
            </w:r>
          </w:p>
        </w:tc>
        <w:tc>
          <w:tcPr>
            <w:tcW w:w="2329" w:type="dxa"/>
          </w:tcPr>
          <w:p w:rsidR="00985D85" w:rsidP="00E54A6A" w:rsidRDefault="00985D85" w14:paraId="22186B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Temporalidad de la Posición</w:t>
            </w:r>
          </w:p>
        </w:tc>
        <w:tc>
          <w:tcPr>
            <w:tcW w:w="2201" w:type="dxa"/>
          </w:tcPr>
          <w:p w:rsidR="00985D85" w:rsidP="00E54A6A" w:rsidRDefault="00985D85" w14:paraId="1DE7575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Temporalidad de la Posición</w:t>
            </w:r>
          </w:p>
        </w:tc>
        <w:tc>
          <w:tcPr>
            <w:tcW w:w="2380" w:type="dxa"/>
          </w:tcPr>
          <w:p w:rsidR="00985D85" w:rsidP="00E54A6A" w:rsidRDefault="00985D85" w14:paraId="4F0D69E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tc>
      </w:tr>
      <w:tr w:rsidR="00985D85" w:rsidTr="00985D85" w14:paraId="200587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D03EFB" w:rsidR="00985D85" w:rsidP="00E54A6A" w:rsidRDefault="00985D85" w14:paraId="3B6543F2" w14:textId="77777777">
            <w:pPr>
              <w:rPr>
                <w:rFonts w:asciiTheme="minorHAnsi" w:hAnsiTheme="minorHAnsi" w:cstheme="minorHAnsi"/>
                <w:b w:val="0"/>
                <w:bCs w:val="0"/>
                <w:sz w:val="18"/>
                <w:szCs w:val="18"/>
                <w:lang w:val="es-ES"/>
              </w:rPr>
            </w:pPr>
            <w:r w:rsidRPr="00404D59">
              <w:t>RECORD_TYPE</w:t>
            </w:r>
          </w:p>
        </w:tc>
        <w:tc>
          <w:tcPr>
            <w:tcW w:w="2329" w:type="dxa"/>
          </w:tcPr>
          <w:p w:rsidRPr="007A7113" w:rsidR="00985D85" w:rsidP="00E54A6A" w:rsidRDefault="00985D85" w14:paraId="36EC676B"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Posición Clave de la posición</w:t>
            </w:r>
          </w:p>
        </w:tc>
        <w:tc>
          <w:tcPr>
            <w:tcW w:w="2201" w:type="dxa"/>
          </w:tcPr>
          <w:p w:rsidRPr="007A7113" w:rsidR="00985D85" w:rsidP="00E54A6A" w:rsidRDefault="00985D85" w14:paraId="264838C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Pr>
                <w:rFonts w:asciiTheme="minorHAnsi" w:hAnsiTheme="minorHAnsi" w:cstheme="minorHAnsi"/>
                <w:sz w:val="18"/>
                <w:szCs w:val="18"/>
                <w:lang w:val="es-ES"/>
              </w:rPr>
              <w:t>Campo Posición Clave de la posición</w:t>
            </w:r>
          </w:p>
        </w:tc>
        <w:tc>
          <w:tcPr>
            <w:tcW w:w="2380" w:type="dxa"/>
          </w:tcPr>
          <w:p w:rsidRPr="007A7113" w:rsidR="00985D85" w:rsidP="00E54A6A" w:rsidRDefault="00985D85" w14:paraId="3BB814D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t>1=K, 0=H</w:t>
            </w:r>
          </w:p>
        </w:tc>
      </w:tr>
    </w:tbl>
    <w:p w:rsidR="00985D85" w:rsidP="00985D85" w:rsidRDefault="00985D85" w14:paraId="0F238796" w14:textId="77777777">
      <w:pPr>
        <w:rPr>
          <w:lang w:val="es-ES" w:eastAsia="en-US"/>
        </w:rPr>
      </w:pPr>
    </w:p>
    <w:p w:rsidR="00985D85" w:rsidP="00985D85" w:rsidRDefault="00985D85" w14:paraId="61154255" w14:textId="77777777">
      <w:pPr>
        <w:pStyle w:val="3TituloH3"/>
      </w:pPr>
      <w:r>
        <w:t xml:space="preserve">  </w:t>
      </w:r>
      <w:bookmarkStart w:name="_Toc97208331" w:id="345"/>
      <w:r>
        <w:t>Sociedades</w:t>
      </w:r>
      <w:bookmarkEnd w:id="345"/>
    </w:p>
    <w:p w:rsidR="00985D85" w:rsidP="00985D85" w:rsidRDefault="00985D85" w14:paraId="079EA39B" w14:textId="77777777">
      <w:pPr>
        <w:rPr>
          <w:lang w:val="es-ES" w:eastAsia="en-US"/>
        </w:rPr>
      </w:pPr>
      <w:r>
        <w:rPr>
          <w:lang w:val="es-ES" w:eastAsia="en-US"/>
        </w:rPr>
        <w:t xml:space="preserve">Esta interface extraerá la información de situación actual de todos los empleados </w:t>
      </w:r>
      <w:proofErr w:type="gramStart"/>
      <w:r>
        <w:rPr>
          <w:lang w:val="es-ES" w:eastAsia="en-US"/>
        </w:rPr>
        <w:t>de  Saint</w:t>
      </w:r>
      <w:proofErr w:type="gramEnd"/>
      <w:r>
        <w:rPr>
          <w:lang w:val="es-ES" w:eastAsia="en-US"/>
        </w:rPr>
        <w:t xml:space="preserve"> </w:t>
      </w:r>
      <w:proofErr w:type="spellStart"/>
      <w:r>
        <w:rPr>
          <w:lang w:val="es-ES" w:eastAsia="en-US"/>
        </w:rPr>
        <w:t>Gobain</w:t>
      </w:r>
      <w:proofErr w:type="spellEnd"/>
      <w:r>
        <w:rPr>
          <w:lang w:val="es-ES" w:eastAsia="en-US"/>
        </w:rPr>
        <w:t>, y los datos de los responsables de UO cuando las mismas se hayan creado para registrar Posiciones secundarias.</w:t>
      </w:r>
    </w:p>
    <w:p w:rsidR="00985D85" w:rsidP="00985D85" w:rsidRDefault="00985D85" w14:paraId="6BF713EC" w14:textId="77777777">
      <w:pPr>
        <w:rPr>
          <w:lang w:val="es-ES" w:eastAsia="en-US"/>
        </w:rPr>
      </w:pPr>
      <w:r>
        <w:rPr>
          <w:lang w:val="es-ES" w:eastAsia="en-US"/>
        </w:rPr>
        <w:t xml:space="preserve">Se crearán campos configurables a nivel de Empleado y de Unidad Organizativa para registrar el Box </w:t>
      </w:r>
      <w:proofErr w:type="spellStart"/>
      <w:r>
        <w:rPr>
          <w:lang w:val="es-ES" w:eastAsia="en-US"/>
        </w:rPr>
        <w:t>Sequence</w:t>
      </w:r>
      <w:proofErr w:type="spellEnd"/>
      <w:r>
        <w:rPr>
          <w:lang w:val="es-ES" w:eastAsia="en-US"/>
        </w:rPr>
        <w:t xml:space="preserve"> y el </w:t>
      </w:r>
      <w:proofErr w:type="spellStart"/>
      <w:r>
        <w:rPr>
          <w:lang w:val="es-ES" w:eastAsia="en-US"/>
        </w:rPr>
        <w:t>Record</w:t>
      </w:r>
      <w:proofErr w:type="spellEnd"/>
      <w:r>
        <w:rPr>
          <w:lang w:val="es-ES" w:eastAsia="en-US"/>
        </w:rPr>
        <w:t xml:space="preserve"> </w:t>
      </w:r>
      <w:proofErr w:type="spellStart"/>
      <w:r>
        <w:rPr>
          <w:lang w:val="es-ES" w:eastAsia="en-US"/>
        </w:rPr>
        <w:t>Type</w:t>
      </w:r>
      <w:proofErr w:type="spellEnd"/>
      <w:r>
        <w:rPr>
          <w:lang w:val="es-ES" w:eastAsia="en-US"/>
        </w:rPr>
        <w:t xml:space="preserve"> (los de unidad organizativa se utilizarán para las posiciones secundarias).</w:t>
      </w:r>
    </w:p>
    <w:p w:rsidR="00985D85" w:rsidP="00985D85" w:rsidRDefault="00985D85" w14:paraId="00C441CB" w14:textId="5C4A517C">
      <w:pPr>
        <w:rPr>
          <w:lang w:val="es-ES" w:eastAsia="en-US"/>
        </w:rPr>
      </w:pPr>
    </w:p>
    <w:p w:rsidRPr="00B65CE7" w:rsidR="000710F3" w:rsidP="000710F3" w:rsidRDefault="000710F3" w14:paraId="648CF431" w14:textId="77777777">
      <w:pPr>
        <w:pStyle w:val="4TituloH4"/>
      </w:pPr>
      <w:bookmarkStart w:name="_Toc97208332" w:id="346"/>
      <w:r w:rsidRPr="00B65CE7">
        <w:t>Descripción De Campos</w:t>
      </w:r>
      <w:bookmarkEnd w:id="346"/>
    </w:p>
    <w:p w:rsidR="00771AC4" w:rsidP="000710F3" w:rsidRDefault="00771AC4" w14:paraId="3AAE4493" w14:textId="77777777">
      <w:pPr>
        <w:rPr>
          <w:lang w:val="es-ES" w:eastAsia="en-US"/>
        </w:rPr>
      </w:pPr>
    </w:p>
    <w:p w:rsidR="000710F3" w:rsidP="000710F3" w:rsidRDefault="000710F3" w14:paraId="2A24E5B4" w14:textId="7874FA2B">
      <w:pPr>
        <w:rPr>
          <w:lang w:val="es-ES" w:eastAsia="en-US"/>
        </w:rPr>
      </w:pPr>
      <w:r w:rsidRPr="00B65CE7">
        <w:rPr>
          <w:lang w:val="es-ES" w:eastAsia="en-US"/>
        </w:rPr>
        <w:t>En el siguiente apartado se especificará el detalle y comportamiento de cada uno de los campos que conforman el fichero de la integración.</w:t>
      </w:r>
    </w:p>
    <w:p w:rsidR="00985D85" w:rsidP="00985D85" w:rsidRDefault="00985D85" w14:paraId="041CC25F" w14:textId="4A89861B">
      <w:pPr>
        <w:rPr>
          <w:lang w:val="es-ES" w:eastAsia="en-US"/>
        </w:rPr>
      </w:pPr>
    </w:p>
    <w:p w:rsidR="00771AC4" w:rsidP="00985D85" w:rsidRDefault="00771AC4" w14:paraId="18EA9752" w14:textId="7ABBF2A3">
      <w:pPr>
        <w:rPr>
          <w:lang w:val="es-ES" w:eastAsia="en-US"/>
        </w:rPr>
      </w:pPr>
    </w:p>
    <w:p w:rsidR="00771AC4" w:rsidP="00985D85" w:rsidRDefault="00771AC4" w14:paraId="17584CDB" w14:textId="318927EE">
      <w:pPr>
        <w:rPr>
          <w:lang w:val="es-ES" w:eastAsia="en-US"/>
        </w:rPr>
      </w:pPr>
    </w:p>
    <w:p w:rsidR="00771AC4" w:rsidP="00985D85" w:rsidRDefault="00771AC4" w14:paraId="75CD9C0A" w14:textId="6BE82FE1">
      <w:pPr>
        <w:rPr>
          <w:lang w:val="es-ES" w:eastAsia="en-US"/>
        </w:rPr>
      </w:pPr>
    </w:p>
    <w:p w:rsidR="00771AC4" w:rsidP="00985D85" w:rsidRDefault="00771AC4" w14:paraId="4581BB81" w14:textId="77777777">
      <w:pPr>
        <w:rPr>
          <w:lang w:val="es-ES" w:eastAsia="en-US"/>
        </w:rPr>
      </w:pPr>
    </w:p>
    <w:tbl>
      <w:tblPr>
        <w:tblStyle w:val="Tablaconcuadrcula4-nfasis2"/>
        <w:tblW w:w="0" w:type="auto"/>
        <w:tblLook w:val="04A0" w:firstRow="1" w:lastRow="0" w:firstColumn="1" w:lastColumn="0" w:noHBand="0" w:noVBand="1"/>
      </w:tblPr>
      <w:tblGrid>
        <w:gridCol w:w="1936"/>
        <w:gridCol w:w="2274"/>
        <w:gridCol w:w="2589"/>
        <w:gridCol w:w="1975"/>
      </w:tblGrid>
      <w:tr w:rsidR="00985D85" w:rsidTr="00771AC4" w14:paraId="5332D3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rsidRPr="00C01671" w:rsidR="00985D85" w:rsidP="00E54A6A" w:rsidRDefault="00985D85" w14:paraId="5E595DC6" w14:textId="77777777">
            <w:pPr>
              <w:jc w:val="center"/>
              <w:rPr>
                <w:color w:val="FFFFFF" w:themeColor="background1"/>
                <w:szCs w:val="20"/>
                <w:lang w:val="es-ES"/>
              </w:rPr>
            </w:pPr>
            <w:r w:rsidRPr="00C01671">
              <w:rPr>
                <w:color w:val="FFFFFF" w:themeColor="background1"/>
                <w:szCs w:val="20"/>
                <w:lang w:val="es-ES"/>
              </w:rPr>
              <w:t>Campo Interface</w:t>
            </w:r>
          </w:p>
        </w:tc>
        <w:tc>
          <w:tcPr>
            <w:tcW w:w="2274" w:type="dxa"/>
          </w:tcPr>
          <w:p w:rsidRPr="00C01671" w:rsidR="00985D85" w:rsidP="00E54A6A" w:rsidRDefault="00985D85" w14:paraId="256F6129"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Pr>
                <w:color w:val="FFFFFF" w:themeColor="background1"/>
                <w:szCs w:val="20"/>
                <w:lang w:val="es-ES"/>
              </w:rPr>
              <w:t>Normal</w:t>
            </w:r>
          </w:p>
        </w:tc>
        <w:tc>
          <w:tcPr>
            <w:tcW w:w="2589" w:type="dxa"/>
          </w:tcPr>
          <w:p w:rsidRPr="00C01671" w:rsidR="00985D85" w:rsidP="00E54A6A" w:rsidRDefault="00985D85" w14:paraId="3CEF2F85"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Pr>
                <w:color w:val="FFFFFF" w:themeColor="background1"/>
                <w:szCs w:val="20"/>
                <w:lang w:val="es-ES"/>
              </w:rPr>
              <w:t>Posiciones Secundarias (UO con responsable y sin empleados asignados)</w:t>
            </w:r>
          </w:p>
        </w:tc>
        <w:tc>
          <w:tcPr>
            <w:tcW w:w="1975" w:type="dxa"/>
          </w:tcPr>
          <w:p w:rsidRPr="00C01671" w:rsidR="00985D85" w:rsidP="00E54A6A" w:rsidRDefault="00985D85" w14:paraId="3EFEE20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0"/>
                <w:lang w:val="es-ES"/>
              </w:rPr>
            </w:pPr>
            <w:r>
              <w:rPr>
                <w:color w:val="FFFFFF" w:themeColor="background1"/>
                <w:szCs w:val="20"/>
                <w:lang w:val="es-ES"/>
              </w:rPr>
              <w:t>Comentarios</w:t>
            </w:r>
          </w:p>
        </w:tc>
      </w:tr>
      <w:tr w:rsidRPr="00535345" w:rsidR="00985D85" w:rsidTr="00771AC4" w14:paraId="5C03FD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5FE13538" w14:textId="77777777">
            <w:r w:rsidRPr="00535345">
              <w:t>EMPLOYEE_ID</w:t>
            </w:r>
          </w:p>
        </w:tc>
        <w:tc>
          <w:tcPr>
            <w:tcW w:w="2274" w:type="dxa"/>
            <w:vAlign w:val="bottom"/>
          </w:tcPr>
          <w:p w:rsidRPr="00535345" w:rsidR="00985D85" w:rsidP="00E54A6A" w:rsidRDefault="00985D85" w14:paraId="5DC39609" w14:textId="77777777">
            <w:pPr>
              <w:cnfStyle w:val="000000100000" w:firstRow="0" w:lastRow="0" w:firstColumn="0" w:lastColumn="0" w:oddVBand="0" w:evenVBand="0" w:oddHBand="1" w:evenHBand="0" w:firstRowFirstColumn="0" w:firstRowLastColumn="0" w:lastRowFirstColumn="0" w:lastRowLastColumn="0"/>
            </w:pPr>
            <w:r w:rsidRPr="00535345">
              <w:t xml:space="preserve">SGID del </w:t>
            </w:r>
            <w:proofErr w:type="spellStart"/>
            <w:r w:rsidRPr="00535345">
              <w:t>Empleado</w:t>
            </w:r>
            <w:proofErr w:type="spellEnd"/>
          </w:p>
        </w:tc>
        <w:tc>
          <w:tcPr>
            <w:tcW w:w="2589" w:type="dxa"/>
          </w:tcPr>
          <w:p w:rsidRPr="00535345" w:rsidR="00985D85" w:rsidP="00E54A6A" w:rsidRDefault="00985D85" w14:paraId="335FB84E" w14:textId="77777777">
            <w:pPr>
              <w:cnfStyle w:val="000000100000" w:firstRow="0" w:lastRow="0" w:firstColumn="0" w:lastColumn="0" w:oddVBand="0" w:evenVBand="0" w:oddHBand="1" w:evenHBand="0" w:firstRowFirstColumn="0" w:firstRowLastColumn="0" w:lastRowFirstColumn="0" w:lastRowLastColumn="0"/>
            </w:pPr>
            <w:r w:rsidRPr="00BA6D0A">
              <w:t xml:space="preserve">SGID del </w:t>
            </w:r>
            <w:proofErr w:type="spellStart"/>
            <w:r w:rsidRPr="00BA6D0A">
              <w:t>Empleado</w:t>
            </w:r>
            <w:proofErr w:type="spellEnd"/>
          </w:p>
        </w:tc>
        <w:tc>
          <w:tcPr>
            <w:tcW w:w="1975" w:type="dxa"/>
          </w:tcPr>
          <w:p w:rsidRPr="00535345" w:rsidR="00985D85" w:rsidP="00E54A6A" w:rsidRDefault="00985D85" w14:paraId="7A2E446D" w14:textId="77777777">
            <w:pPr>
              <w:cnfStyle w:val="000000100000" w:firstRow="0" w:lastRow="0" w:firstColumn="0" w:lastColumn="0" w:oddVBand="0" w:evenVBand="0" w:oddHBand="1" w:evenHBand="0" w:firstRowFirstColumn="0" w:firstRowLastColumn="0" w:lastRowFirstColumn="0" w:lastRowLastColumn="0"/>
            </w:pPr>
          </w:p>
        </w:tc>
      </w:tr>
      <w:tr w:rsidRPr="00535345" w:rsidR="00985D85" w:rsidTr="00771AC4" w14:paraId="4EF308B0" w14:textId="77777777">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201BA4B1" w14:textId="77777777">
            <w:r w:rsidRPr="00535345">
              <w:t>FIRST_NAME</w:t>
            </w:r>
          </w:p>
        </w:tc>
        <w:tc>
          <w:tcPr>
            <w:tcW w:w="2274" w:type="dxa"/>
            <w:vAlign w:val="bottom"/>
          </w:tcPr>
          <w:p w:rsidRPr="00535345" w:rsidR="00985D85" w:rsidP="00E54A6A" w:rsidRDefault="00985D85" w14:paraId="5F89CDDA" w14:textId="77777777">
            <w:pPr>
              <w:cnfStyle w:val="000000000000" w:firstRow="0" w:lastRow="0" w:firstColumn="0" w:lastColumn="0" w:oddVBand="0" w:evenVBand="0" w:oddHBand="0" w:evenHBand="0" w:firstRowFirstColumn="0" w:firstRowLastColumn="0" w:lastRowFirstColumn="0" w:lastRowLastColumn="0"/>
            </w:pPr>
            <w:proofErr w:type="spellStart"/>
            <w:r w:rsidRPr="00535345">
              <w:t>Nombre</w:t>
            </w:r>
            <w:proofErr w:type="spellEnd"/>
          </w:p>
        </w:tc>
        <w:tc>
          <w:tcPr>
            <w:tcW w:w="2589" w:type="dxa"/>
          </w:tcPr>
          <w:p w:rsidRPr="00535345" w:rsidR="00985D85" w:rsidP="00E54A6A" w:rsidRDefault="00985D85" w14:paraId="44AAFCD6" w14:textId="77777777">
            <w:pPr>
              <w:cnfStyle w:val="000000000000" w:firstRow="0" w:lastRow="0" w:firstColumn="0" w:lastColumn="0" w:oddVBand="0" w:evenVBand="0" w:oddHBand="0" w:evenHBand="0" w:firstRowFirstColumn="0" w:firstRowLastColumn="0" w:lastRowFirstColumn="0" w:lastRowLastColumn="0"/>
            </w:pPr>
            <w:proofErr w:type="spellStart"/>
            <w:r w:rsidRPr="00BA6D0A">
              <w:t>Nombre</w:t>
            </w:r>
            <w:proofErr w:type="spellEnd"/>
          </w:p>
        </w:tc>
        <w:tc>
          <w:tcPr>
            <w:tcW w:w="1975" w:type="dxa"/>
          </w:tcPr>
          <w:p w:rsidRPr="00535345" w:rsidR="00985D85" w:rsidP="00E54A6A" w:rsidRDefault="00985D85" w14:paraId="6EB27302" w14:textId="77777777">
            <w:pPr>
              <w:cnfStyle w:val="000000000000" w:firstRow="0" w:lastRow="0" w:firstColumn="0" w:lastColumn="0" w:oddVBand="0" w:evenVBand="0" w:oddHBand="0" w:evenHBand="0" w:firstRowFirstColumn="0" w:firstRowLastColumn="0" w:lastRowFirstColumn="0" w:lastRowLastColumn="0"/>
            </w:pPr>
          </w:p>
        </w:tc>
      </w:tr>
      <w:tr w:rsidRPr="00535345" w:rsidR="00985D85" w:rsidTr="00771AC4" w14:paraId="0B81D3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5CA1369B" w14:textId="77777777">
            <w:r w:rsidRPr="00535345">
              <w:t>LAST_NAME</w:t>
            </w:r>
          </w:p>
        </w:tc>
        <w:tc>
          <w:tcPr>
            <w:tcW w:w="2274" w:type="dxa"/>
            <w:vAlign w:val="bottom"/>
          </w:tcPr>
          <w:p w:rsidRPr="00535345" w:rsidR="00985D85" w:rsidP="00E54A6A" w:rsidRDefault="00985D85" w14:paraId="2FB8BD03" w14:textId="77777777">
            <w:pPr>
              <w:cnfStyle w:val="000000100000" w:firstRow="0" w:lastRow="0" w:firstColumn="0" w:lastColumn="0" w:oddVBand="0" w:evenVBand="0" w:oddHBand="1" w:evenHBand="0" w:firstRowFirstColumn="0" w:firstRowLastColumn="0" w:lastRowFirstColumn="0" w:lastRowLastColumn="0"/>
            </w:pPr>
            <w:proofErr w:type="spellStart"/>
            <w:r w:rsidRPr="00535345">
              <w:t>Apellido</w:t>
            </w:r>
            <w:proofErr w:type="spellEnd"/>
            <w:r w:rsidRPr="00535345">
              <w:t xml:space="preserve"> 1 + </w:t>
            </w:r>
            <w:proofErr w:type="spellStart"/>
            <w:r w:rsidRPr="00535345">
              <w:t>Apellido</w:t>
            </w:r>
            <w:proofErr w:type="spellEnd"/>
            <w:r w:rsidRPr="00535345">
              <w:t xml:space="preserve"> 2</w:t>
            </w:r>
          </w:p>
        </w:tc>
        <w:tc>
          <w:tcPr>
            <w:tcW w:w="2589" w:type="dxa"/>
          </w:tcPr>
          <w:p w:rsidRPr="00535345" w:rsidR="00985D85" w:rsidP="00E54A6A" w:rsidRDefault="00985D85" w14:paraId="5D37FAB9" w14:textId="77777777">
            <w:pPr>
              <w:cnfStyle w:val="000000100000" w:firstRow="0" w:lastRow="0" w:firstColumn="0" w:lastColumn="0" w:oddVBand="0" w:evenVBand="0" w:oddHBand="1" w:evenHBand="0" w:firstRowFirstColumn="0" w:firstRowLastColumn="0" w:lastRowFirstColumn="0" w:lastRowLastColumn="0"/>
            </w:pPr>
            <w:proofErr w:type="spellStart"/>
            <w:r w:rsidRPr="00BA6D0A">
              <w:t>Apellido</w:t>
            </w:r>
            <w:proofErr w:type="spellEnd"/>
            <w:r w:rsidRPr="00BA6D0A">
              <w:t xml:space="preserve"> 1 + </w:t>
            </w:r>
            <w:proofErr w:type="spellStart"/>
            <w:r w:rsidRPr="00BA6D0A">
              <w:t>Apellido</w:t>
            </w:r>
            <w:proofErr w:type="spellEnd"/>
            <w:r w:rsidRPr="00BA6D0A">
              <w:t xml:space="preserve"> 2</w:t>
            </w:r>
          </w:p>
        </w:tc>
        <w:tc>
          <w:tcPr>
            <w:tcW w:w="1975" w:type="dxa"/>
          </w:tcPr>
          <w:p w:rsidRPr="00535345" w:rsidR="00985D85" w:rsidP="00E54A6A" w:rsidRDefault="00985D85" w14:paraId="479A74DB" w14:textId="77777777">
            <w:pPr>
              <w:cnfStyle w:val="000000100000" w:firstRow="0" w:lastRow="0" w:firstColumn="0" w:lastColumn="0" w:oddVBand="0" w:evenVBand="0" w:oddHBand="1" w:evenHBand="0" w:firstRowFirstColumn="0" w:firstRowLastColumn="0" w:lastRowFirstColumn="0" w:lastRowLastColumn="0"/>
            </w:pPr>
          </w:p>
        </w:tc>
      </w:tr>
      <w:tr w:rsidRPr="001E4625" w:rsidR="00985D85" w:rsidTr="00771AC4" w14:paraId="1D5CC6D4" w14:textId="77777777">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0EA5063B" w14:textId="77777777">
            <w:r w:rsidRPr="00535345">
              <w:t>BOX_ID</w:t>
            </w:r>
          </w:p>
        </w:tc>
        <w:tc>
          <w:tcPr>
            <w:tcW w:w="2274" w:type="dxa"/>
            <w:vAlign w:val="bottom"/>
          </w:tcPr>
          <w:p w:rsidRPr="009612B9" w:rsidR="00985D85" w:rsidP="00E54A6A" w:rsidRDefault="00985D85" w14:paraId="6BECAF9E" w14:textId="77777777">
            <w:pPr>
              <w:cnfStyle w:val="000000000000" w:firstRow="0" w:lastRow="0" w:firstColumn="0" w:lastColumn="0" w:oddVBand="0" w:evenVBand="0" w:oddHBand="0" w:evenHBand="0" w:firstRowFirstColumn="0" w:firstRowLastColumn="0" w:lastRowFirstColumn="0" w:lastRowLastColumn="0"/>
              <w:rPr>
                <w:lang w:val="es-ES"/>
              </w:rPr>
            </w:pPr>
            <w:r w:rsidRPr="009612B9">
              <w:rPr>
                <w:lang w:val="es-ES"/>
              </w:rPr>
              <w:t>ID. Unidad Organizativa + SGID Empleado</w:t>
            </w:r>
          </w:p>
        </w:tc>
        <w:tc>
          <w:tcPr>
            <w:tcW w:w="2589" w:type="dxa"/>
          </w:tcPr>
          <w:p w:rsidRPr="00535345" w:rsidR="00985D85" w:rsidP="00E54A6A" w:rsidRDefault="00985D85" w14:paraId="721A245A" w14:textId="77777777">
            <w:pPr>
              <w:cnfStyle w:val="000000000000" w:firstRow="0" w:lastRow="0" w:firstColumn="0" w:lastColumn="0" w:oddVBand="0" w:evenVBand="0" w:oddHBand="0" w:evenHBand="0" w:firstRowFirstColumn="0" w:firstRowLastColumn="0" w:lastRowFirstColumn="0" w:lastRowLastColumn="0"/>
              <w:rPr>
                <w:lang w:val="es-ES"/>
              </w:rPr>
            </w:pPr>
            <w:r w:rsidRPr="00535345">
              <w:rPr>
                <w:lang w:val="es-ES"/>
              </w:rPr>
              <w:t xml:space="preserve">ID. Unidad Organizativa + SGID </w:t>
            </w:r>
            <w:r>
              <w:rPr>
                <w:lang w:val="es-ES"/>
              </w:rPr>
              <w:t>Responsable</w:t>
            </w:r>
          </w:p>
        </w:tc>
        <w:tc>
          <w:tcPr>
            <w:tcW w:w="1975" w:type="dxa"/>
          </w:tcPr>
          <w:p w:rsidRPr="00535345" w:rsidR="00985D85" w:rsidP="00E54A6A" w:rsidRDefault="00985D85" w14:paraId="6FF17685" w14:textId="77777777">
            <w:pPr>
              <w:cnfStyle w:val="000000000000" w:firstRow="0" w:lastRow="0" w:firstColumn="0" w:lastColumn="0" w:oddVBand="0" w:evenVBand="0" w:oddHBand="0" w:evenHBand="0" w:firstRowFirstColumn="0" w:firstRowLastColumn="0" w:lastRowFirstColumn="0" w:lastRowLastColumn="0"/>
              <w:rPr>
                <w:lang w:val="es-ES"/>
              </w:rPr>
            </w:pPr>
          </w:p>
        </w:tc>
      </w:tr>
      <w:tr w:rsidRPr="001E4625" w:rsidR="00985D85" w:rsidTr="00771AC4" w14:paraId="0221F2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0B4465E5" w14:textId="77777777">
            <w:r w:rsidRPr="00535345">
              <w:t>JOB_TITLE</w:t>
            </w:r>
          </w:p>
        </w:tc>
        <w:tc>
          <w:tcPr>
            <w:tcW w:w="2274" w:type="dxa"/>
            <w:vAlign w:val="bottom"/>
          </w:tcPr>
          <w:p w:rsidRPr="00535345" w:rsidR="00985D85" w:rsidP="00E54A6A" w:rsidRDefault="00985D85" w14:paraId="5A05C27B" w14:textId="77777777">
            <w:pPr>
              <w:cnfStyle w:val="000000100000" w:firstRow="0" w:lastRow="0" w:firstColumn="0" w:lastColumn="0" w:oddVBand="0" w:evenVBand="0" w:oddHBand="1" w:evenHBand="0" w:firstRowFirstColumn="0" w:firstRowLastColumn="0" w:lastRowFirstColumn="0" w:lastRowLastColumn="0"/>
            </w:pPr>
            <w:proofErr w:type="spellStart"/>
            <w:r w:rsidRPr="00535345">
              <w:t>Nombre</w:t>
            </w:r>
            <w:proofErr w:type="spellEnd"/>
            <w:r w:rsidRPr="00535345">
              <w:t xml:space="preserve"> </w:t>
            </w:r>
            <w:proofErr w:type="spellStart"/>
            <w:r w:rsidRPr="00535345">
              <w:t>Puesto</w:t>
            </w:r>
            <w:proofErr w:type="spellEnd"/>
          </w:p>
        </w:tc>
        <w:tc>
          <w:tcPr>
            <w:tcW w:w="2589" w:type="dxa"/>
          </w:tcPr>
          <w:p w:rsidRPr="00535345" w:rsidR="00985D85" w:rsidP="00E54A6A" w:rsidRDefault="00985D85" w14:paraId="2A02BCAE" w14:textId="77777777">
            <w:pPr>
              <w:cnfStyle w:val="000000100000" w:firstRow="0" w:lastRow="0" w:firstColumn="0" w:lastColumn="0" w:oddVBand="0" w:evenVBand="0" w:oddHBand="1" w:evenHBand="0" w:firstRowFirstColumn="0" w:firstRowLastColumn="0" w:lastRowFirstColumn="0" w:lastRowLastColumn="0"/>
              <w:rPr>
                <w:lang w:val="es-ES"/>
              </w:rPr>
            </w:pPr>
            <w:r w:rsidRPr="00535345">
              <w:rPr>
                <w:lang w:val="es-ES"/>
              </w:rPr>
              <w:t>Nombre de la Unidad Organizativa de la que es responsable</w:t>
            </w:r>
          </w:p>
        </w:tc>
        <w:tc>
          <w:tcPr>
            <w:tcW w:w="1975" w:type="dxa"/>
          </w:tcPr>
          <w:p w:rsidRPr="009612B9" w:rsidR="00985D85" w:rsidP="00E54A6A" w:rsidRDefault="00985D85" w14:paraId="460D2A70" w14:textId="77777777">
            <w:pPr>
              <w:cnfStyle w:val="000000100000" w:firstRow="0" w:lastRow="0" w:firstColumn="0" w:lastColumn="0" w:oddVBand="0" w:evenVBand="0" w:oddHBand="1" w:evenHBand="0" w:firstRowFirstColumn="0" w:firstRowLastColumn="0" w:lastRowFirstColumn="0" w:lastRowLastColumn="0"/>
              <w:rPr>
                <w:lang w:val="es-ES"/>
              </w:rPr>
            </w:pPr>
          </w:p>
        </w:tc>
      </w:tr>
      <w:tr w:rsidRPr="001E4625" w:rsidR="00985D85" w:rsidTr="00771AC4" w14:paraId="77EC6D91" w14:textId="77777777">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10BA1476" w14:textId="77777777">
            <w:r w:rsidRPr="00535345">
              <w:t>PARENT_BOX_ID</w:t>
            </w:r>
          </w:p>
        </w:tc>
        <w:tc>
          <w:tcPr>
            <w:tcW w:w="2274" w:type="dxa"/>
            <w:vAlign w:val="bottom"/>
          </w:tcPr>
          <w:p w:rsidRPr="009612B9" w:rsidR="00985D85" w:rsidP="00E54A6A" w:rsidRDefault="00985D85" w14:paraId="4DAFAD16" w14:textId="77777777">
            <w:pPr>
              <w:cnfStyle w:val="000000000000" w:firstRow="0" w:lastRow="0" w:firstColumn="0" w:lastColumn="0" w:oddVBand="0" w:evenVBand="0" w:oddHBand="0" w:evenHBand="0" w:firstRowFirstColumn="0" w:firstRowLastColumn="0" w:lastRowFirstColumn="0" w:lastRowLastColumn="0"/>
              <w:rPr>
                <w:lang w:val="es-ES"/>
              </w:rPr>
            </w:pPr>
            <w:r w:rsidRPr="009612B9">
              <w:rPr>
                <w:lang w:val="es-ES"/>
              </w:rPr>
              <w:t xml:space="preserve">ID. Unidad Organizativa </w:t>
            </w:r>
            <w:proofErr w:type="gramStart"/>
            <w:r w:rsidRPr="009612B9">
              <w:rPr>
                <w:lang w:val="es-ES"/>
              </w:rPr>
              <w:t>Responsable</w:t>
            </w:r>
            <w:proofErr w:type="gramEnd"/>
            <w:r w:rsidRPr="009612B9">
              <w:rPr>
                <w:lang w:val="es-ES"/>
              </w:rPr>
              <w:t xml:space="preserve"> + SGID Responsable</w:t>
            </w:r>
          </w:p>
        </w:tc>
        <w:tc>
          <w:tcPr>
            <w:tcW w:w="2589" w:type="dxa"/>
          </w:tcPr>
          <w:p w:rsidRPr="00535345" w:rsidR="00985D85" w:rsidP="00E54A6A" w:rsidRDefault="00985D85" w14:paraId="67900400" w14:textId="77777777">
            <w:pPr>
              <w:cnfStyle w:val="000000000000" w:firstRow="0" w:lastRow="0" w:firstColumn="0" w:lastColumn="0" w:oddVBand="0" w:evenVBand="0" w:oddHBand="0" w:evenHBand="0" w:firstRowFirstColumn="0" w:firstRowLastColumn="0" w:lastRowFirstColumn="0" w:lastRowLastColumn="0"/>
              <w:rPr>
                <w:lang w:val="es-ES"/>
              </w:rPr>
            </w:pPr>
            <w:r w:rsidRPr="00535345">
              <w:rPr>
                <w:lang w:val="es-ES"/>
              </w:rPr>
              <w:t>ID. Unidad Organizativa Superior + SGID Responsable de la UO Superior</w:t>
            </w:r>
          </w:p>
        </w:tc>
        <w:tc>
          <w:tcPr>
            <w:tcW w:w="1975" w:type="dxa"/>
          </w:tcPr>
          <w:p w:rsidRPr="00535345" w:rsidR="00985D85" w:rsidP="00E54A6A" w:rsidRDefault="00985D85" w14:paraId="1AF65A21" w14:textId="77777777">
            <w:pPr>
              <w:cnfStyle w:val="000000000000" w:firstRow="0" w:lastRow="0" w:firstColumn="0" w:lastColumn="0" w:oddVBand="0" w:evenVBand="0" w:oddHBand="0" w:evenHBand="0" w:firstRowFirstColumn="0" w:firstRowLastColumn="0" w:lastRowFirstColumn="0" w:lastRowLastColumn="0"/>
              <w:rPr>
                <w:lang w:val="es-ES"/>
              </w:rPr>
            </w:pPr>
          </w:p>
        </w:tc>
      </w:tr>
      <w:tr w:rsidRPr="001E4625" w:rsidR="00985D85" w:rsidTr="00771AC4" w14:paraId="71BF9B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7B961D9E" w14:textId="77777777">
            <w:r w:rsidRPr="00535345">
              <w:t>RECORD_TYPE</w:t>
            </w:r>
          </w:p>
        </w:tc>
        <w:tc>
          <w:tcPr>
            <w:tcW w:w="2274" w:type="dxa"/>
            <w:vAlign w:val="bottom"/>
          </w:tcPr>
          <w:p w:rsidRPr="009612B9" w:rsidR="00985D85" w:rsidP="00E54A6A" w:rsidRDefault="00985D85" w14:paraId="48FB26B7" w14:textId="77777777">
            <w:pPr>
              <w:cnfStyle w:val="000000100000" w:firstRow="0" w:lastRow="0" w:firstColumn="0" w:lastColumn="0" w:oddVBand="0" w:evenVBand="0" w:oddHBand="1" w:evenHBand="0" w:firstRowFirstColumn="0" w:firstRowLastColumn="0" w:lastRowFirstColumn="0" w:lastRowLastColumn="0"/>
              <w:rPr>
                <w:lang w:val="es-ES"/>
              </w:rPr>
            </w:pPr>
            <w:r w:rsidRPr="009612B9">
              <w:rPr>
                <w:lang w:val="es-ES"/>
              </w:rPr>
              <w:t>Campo configurable 1 Global del Empleado</w:t>
            </w:r>
          </w:p>
        </w:tc>
        <w:tc>
          <w:tcPr>
            <w:tcW w:w="2589" w:type="dxa"/>
          </w:tcPr>
          <w:p w:rsidRPr="00535345" w:rsidR="00985D85" w:rsidP="00E54A6A" w:rsidRDefault="00985D85" w14:paraId="66091F1B" w14:textId="77777777">
            <w:pPr>
              <w:cnfStyle w:val="000000100000" w:firstRow="0" w:lastRow="0" w:firstColumn="0" w:lastColumn="0" w:oddVBand="0" w:evenVBand="0" w:oddHBand="1" w:evenHBand="0" w:firstRowFirstColumn="0" w:firstRowLastColumn="0" w:lastRowFirstColumn="0" w:lastRowLastColumn="0"/>
              <w:rPr>
                <w:lang w:val="es-ES"/>
              </w:rPr>
            </w:pPr>
            <w:r w:rsidRPr="00535345">
              <w:rPr>
                <w:lang w:val="es-ES"/>
              </w:rPr>
              <w:t>Campo configurable 1 Global de la Unidad Organizativa</w:t>
            </w:r>
          </w:p>
        </w:tc>
        <w:tc>
          <w:tcPr>
            <w:tcW w:w="1975" w:type="dxa"/>
          </w:tcPr>
          <w:p w:rsidRPr="00535345" w:rsidR="00985D85" w:rsidP="00E54A6A" w:rsidRDefault="00985D85" w14:paraId="06FB4CD7" w14:textId="77777777">
            <w:pPr>
              <w:cnfStyle w:val="000000100000" w:firstRow="0" w:lastRow="0" w:firstColumn="0" w:lastColumn="0" w:oddVBand="0" w:evenVBand="0" w:oddHBand="1" w:evenHBand="0" w:firstRowFirstColumn="0" w:firstRowLastColumn="0" w:lastRowFirstColumn="0" w:lastRowLastColumn="0"/>
              <w:rPr>
                <w:lang w:val="es-ES"/>
              </w:rPr>
            </w:pPr>
          </w:p>
        </w:tc>
      </w:tr>
      <w:tr w:rsidRPr="001E4625" w:rsidR="00985D85" w:rsidTr="00771AC4" w14:paraId="09C56B10" w14:textId="77777777">
        <w:tc>
          <w:tcPr>
            <w:cnfStyle w:val="001000000000" w:firstRow="0" w:lastRow="0" w:firstColumn="1" w:lastColumn="0" w:oddVBand="0" w:evenVBand="0" w:oddHBand="0" w:evenHBand="0" w:firstRowFirstColumn="0" w:firstRowLastColumn="0" w:lastRowFirstColumn="0" w:lastRowLastColumn="0"/>
            <w:tcW w:w="1936" w:type="dxa"/>
            <w:vAlign w:val="bottom"/>
          </w:tcPr>
          <w:p w:rsidRPr="00535345" w:rsidR="00985D85" w:rsidP="00E54A6A" w:rsidRDefault="00985D85" w14:paraId="5EBDCE66" w14:textId="77777777">
            <w:r w:rsidRPr="00535345">
              <w:t>BOX_SEQUENCE</w:t>
            </w:r>
          </w:p>
        </w:tc>
        <w:tc>
          <w:tcPr>
            <w:tcW w:w="2274" w:type="dxa"/>
            <w:vAlign w:val="bottom"/>
          </w:tcPr>
          <w:p w:rsidRPr="009612B9" w:rsidR="00985D85" w:rsidP="00E54A6A" w:rsidRDefault="00985D85" w14:paraId="32A408C8" w14:textId="77777777">
            <w:pPr>
              <w:cnfStyle w:val="000000000000" w:firstRow="0" w:lastRow="0" w:firstColumn="0" w:lastColumn="0" w:oddVBand="0" w:evenVBand="0" w:oddHBand="0" w:evenHBand="0" w:firstRowFirstColumn="0" w:firstRowLastColumn="0" w:lastRowFirstColumn="0" w:lastRowLastColumn="0"/>
              <w:rPr>
                <w:lang w:val="es-ES"/>
              </w:rPr>
            </w:pPr>
            <w:r w:rsidRPr="009612B9">
              <w:rPr>
                <w:lang w:val="es-ES"/>
              </w:rPr>
              <w:t>Campo configurable 2 Global del Empleado</w:t>
            </w:r>
          </w:p>
        </w:tc>
        <w:tc>
          <w:tcPr>
            <w:tcW w:w="2589" w:type="dxa"/>
          </w:tcPr>
          <w:p w:rsidRPr="00535345" w:rsidR="00985D85" w:rsidP="00E54A6A" w:rsidRDefault="00985D85" w14:paraId="59F19F72" w14:textId="77777777">
            <w:pPr>
              <w:cnfStyle w:val="000000000000" w:firstRow="0" w:lastRow="0" w:firstColumn="0" w:lastColumn="0" w:oddVBand="0" w:evenVBand="0" w:oddHBand="0" w:evenHBand="0" w:firstRowFirstColumn="0" w:firstRowLastColumn="0" w:lastRowFirstColumn="0" w:lastRowLastColumn="0"/>
              <w:rPr>
                <w:lang w:val="es-ES"/>
              </w:rPr>
            </w:pPr>
            <w:r w:rsidRPr="00535345">
              <w:rPr>
                <w:lang w:val="es-ES"/>
              </w:rPr>
              <w:t xml:space="preserve">Campo configurable </w:t>
            </w:r>
            <w:r>
              <w:rPr>
                <w:lang w:val="es-ES"/>
              </w:rPr>
              <w:t>2</w:t>
            </w:r>
            <w:r w:rsidRPr="00535345">
              <w:rPr>
                <w:lang w:val="es-ES"/>
              </w:rPr>
              <w:t xml:space="preserve"> Global de la Unidad Organizativa</w:t>
            </w:r>
          </w:p>
        </w:tc>
        <w:tc>
          <w:tcPr>
            <w:tcW w:w="1975" w:type="dxa"/>
          </w:tcPr>
          <w:p w:rsidRPr="00535345" w:rsidR="00985D85" w:rsidP="00E54A6A" w:rsidRDefault="00985D85" w14:paraId="257EBA7F" w14:textId="77777777">
            <w:pPr>
              <w:cnfStyle w:val="000000000000" w:firstRow="0" w:lastRow="0" w:firstColumn="0" w:lastColumn="0" w:oddVBand="0" w:evenVBand="0" w:oddHBand="0" w:evenHBand="0" w:firstRowFirstColumn="0" w:firstRowLastColumn="0" w:lastRowFirstColumn="0" w:lastRowLastColumn="0"/>
              <w:rPr>
                <w:lang w:val="es-ES"/>
              </w:rPr>
            </w:pPr>
          </w:p>
        </w:tc>
      </w:tr>
    </w:tbl>
    <w:p w:rsidR="00985D85" w:rsidP="00985D85" w:rsidRDefault="00985D85" w14:paraId="75A8FEE1" w14:textId="77777777">
      <w:pPr>
        <w:rPr>
          <w:lang w:val="es-ES" w:eastAsia="en-US"/>
        </w:rPr>
      </w:pPr>
    </w:p>
    <w:p w:rsidR="00985D85" w:rsidP="00985D85" w:rsidRDefault="00985D85" w14:paraId="6F46F52C" w14:textId="77777777">
      <w:pPr>
        <w:rPr>
          <w:lang w:val="es-ES" w:eastAsia="en-US"/>
        </w:rPr>
      </w:pPr>
    </w:p>
    <w:p w:rsidRPr="00CB185D" w:rsidR="00985D85" w:rsidP="00985D85" w:rsidRDefault="00985D85" w14:paraId="63B336B4" w14:textId="77777777">
      <w:pPr>
        <w:rPr>
          <w:lang w:val="es-ES" w:eastAsia="en-US"/>
        </w:rPr>
      </w:pPr>
    </w:p>
    <w:p w:rsidR="00985D85" w:rsidP="00985D85" w:rsidRDefault="00985D85" w14:paraId="6D46853C" w14:textId="77777777">
      <w:pPr>
        <w:pStyle w:val="2TituloH2"/>
      </w:pPr>
      <w:bookmarkStart w:name="_Toc97208333" w:id="347"/>
      <w:r>
        <w:t>TIPO DE EXPORTACIÓN</w:t>
      </w:r>
      <w:bookmarkEnd w:id="347"/>
    </w:p>
    <w:p w:rsidR="00985D85" w:rsidP="00985D85" w:rsidRDefault="00985D85" w14:paraId="45723393" w14:textId="77777777">
      <w:pPr>
        <w:rPr>
          <w:lang w:val="es-ES" w:eastAsia="en-US"/>
        </w:rPr>
      </w:pPr>
      <w:r>
        <w:rPr>
          <w:lang w:val="es-ES" w:eastAsia="en-US"/>
        </w:rPr>
        <w:t xml:space="preserve">Para esta interface se usará una exportación de situación actual. </w:t>
      </w:r>
    </w:p>
    <w:p w:rsidR="00985D85" w:rsidP="00985D85" w:rsidRDefault="00985D85" w14:paraId="49317414" w14:textId="77777777">
      <w:pPr>
        <w:rPr>
          <w:lang w:val="es-ES" w:eastAsia="en-US"/>
        </w:rPr>
      </w:pPr>
      <w:r>
        <w:rPr>
          <w:lang w:val="es-ES" w:eastAsia="en-US"/>
        </w:rPr>
        <w:t xml:space="preserve">El formato de salida será en forma de archivo CSV separado por “;”. Se incluirá la cabecera con los nombres de los campos. </w:t>
      </w:r>
    </w:p>
    <w:p w:rsidRPr="00985D85" w:rsidR="00985D85" w:rsidP="00985D85" w:rsidRDefault="00985D85" w14:paraId="4F5E2FA9" w14:textId="093F0FC4">
      <w:pPr>
        <w:rPr>
          <w:lang w:val="es-ES" w:eastAsia="en-US"/>
        </w:rPr>
      </w:pPr>
      <w:r>
        <w:rPr>
          <w:lang w:val="es-ES" w:eastAsia="en-US"/>
        </w:rPr>
        <w:t xml:space="preserve">La frecuencia de ejecución será determinada por </w:t>
      </w:r>
      <w:proofErr w:type="spellStart"/>
      <w:r>
        <w:rPr>
          <w:lang w:val="es-ES" w:eastAsia="en-US"/>
        </w:rPr>
        <w:t>SaintGobain</w:t>
      </w:r>
      <w:proofErr w:type="spellEnd"/>
      <w:r>
        <w:rPr>
          <w:lang w:val="es-ES" w:eastAsia="en-US"/>
        </w:rPr>
        <w:t>.</w:t>
      </w:r>
    </w:p>
    <w:p w:rsidRPr="00965136" w:rsidR="0099194A" w:rsidP="008A60F0" w:rsidRDefault="00254643" w14:paraId="6F6BC076" w14:textId="2E3ECA24">
      <w:pPr>
        <w:pStyle w:val="1TituloH1"/>
      </w:pPr>
      <w:bookmarkStart w:name="_Toc97208334" w:id="348"/>
      <w:r w:rsidRPr="00965136">
        <w:t>ACEPTACIÓN</w:t>
      </w:r>
      <w:bookmarkEnd w:id="348"/>
    </w:p>
    <w:p w:rsidRPr="00965136" w:rsidR="00A570A3" w:rsidP="00A570A3" w:rsidRDefault="00A570A3" w14:paraId="2E56121A" w14:textId="77777777">
      <w:pPr>
        <w:rPr>
          <w:lang w:val="es-ES" w:eastAsia="fr-FR"/>
        </w:rPr>
      </w:pPr>
      <w:r w:rsidRPr="00965136">
        <w:rPr>
          <w:lang w:val="es-ES" w:eastAsia="fr-FR"/>
        </w:rPr>
        <w:t>Notificación de aceptación.</w:t>
      </w:r>
    </w:p>
    <w:p w:rsidRPr="006E089B" w:rsidR="00A570A3" w:rsidP="003C1A3E" w:rsidRDefault="00A570A3" w14:paraId="255AFAD9" w14:textId="36DA018E">
      <w:pPr>
        <w:ind w:hanging="11"/>
        <w:rPr>
          <w:lang w:val="es-ES" w:eastAsia="fr-FR"/>
        </w:rPr>
      </w:pPr>
      <w:r w:rsidRPr="00965136">
        <w:rPr>
          <w:lang w:val="es-ES" w:eastAsia="fr-FR"/>
        </w:rPr>
        <w:t xml:space="preserve">Esta </w:t>
      </w:r>
      <w:r w:rsidRPr="006E089B">
        <w:rPr>
          <w:lang w:val="es-ES" w:eastAsia="fr-FR"/>
        </w:rPr>
        <w:t xml:space="preserve">aceptación hace referencia al presente documento de diseño de configuración para el módulo de </w:t>
      </w:r>
      <w:r w:rsidRPr="006E089B" w:rsidR="004927BD">
        <w:rPr>
          <w:lang w:val="es-ES" w:eastAsia="fr-FR"/>
        </w:rPr>
        <w:t>CORE HR</w:t>
      </w:r>
      <w:r w:rsidRPr="006E089B">
        <w:rPr>
          <w:lang w:val="es-ES" w:eastAsia="fr-FR"/>
        </w:rPr>
        <w:t xml:space="preserve"> de </w:t>
      </w:r>
      <w:r w:rsidRPr="006E089B" w:rsidR="00965136">
        <w:rPr>
          <w:lang w:val="es-ES" w:eastAsia="fr-FR"/>
        </w:rPr>
        <w:t>Ceg</w:t>
      </w:r>
      <w:r w:rsidRPr="006E089B" w:rsidR="002C68AB">
        <w:rPr>
          <w:lang w:val="es-ES" w:eastAsia="fr-FR"/>
        </w:rPr>
        <w:t>i</w:t>
      </w:r>
      <w:r w:rsidRPr="006E089B" w:rsidR="00965136">
        <w:rPr>
          <w:lang w:val="es-ES" w:eastAsia="fr-FR"/>
        </w:rPr>
        <w:t>d</w:t>
      </w:r>
      <w:r w:rsidRPr="006E089B" w:rsidR="003C1A3E">
        <w:rPr>
          <w:lang w:val="es-ES" w:eastAsia="fr-FR"/>
        </w:rPr>
        <w:t xml:space="preserve"> PeopleNet</w:t>
      </w:r>
      <w:r w:rsidRPr="006E089B">
        <w:rPr>
          <w:lang w:val="es-ES" w:eastAsia="fr-FR"/>
        </w:rPr>
        <w:t xml:space="preserve"> de </w:t>
      </w:r>
      <w:r w:rsidRPr="006E089B" w:rsidR="0006596C">
        <w:rPr>
          <w:lang w:val="es-ES" w:eastAsia="fr-FR"/>
        </w:rPr>
        <w:t>Saint-Gobain</w:t>
      </w:r>
      <w:r w:rsidRPr="006E089B">
        <w:rPr>
          <w:lang w:val="es-ES" w:eastAsia="fr-FR"/>
        </w:rPr>
        <w:t>:</w:t>
      </w:r>
    </w:p>
    <w:p w:rsidRPr="006E089B" w:rsidR="0093739D" w:rsidP="0093739D" w:rsidRDefault="0093739D" w14:paraId="2A944C06" w14:textId="77777777">
      <w:pPr>
        <w:rPr>
          <w:lang w:val="es-ES" w:eastAsia="fr-FR"/>
        </w:rPr>
      </w:pPr>
    </w:p>
    <w:tbl>
      <w:tblPr>
        <w:tblStyle w:val="Cegid"/>
        <w:tblW w:w="8942" w:type="dxa"/>
        <w:tblLook w:val="04A0" w:firstRow="1" w:lastRow="0" w:firstColumn="1" w:lastColumn="0" w:noHBand="0" w:noVBand="1"/>
      </w:tblPr>
      <w:tblGrid>
        <w:gridCol w:w="2977"/>
        <w:gridCol w:w="5965"/>
      </w:tblGrid>
      <w:tr w:rsidRPr="006E089B" w:rsidR="007529E2" w:rsidTr="00941B1D" w14:paraId="311EA0D1" w14:textId="77777777">
        <w:trPr>
          <w:cnfStyle w:val="100000000000" w:firstRow="1" w:lastRow="0" w:firstColumn="0" w:lastColumn="0" w:oddVBand="0" w:evenVBand="0" w:oddHBand="0" w:evenHBand="0" w:firstRowFirstColumn="0" w:firstRowLastColumn="0" w:lastRowFirstColumn="0" w:lastRowLastColumn="0"/>
          <w:trHeight w:val="470"/>
        </w:trPr>
        <w:tc>
          <w:tcPr>
            <w:tcW w:w="2977" w:type="dxa"/>
            <w:tcBorders>
              <w:bottom w:val="single" w:color="FFFFFF" w:themeColor="background1" w:sz="4" w:space="0"/>
            </w:tcBorders>
          </w:tcPr>
          <w:p w:rsidRPr="006E089B" w:rsidR="007529E2" w:rsidP="0093739D" w:rsidRDefault="00A5425A" w14:paraId="16353BCD" w14:textId="1240A08E">
            <w:pPr>
              <w:pStyle w:val="Textoindependiente"/>
              <w:spacing w:before="120"/>
              <w:jc w:val="left"/>
              <w:rPr>
                <w:b/>
                <w:bCs/>
                <w:color w:val="FFFFFF" w:themeColor="background1"/>
                <w:szCs w:val="22"/>
                <w:lang w:val="es-ES"/>
              </w:rPr>
            </w:pPr>
            <w:bookmarkStart w:name="_Hlk25666729" w:id="349"/>
            <w:bookmarkEnd w:id="8"/>
            <w:bookmarkEnd w:id="9"/>
            <w:r w:rsidRPr="006E089B">
              <w:rPr>
                <w:b/>
                <w:bCs/>
                <w:color w:val="FFFFFF" w:themeColor="background1"/>
                <w:szCs w:val="22"/>
                <w:lang w:val="es-ES"/>
              </w:rPr>
              <w:t>Fecha de entrega</w:t>
            </w:r>
            <w:r w:rsidRPr="006E089B" w:rsidR="0093739D">
              <w:rPr>
                <w:b/>
                <w:bCs/>
                <w:color w:val="FFFFFF" w:themeColor="background1"/>
                <w:szCs w:val="22"/>
                <w:lang w:val="es-ES"/>
              </w:rPr>
              <w:t>:</w:t>
            </w:r>
          </w:p>
        </w:tc>
        <w:tc>
          <w:tcPr>
            <w:tcW w:w="5965" w:type="dxa"/>
            <w:shd w:val="clear" w:color="auto" w:fill="auto"/>
          </w:tcPr>
          <w:p w:rsidRPr="006E089B" w:rsidR="007529E2" w:rsidP="0093739D" w:rsidRDefault="00161D93" w14:paraId="1343F51A" w14:textId="11C729F7">
            <w:pPr>
              <w:pStyle w:val="Textoindependiente"/>
              <w:spacing w:before="120"/>
              <w:jc w:val="left"/>
              <w:rPr>
                <w:color w:val="FFFFFF" w:themeColor="background1"/>
                <w:szCs w:val="22"/>
                <w:lang w:val="es-ES"/>
              </w:rPr>
            </w:pPr>
            <w:r>
              <w:rPr>
                <w:lang w:val="es-ES" w:eastAsia="fr-FR"/>
              </w:rPr>
              <w:t>07</w:t>
            </w:r>
            <w:r w:rsidR="006E089B">
              <w:rPr>
                <w:lang w:val="es-ES" w:eastAsia="fr-FR"/>
              </w:rPr>
              <w:t>/0</w:t>
            </w:r>
            <w:r>
              <w:rPr>
                <w:lang w:val="es-ES" w:eastAsia="fr-FR"/>
              </w:rPr>
              <w:t>5</w:t>
            </w:r>
            <w:r w:rsidR="006E089B">
              <w:rPr>
                <w:lang w:val="es-ES" w:eastAsia="fr-FR"/>
              </w:rPr>
              <w:t>/2021</w:t>
            </w:r>
            <w:r w:rsidR="006E089B">
              <w:rPr>
                <w:color w:val="FFFFFF" w:themeColor="background1"/>
                <w:szCs w:val="22"/>
                <w:lang w:val="es-ES"/>
              </w:rPr>
              <w:t>14/04</w:t>
            </w:r>
          </w:p>
        </w:tc>
      </w:tr>
      <w:tr w:rsidRPr="006E089B" w:rsidR="008407F8" w:rsidTr="00456A5F" w14:paraId="60D1FBB2" w14:textId="77777777">
        <w:trPr>
          <w:trHeight w:val="1060"/>
        </w:trPr>
        <w:tc>
          <w:tcPr>
            <w:tcW w:w="2977" w:type="dxa"/>
            <w:tcBorders>
              <w:top w:val="single" w:color="FFFFFF" w:themeColor="background1" w:sz="4" w:space="0"/>
              <w:bottom w:val="single" w:color="FFFFFF" w:themeColor="background1" w:sz="4" w:space="0"/>
            </w:tcBorders>
            <w:shd w:val="clear" w:color="auto" w:fill="FF5C35" w:themeFill="background2"/>
          </w:tcPr>
          <w:p w:rsidRPr="006E089B" w:rsidR="008407F8" w:rsidP="0093739D" w:rsidRDefault="00456A5F" w14:paraId="017E882D" w14:textId="4CF59E8E">
            <w:pPr>
              <w:pStyle w:val="Textoindependiente"/>
              <w:spacing w:before="120"/>
              <w:jc w:val="left"/>
              <w:rPr>
                <w:b/>
                <w:bCs/>
                <w:color w:val="FFFFFF" w:themeColor="background1"/>
                <w:szCs w:val="22"/>
                <w:lang w:val="es-ES"/>
              </w:rPr>
            </w:pPr>
            <w:r w:rsidRPr="006E089B">
              <w:rPr>
                <w:b/>
                <w:bCs/>
                <w:color w:val="FFFFFF" w:themeColor="background1"/>
                <w:szCs w:val="22"/>
                <w:lang w:val="es-ES"/>
              </w:rPr>
              <w:t>Entregable:</w:t>
            </w:r>
          </w:p>
        </w:tc>
        <w:tc>
          <w:tcPr>
            <w:tcW w:w="5965" w:type="dxa"/>
          </w:tcPr>
          <w:p w:rsidRPr="006E089B" w:rsidR="008407F8" w:rsidP="0093739D" w:rsidRDefault="008407F8" w14:paraId="6E3ACCDC" w14:textId="77777777">
            <w:pPr>
              <w:pStyle w:val="Textoindependiente"/>
              <w:spacing w:before="120"/>
              <w:jc w:val="left"/>
              <w:rPr>
                <w:color w:val="auto"/>
                <w:szCs w:val="22"/>
                <w:lang w:val="es-ES"/>
              </w:rPr>
            </w:pPr>
          </w:p>
        </w:tc>
      </w:tr>
      <w:tr w:rsidRPr="001E4625" w:rsidR="007529E2" w:rsidTr="009B20B7" w14:paraId="50F76FF0" w14:textId="77777777">
        <w:trPr>
          <w:trHeight w:val="1415"/>
        </w:trPr>
        <w:tc>
          <w:tcPr>
            <w:tcW w:w="2977" w:type="dxa"/>
            <w:tcBorders>
              <w:top w:val="single" w:color="FFFFFF" w:themeColor="background1" w:sz="4" w:space="0"/>
              <w:bottom w:val="single" w:color="FFFFFF" w:themeColor="background1" w:sz="6" w:space="0"/>
            </w:tcBorders>
            <w:shd w:val="clear" w:color="auto" w:fill="FF5C35" w:themeFill="background2"/>
          </w:tcPr>
          <w:p w:rsidRPr="006E089B" w:rsidR="007529E2" w:rsidP="0093739D" w:rsidRDefault="00456A5F" w14:paraId="7F0C3881" w14:textId="77C4DA6B">
            <w:pPr>
              <w:pStyle w:val="Textoindependiente"/>
              <w:spacing w:before="120"/>
              <w:jc w:val="left"/>
              <w:rPr>
                <w:b/>
                <w:color w:val="FFFFFF" w:themeColor="background1"/>
                <w:szCs w:val="22"/>
                <w:lang w:val="es-ES"/>
              </w:rPr>
            </w:pPr>
            <w:r w:rsidRPr="006E089B">
              <w:rPr>
                <w:b/>
                <w:bCs/>
                <w:color w:val="FFFFFF" w:themeColor="background1"/>
                <w:szCs w:val="22"/>
                <w:lang w:val="es-ES"/>
              </w:rPr>
              <w:t>Descripción de la entrega</w:t>
            </w:r>
            <w:r w:rsidRPr="006E089B" w:rsidR="0093739D">
              <w:rPr>
                <w:b/>
                <w:bCs/>
                <w:color w:val="FFFFFF" w:themeColor="background1"/>
                <w:szCs w:val="22"/>
                <w:lang w:val="es-ES"/>
              </w:rPr>
              <w:t>:</w:t>
            </w:r>
          </w:p>
        </w:tc>
        <w:tc>
          <w:tcPr>
            <w:tcW w:w="5965" w:type="dxa"/>
            <w:vAlign w:val="bottom"/>
          </w:tcPr>
          <w:p w:rsidRPr="006E089B" w:rsidR="007529E2" w:rsidP="0093739D" w:rsidRDefault="00781FAB" w14:paraId="12E0B11D" w14:textId="371605E3">
            <w:pPr>
              <w:jc w:val="left"/>
              <w:rPr>
                <w:szCs w:val="22"/>
                <w:lang w:val="es-ES"/>
              </w:rPr>
            </w:pPr>
            <w:r w:rsidRPr="006E089B">
              <w:rPr>
                <w:lang w:val="es-ES" w:eastAsia="fr-FR"/>
              </w:rPr>
              <w:t xml:space="preserve">La aceptación de este documento por parte de </w:t>
            </w:r>
            <w:r w:rsidRPr="006E089B" w:rsidR="0006596C">
              <w:rPr>
                <w:lang w:val="es-ES" w:eastAsia="fr-FR"/>
              </w:rPr>
              <w:t>Saint-Gobain</w:t>
            </w:r>
            <w:r w:rsidRPr="006E089B">
              <w:rPr>
                <w:lang w:val="es-ES" w:eastAsia="fr-FR"/>
              </w:rPr>
              <w:t xml:space="preserve"> supone la aceptación de la configuración de la plataforma como resultado de las sesiones </w:t>
            </w:r>
            <w:r w:rsidRPr="006E089B" w:rsidR="004927BD">
              <w:rPr>
                <w:lang w:val="es-ES" w:eastAsia="fr-FR"/>
              </w:rPr>
              <w:t>funcionales</w:t>
            </w:r>
            <w:r w:rsidRPr="006E089B">
              <w:rPr>
                <w:lang w:val="es-ES" w:eastAsia="fr-FR"/>
              </w:rPr>
              <w:t>.</w:t>
            </w:r>
          </w:p>
        </w:tc>
      </w:tr>
      <w:tr w:rsidRPr="006E089B" w:rsidR="0093739D" w:rsidTr="0093739D" w14:paraId="44FD8A27" w14:textId="77777777">
        <w:trPr>
          <w:trHeight w:val="770"/>
        </w:trPr>
        <w:tc>
          <w:tcPr>
            <w:tcW w:w="2977" w:type="dxa"/>
            <w:tcBorders>
              <w:top w:val="single" w:color="FFFFFF" w:themeColor="background1" w:sz="6" w:space="0"/>
            </w:tcBorders>
            <w:shd w:val="clear" w:color="auto" w:fill="FF5C35" w:themeFill="background2"/>
          </w:tcPr>
          <w:p w:rsidRPr="006E089B" w:rsidR="0093739D" w:rsidP="0093739D" w:rsidRDefault="009C2ECD" w14:paraId="3F8E3230" w14:textId="5A36A4BC">
            <w:pPr>
              <w:pStyle w:val="Textoindependiente"/>
              <w:spacing w:before="120"/>
              <w:jc w:val="left"/>
              <w:rPr>
                <w:b/>
                <w:bCs/>
                <w:color w:val="FFFFFF" w:themeColor="background1"/>
                <w:szCs w:val="22"/>
                <w:lang w:val="es-ES"/>
              </w:rPr>
            </w:pPr>
            <w:r w:rsidRPr="006E089B">
              <w:rPr>
                <w:b/>
                <w:bCs/>
                <w:color w:val="FFFFFF" w:themeColor="background1"/>
                <w:szCs w:val="22"/>
                <w:lang w:val="es-ES"/>
              </w:rPr>
              <w:t>Decisi</w:t>
            </w:r>
            <w:r w:rsidRPr="006E089B" w:rsidR="00781FAB">
              <w:rPr>
                <w:b/>
                <w:bCs/>
                <w:color w:val="FFFFFF" w:themeColor="background1"/>
                <w:szCs w:val="22"/>
                <w:lang w:val="es-ES"/>
              </w:rPr>
              <w:t>ó</w:t>
            </w:r>
            <w:r w:rsidRPr="006E089B">
              <w:rPr>
                <w:b/>
                <w:bCs/>
                <w:color w:val="FFFFFF" w:themeColor="background1"/>
                <w:szCs w:val="22"/>
                <w:lang w:val="es-ES"/>
              </w:rPr>
              <w:t>n</w:t>
            </w:r>
          </w:p>
        </w:tc>
        <w:tc>
          <w:tcPr>
            <w:tcW w:w="5965" w:type="dxa"/>
          </w:tcPr>
          <w:p w:rsidRPr="006E089B" w:rsidR="0093739D" w:rsidP="0093739D" w:rsidRDefault="0093739D" w14:paraId="4D2839C6" w14:textId="77777777">
            <w:pPr>
              <w:jc w:val="center"/>
              <w:rPr>
                <w:lang w:val="es-ES" w:eastAsia="fr-FR"/>
              </w:rPr>
            </w:pPr>
          </w:p>
          <w:p w:rsidRPr="006E089B" w:rsidR="0093739D" w:rsidP="0093739D" w:rsidRDefault="0093739D" w14:paraId="1B3D2EB5" w14:textId="4A5B410A">
            <w:pPr>
              <w:jc w:val="center"/>
              <w:rPr>
                <w:lang w:val="es-ES" w:eastAsia="fr-FR"/>
              </w:rPr>
            </w:pPr>
            <w:r w:rsidRPr="006E089B">
              <w:rPr>
                <w:lang w:val="es-ES" w:eastAsia="fr-FR"/>
              </w:rPr>
              <w:t>A</w:t>
            </w:r>
            <w:r w:rsidRPr="006E089B" w:rsidR="00341760">
              <w:rPr>
                <w:lang w:val="es-ES" w:eastAsia="fr-FR"/>
              </w:rPr>
              <w:t>cept</w:t>
            </w:r>
            <w:r w:rsidRPr="006E089B" w:rsidR="00E44508">
              <w:rPr>
                <w:lang w:val="es-ES" w:eastAsia="fr-FR"/>
              </w:rPr>
              <w:t>ar</w:t>
            </w:r>
            <w:r w:rsidRPr="006E089B">
              <w:rPr>
                <w:lang w:val="es-ES" w:eastAsia="fr-FR"/>
              </w:rPr>
              <w:t xml:space="preserve"> </w:t>
            </w:r>
            <w:r w:rsidRPr="006E089B">
              <w:rPr>
                <w:lang w:val="es-ES" w:eastAsia="fr-FR"/>
              </w:rPr>
              <w:fldChar w:fldCharType="begin">
                <w:ffData>
                  <w:name w:val=""/>
                  <w:enabled/>
                  <w:calcOnExit w:val="0"/>
                  <w:helpText w:type="text" w:val="Double click the box and select the Checked Option in the Default Value section."/>
                  <w:statusText w:type="text" w:val="Double click the box and select the Checked Option in the Default Value section."/>
                  <w:checkBox>
                    <w:size w:val="22"/>
                    <w:default w:val="0"/>
                  </w:checkBox>
                </w:ffData>
              </w:fldChar>
            </w:r>
            <w:r w:rsidRPr="006E089B">
              <w:rPr>
                <w:lang w:val="es-ES" w:eastAsia="fr-FR"/>
              </w:rPr>
              <w:instrText xml:space="preserve"> FORMCHECKBOX </w:instrText>
            </w:r>
            <w:r w:rsidR="004F5694">
              <w:rPr>
                <w:lang w:val="es-ES" w:eastAsia="fr-FR"/>
              </w:rPr>
            </w:r>
            <w:r w:rsidR="004F5694">
              <w:rPr>
                <w:lang w:val="es-ES" w:eastAsia="fr-FR"/>
              </w:rPr>
              <w:fldChar w:fldCharType="separate"/>
            </w:r>
            <w:r w:rsidRPr="006E089B">
              <w:rPr>
                <w:lang w:val="es-ES" w:eastAsia="fr-FR"/>
              </w:rPr>
              <w:fldChar w:fldCharType="end"/>
            </w:r>
            <w:r w:rsidRPr="006E089B">
              <w:rPr>
                <w:lang w:val="es-ES" w:eastAsia="fr-FR"/>
              </w:rPr>
              <w:tab/>
            </w:r>
            <w:r w:rsidRPr="006E089B">
              <w:rPr>
                <w:lang w:val="es-ES" w:eastAsia="fr-FR"/>
              </w:rPr>
              <w:t xml:space="preserve"> Re</w:t>
            </w:r>
            <w:r w:rsidRPr="006E089B" w:rsidR="00E44508">
              <w:rPr>
                <w:lang w:val="es-ES" w:eastAsia="fr-FR"/>
              </w:rPr>
              <w:t>chazar</w:t>
            </w:r>
            <w:r w:rsidRPr="006E089B">
              <w:rPr>
                <w:lang w:val="es-ES" w:eastAsia="fr-FR"/>
              </w:rPr>
              <w:t xml:space="preserve"> </w:t>
            </w:r>
            <w:r w:rsidRPr="006E089B">
              <w:rPr>
                <w:lang w:val="es-ES" w:eastAsia="fr-FR"/>
              </w:rPr>
              <w:fldChar w:fldCharType="begin">
                <w:ffData>
                  <w:name w:val=""/>
                  <w:enabled/>
                  <w:calcOnExit w:val="0"/>
                  <w:checkBox>
                    <w:sizeAuto/>
                    <w:default w:val="0"/>
                  </w:checkBox>
                </w:ffData>
              </w:fldChar>
            </w:r>
            <w:r w:rsidRPr="006E089B">
              <w:rPr>
                <w:lang w:val="es-ES" w:eastAsia="fr-FR"/>
              </w:rPr>
              <w:instrText xml:space="preserve"> FORMCHECKBOX </w:instrText>
            </w:r>
            <w:r w:rsidR="004F5694">
              <w:rPr>
                <w:lang w:val="es-ES" w:eastAsia="fr-FR"/>
              </w:rPr>
            </w:r>
            <w:r w:rsidR="004F5694">
              <w:rPr>
                <w:lang w:val="es-ES" w:eastAsia="fr-FR"/>
              </w:rPr>
              <w:fldChar w:fldCharType="separate"/>
            </w:r>
            <w:r w:rsidRPr="006E089B">
              <w:rPr>
                <w:lang w:val="es-ES" w:eastAsia="fr-FR"/>
              </w:rPr>
              <w:fldChar w:fldCharType="end"/>
            </w:r>
          </w:p>
          <w:p w:rsidRPr="006E089B" w:rsidR="0093739D" w:rsidP="0093739D" w:rsidRDefault="0093739D" w14:paraId="15359E10" w14:textId="77777777">
            <w:pPr>
              <w:jc w:val="center"/>
              <w:rPr>
                <w:szCs w:val="22"/>
                <w:lang w:val="es-ES"/>
              </w:rPr>
            </w:pPr>
          </w:p>
        </w:tc>
      </w:tr>
    </w:tbl>
    <w:p w:rsidRPr="006E089B" w:rsidR="007B27EA" w:rsidP="007B27EA" w:rsidRDefault="007B27EA" w14:paraId="07EF1A20" w14:textId="77777777">
      <w:pPr>
        <w:rPr>
          <w:lang w:val="es-ES"/>
        </w:rPr>
      </w:pPr>
      <w:bookmarkStart w:name="_Toc25760286" w:id="350"/>
      <w:bookmarkStart w:name="_Toc25760508" w:id="351"/>
      <w:bookmarkStart w:name="_Toc25760824" w:id="352"/>
      <w:bookmarkStart w:name="_Toc25760891" w:id="353"/>
      <w:bookmarkStart w:name="_Toc25765756" w:id="354"/>
      <w:bookmarkStart w:name="_Toc25765862" w:id="355"/>
      <w:bookmarkStart w:name="_Toc25849698" w:id="356"/>
      <w:bookmarkStart w:name="_Toc25855175" w:id="357"/>
      <w:bookmarkStart w:name="_Toc25855234" w:id="358"/>
      <w:bookmarkStart w:name="_Toc25760287" w:id="359"/>
      <w:bookmarkStart w:name="_Toc25760509" w:id="360"/>
      <w:bookmarkStart w:name="_Toc25760825" w:id="361"/>
      <w:bookmarkStart w:name="_Toc25760892" w:id="362"/>
      <w:bookmarkStart w:name="_Toc25765757" w:id="363"/>
      <w:bookmarkStart w:name="_Toc25765863" w:id="364"/>
      <w:bookmarkStart w:name="_Toc25849699" w:id="365"/>
      <w:bookmarkStart w:name="_Toc25855176" w:id="366"/>
      <w:bookmarkStart w:name="_Toc25855235" w:id="367"/>
      <w:bookmarkStart w:name="_Toc25760288" w:id="368"/>
      <w:bookmarkStart w:name="_Toc25760510" w:id="369"/>
      <w:bookmarkStart w:name="_Toc25760826" w:id="370"/>
      <w:bookmarkStart w:name="_Toc25760893" w:id="371"/>
      <w:bookmarkStart w:name="_Toc25765758" w:id="372"/>
      <w:bookmarkStart w:name="_Toc25765864" w:id="373"/>
      <w:bookmarkStart w:name="_Toc25849700" w:id="374"/>
      <w:bookmarkStart w:name="_Toc25855177" w:id="375"/>
      <w:bookmarkStart w:name="_Toc25855236" w:id="376"/>
      <w:bookmarkStart w:name="_Toc25760289" w:id="377"/>
      <w:bookmarkStart w:name="_Toc25760511" w:id="378"/>
      <w:bookmarkStart w:name="_Toc25760827" w:id="379"/>
      <w:bookmarkStart w:name="_Toc25760894" w:id="380"/>
      <w:bookmarkStart w:name="_Toc25765759" w:id="381"/>
      <w:bookmarkStart w:name="_Toc25765865" w:id="382"/>
      <w:bookmarkStart w:name="_Toc25849701" w:id="383"/>
      <w:bookmarkStart w:name="_Toc25855178" w:id="384"/>
      <w:bookmarkStart w:name="_Toc25855237" w:id="385"/>
      <w:bookmarkEnd w:id="10"/>
      <w:bookmarkEnd w:id="11"/>
      <w:bookmarkEnd w:id="12"/>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rsidRPr="00965136" w:rsidR="007B27EA" w:rsidP="007B27EA" w:rsidRDefault="00CC13EC" w14:paraId="7AC9F571" w14:textId="58AA965B">
      <w:pPr>
        <w:rPr>
          <w:lang w:val="es-ES"/>
        </w:rPr>
      </w:pPr>
      <w:r w:rsidRPr="006E089B">
        <w:rPr>
          <w:lang w:val="es-ES"/>
        </w:rPr>
        <w:t>Firma</w:t>
      </w:r>
      <w:r w:rsidRPr="006E089B" w:rsidR="007B27EA">
        <w:rPr>
          <w:lang w:val="es-ES"/>
        </w:rPr>
        <w:t>:</w:t>
      </w:r>
    </w:p>
    <w:p w:rsidRPr="00965136" w:rsidR="007B27EA" w:rsidP="007B27EA" w:rsidRDefault="007B27EA" w14:paraId="30D9FC9E" w14:textId="77777777">
      <w:pPr>
        <w:rPr>
          <w:lang w:val="es-ES"/>
        </w:rPr>
      </w:pPr>
    </w:p>
    <w:p w:rsidRPr="00965136" w:rsidR="007B27EA" w:rsidP="007B27EA" w:rsidRDefault="007B27EA" w14:paraId="35BD09F3" w14:textId="77777777">
      <w:pPr>
        <w:rPr>
          <w:lang w:val="es-ES"/>
        </w:rPr>
      </w:pPr>
    </w:p>
    <w:p w:rsidRPr="00965136" w:rsidR="007B27EA" w:rsidP="007B27EA" w:rsidRDefault="007B27EA" w14:paraId="30336CDF" w14:textId="77777777">
      <w:pPr>
        <w:rPr>
          <w:lang w:val="es-ES"/>
        </w:rPr>
      </w:pPr>
    </w:p>
    <w:p w:rsidRPr="00965136" w:rsidR="007B27EA" w:rsidP="007B27EA" w:rsidRDefault="007B27EA" w14:paraId="3FE46654" w14:textId="77777777">
      <w:pPr>
        <w:rPr>
          <w:lang w:val="es-ES"/>
        </w:rPr>
      </w:pPr>
      <w:r w:rsidRPr="00965136">
        <w:rPr>
          <w:lang w:val="es-ES"/>
        </w:rPr>
        <w:t>_____________________________</w:t>
      </w:r>
    </w:p>
    <w:p w:rsidRPr="00965136" w:rsidR="007B27EA" w:rsidP="007B27EA" w:rsidRDefault="007B27EA" w14:paraId="38366AA6" w14:textId="77777777">
      <w:pPr>
        <w:rPr>
          <w:lang w:val="es-ES"/>
        </w:rPr>
      </w:pPr>
    </w:p>
    <w:p w:rsidRPr="00965136" w:rsidR="007B27EA" w:rsidP="007B27EA" w:rsidRDefault="00CC13EC" w14:paraId="76752813" w14:textId="30FC720A">
      <w:pPr>
        <w:rPr>
          <w:lang w:val="es-ES"/>
        </w:rPr>
      </w:pPr>
      <w:r w:rsidRPr="00965136">
        <w:rPr>
          <w:lang w:val="es-ES"/>
        </w:rPr>
        <w:t>Nombre</w:t>
      </w:r>
      <w:r w:rsidRPr="00965136" w:rsidR="007B27EA">
        <w:rPr>
          <w:lang w:val="es-ES"/>
        </w:rPr>
        <w:t>:</w:t>
      </w:r>
    </w:p>
    <w:p w:rsidRPr="00965136" w:rsidR="007B27EA" w:rsidP="007B27EA" w:rsidRDefault="00CC13EC" w14:paraId="234AD206" w14:textId="64492F54">
      <w:pPr>
        <w:rPr>
          <w:lang w:val="es-ES"/>
        </w:rPr>
      </w:pPr>
      <w:r w:rsidRPr="00965136">
        <w:rPr>
          <w:lang w:val="es-ES"/>
        </w:rPr>
        <w:t>Puesto</w:t>
      </w:r>
      <w:r w:rsidRPr="00965136" w:rsidR="007B27EA">
        <w:rPr>
          <w:lang w:val="es-ES"/>
        </w:rPr>
        <w:t>:</w:t>
      </w:r>
    </w:p>
    <w:p w:rsidRPr="00965136" w:rsidR="007B27EA" w:rsidP="007B27EA" w:rsidRDefault="00CC13EC" w14:paraId="0867E6BB" w14:textId="0302B7B9">
      <w:pPr>
        <w:rPr>
          <w:lang w:val="es-ES"/>
        </w:rPr>
      </w:pPr>
      <w:r w:rsidRPr="00965136">
        <w:rPr>
          <w:lang w:val="es-ES"/>
        </w:rPr>
        <w:t>Fecha</w:t>
      </w:r>
      <w:r w:rsidRPr="00965136" w:rsidR="007B27EA">
        <w:rPr>
          <w:lang w:val="es-ES"/>
        </w:rPr>
        <w:t>:</w:t>
      </w:r>
    </w:p>
    <w:sectPr w:rsidRPr="00965136" w:rsidR="007B27EA" w:rsidSect="00FE255D">
      <w:headerReference w:type="even" r:id="rId42"/>
      <w:headerReference w:type="default" r:id="rId43"/>
      <w:headerReference w:type="first" r:id="rId44"/>
      <w:type w:val="continuous"/>
      <w:pgSz w:w="11906" w:h="16838" w:orient="portrait" w:code="9"/>
      <w:pgMar w:top="1872" w:right="1133" w:bottom="1008" w:left="1134" w:header="0" w:footer="53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EFL" w:author="Gabriel Esteban Fractman Lazaro" w:date="2021-05-05T11:20:00Z" w:id="245">
    <w:p w:rsidRPr="0074267B" w:rsidR="00E54A6A" w:rsidRDefault="00E54A6A" w14:paraId="6315FE45" w14:textId="3D914E1C">
      <w:pPr>
        <w:pStyle w:val="Textocomentario"/>
        <w:rPr>
          <w:lang w:val="es-ES"/>
        </w:rPr>
      </w:pPr>
      <w:r>
        <w:rPr>
          <w:rStyle w:val="Refdecomentario"/>
        </w:rPr>
        <w:annotationRef/>
      </w:r>
      <w:r w:rsidRPr="0074267B">
        <w:rPr>
          <w:lang w:val="es-ES"/>
        </w:rPr>
        <w:t>Confirmar si se envía el literal o algún código</w:t>
      </w:r>
    </w:p>
  </w:comment>
  <w:comment w:initials="GEFL" w:author="Gabriel Esteban Fractman Lazaro" w:date="2021-05-05T11:26:00Z" w:id="257">
    <w:p w:rsidRPr="0074267B" w:rsidR="00E54A6A" w:rsidRDefault="00E54A6A" w14:paraId="012E7418" w14:textId="190B039B">
      <w:pPr>
        <w:pStyle w:val="Textocomentario"/>
        <w:rPr>
          <w:lang w:val="es-ES"/>
        </w:rPr>
      </w:pPr>
      <w:r>
        <w:rPr>
          <w:rStyle w:val="Refdecomentario"/>
        </w:rPr>
        <w:annotationRef/>
      </w:r>
      <w:r w:rsidRPr="0074267B">
        <w:rPr>
          <w:lang w:val="es-ES"/>
        </w:rPr>
        <w:t>Confirmar si se envía el literal o algún código</w:t>
      </w:r>
    </w:p>
  </w:comment>
  <w:comment w:initials="GEFL" w:author="Gabriel Esteban Fractman Lazaro" w:date="2021-05-05T11:45:00Z" w:id="258">
    <w:p w:rsidRPr="0074267B" w:rsidR="00E54A6A" w:rsidRDefault="00E54A6A" w14:paraId="18980EF9" w14:textId="1B2DDDAC">
      <w:pPr>
        <w:pStyle w:val="Textocomentario"/>
        <w:rPr>
          <w:lang w:val="es-ES"/>
        </w:rPr>
      </w:pPr>
      <w:r>
        <w:rPr>
          <w:rStyle w:val="Refdecomentario"/>
        </w:rPr>
        <w:annotationRef/>
      </w:r>
      <w:r w:rsidRPr="0074267B">
        <w:rPr>
          <w:lang w:val="es-ES"/>
        </w:rPr>
        <w:t>A confirmer, la alternativa podría ser indicar una lista explícita de puestos posibles.</w:t>
      </w:r>
    </w:p>
  </w:comment>
  <w:comment w:initials="FLAJ" w:author="Fernandez Luna, Angel Jose" w:date="2021-06-02T11:43:00Z" w:id="259">
    <w:p w:rsidRPr="00922116" w:rsidR="00E54A6A" w:rsidRDefault="00E54A6A" w14:paraId="61F26554" w14:textId="709B1981">
      <w:pPr>
        <w:pStyle w:val="Textocomentario"/>
        <w:rPr>
          <w:lang w:val="es-ES"/>
        </w:rPr>
      </w:pPr>
      <w:r>
        <w:rPr>
          <w:rStyle w:val="Refdecomentario"/>
        </w:rPr>
        <w:annotationRef/>
      </w:r>
      <w:r w:rsidRPr="00922116">
        <w:rPr>
          <w:lang w:val="es-ES"/>
        </w:rPr>
        <w:t>Estos tres grupos se distinguen por la categor</w:t>
      </w:r>
      <w:r>
        <w:rPr>
          <w:lang w:val="es-ES"/>
        </w:rPr>
        <w:t>ía, no por el HAY.</w:t>
      </w:r>
    </w:p>
  </w:comment>
  <w:comment w:initials="GEFL" w:author="Gabriel Esteban Fractman Lazaro" w:date="2021-05-05T12:29:00Z" w:id="319">
    <w:p w:rsidRPr="0074267B" w:rsidR="00E54A6A" w:rsidP="002F1750" w:rsidRDefault="00E54A6A" w14:paraId="461F06BF" w14:textId="77777777">
      <w:pPr>
        <w:pStyle w:val="Textocomentario"/>
        <w:rPr>
          <w:lang w:val="es-ES"/>
        </w:rPr>
      </w:pPr>
      <w:r>
        <w:rPr>
          <w:rStyle w:val="Refdecomentario"/>
        </w:rPr>
        <w:annotationRef/>
      </w:r>
      <w:r w:rsidRPr="0074267B">
        <w:rPr>
          <w:lang w:val="es-ES"/>
        </w:rPr>
        <w:t>Alternativamente podría dfinirse un campo en la empresa.</w:t>
      </w:r>
    </w:p>
  </w:comment>
  <w:comment w:initials="GEFL" w:author="Gabriel Esteban Fractman Lazaro" w:date="2021-05-04T13:32:00Z" w:id="335">
    <w:p w:rsidRPr="0074267B" w:rsidR="00E54A6A" w:rsidRDefault="00E54A6A" w14:paraId="091DDD17" w14:textId="70C99758">
      <w:pPr>
        <w:pStyle w:val="Textocomentario"/>
        <w:rPr>
          <w:lang w:val="es-ES"/>
        </w:rPr>
      </w:pPr>
      <w:r w:rsidRPr="0074267B">
        <w:rPr>
          <w:lang w:val="es-ES"/>
        </w:rPr>
        <w:t xml:space="preserve">No se ha discutico, pero </w:t>
      </w:r>
      <w:r>
        <w:rPr>
          <w:rStyle w:val="Refdecomentario"/>
        </w:rPr>
        <w:annotationRef/>
      </w:r>
      <w:r w:rsidRPr="0074267B">
        <w:rPr>
          <w:lang w:val="es-ES"/>
        </w:rPr>
        <w:t>así es actualmente.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15FE45" w15:done="0"/>
  <w15:commentEx w15:paraId="012E7418" w15:done="0"/>
  <w15:commentEx w15:paraId="18980EF9" w15:done="0"/>
  <w15:commentEx w15:paraId="61F26554" w15:paraIdParent="18980EF9" w15:done="0"/>
  <w15:commentEx w15:paraId="461F06BF" w15:done="0"/>
  <w15:commentEx w15:paraId="091DD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CFDFD" w16cex:dateUtc="2021-05-05T09:20:00Z"/>
  <w16cex:commentExtensible w16cex:durableId="243CFF75" w16cex:dateUtc="2021-05-05T09:26:00Z"/>
  <w16cex:commentExtensible w16cex:durableId="243D03C3" w16cex:dateUtc="2021-05-05T09:45:00Z"/>
  <w16cex:commentExtensible w16cex:durableId="243D0E20" w16cex:dateUtc="2021-05-05T10:29:00Z"/>
  <w16cex:commentExtensible w16cex:durableId="243BCB57" w16cex:dateUtc="2021-05-04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15FE45" w16cid:durableId="243CFDFD"/>
  <w16cid:commentId w16cid:paraId="012E7418" w16cid:durableId="243CFF75"/>
  <w16cid:commentId w16cid:paraId="18980EF9" w16cid:durableId="243D03C3"/>
  <w16cid:commentId w16cid:paraId="61F26554" w16cid:durableId="24EB5327"/>
  <w16cid:commentId w16cid:paraId="461F06BF" w16cid:durableId="243D0E20"/>
  <w16cid:commentId w16cid:paraId="091DDD17" w16cid:durableId="243BCB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5694" w:rsidRDefault="004F5694" w14:paraId="79F6BDB9" w14:textId="77777777">
      <w:r>
        <w:separator/>
      </w:r>
    </w:p>
    <w:p w:rsidR="004F5694" w:rsidRDefault="004F5694" w14:paraId="09D96DBA" w14:textId="77777777"/>
    <w:p w:rsidR="004F5694" w:rsidRDefault="004F5694" w14:paraId="7553346F" w14:textId="77777777"/>
    <w:p w:rsidR="004F5694" w:rsidRDefault="004F5694" w14:paraId="140F8B8D" w14:textId="77777777"/>
    <w:p w:rsidR="004F5694" w:rsidP="000E1A0D" w:rsidRDefault="004F5694" w14:paraId="33695233" w14:textId="77777777"/>
  </w:endnote>
  <w:endnote w:type="continuationSeparator" w:id="0">
    <w:p w:rsidR="004F5694" w:rsidRDefault="004F5694" w14:paraId="4A5F259A" w14:textId="77777777">
      <w:r>
        <w:continuationSeparator/>
      </w:r>
    </w:p>
    <w:p w:rsidR="004F5694" w:rsidRDefault="004F5694" w14:paraId="3F32720B" w14:textId="77777777"/>
    <w:p w:rsidR="004F5694" w:rsidRDefault="004F5694" w14:paraId="0D4DD575" w14:textId="77777777"/>
    <w:p w:rsidR="004F5694" w:rsidRDefault="004F5694" w14:paraId="7E02AB96" w14:textId="77777777"/>
    <w:p w:rsidR="004F5694" w:rsidP="000E1A0D" w:rsidRDefault="004F5694" w14:paraId="477DA1A3" w14:textId="77777777"/>
  </w:endnote>
  <w:endnote w:type="continuationNotice" w:id="1">
    <w:p w:rsidR="004F5694" w:rsidRDefault="004F5694" w14:paraId="00E35BE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ont314">
    <w:altName w:val="Times New Roman"/>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CB0BC4" w:rsidR="00E54A6A" w:rsidP="00CB0BC4" w:rsidRDefault="00E54A6A" w14:paraId="37837E86" w14:textId="77777777">
    <w:pPr>
      <w:pStyle w:val="Piedepgina"/>
      <w:jc w:val="right"/>
      <w:rPr>
        <w:rFonts w:cs="Segoe UI"/>
      </w:rPr>
    </w:pPr>
    <w:r w:rsidRPr="009E02B4">
      <w:rPr>
        <w:noProof/>
        <w:lang w:val="es-ES" w:eastAsia="es-ES"/>
      </w:rPr>
      <w:drawing>
        <wp:anchor distT="0" distB="0" distL="114300" distR="114300" simplePos="0" relativeHeight="251657728" behindDoc="0" locked="0" layoutInCell="1" allowOverlap="1" wp14:anchorId="576E0C00" wp14:editId="70821CDB">
          <wp:simplePos x="0" y="0"/>
          <wp:positionH relativeFrom="page">
            <wp:posOffset>611978</wp:posOffset>
          </wp:positionH>
          <wp:positionV relativeFrom="paragraph">
            <wp:posOffset>-202565</wp:posOffset>
          </wp:positionV>
          <wp:extent cx="1243965" cy="802640"/>
          <wp:effectExtent l="0" t="0" r="0" b="0"/>
          <wp:wrapThrough wrapText="bothSides">
            <wp:wrapPolygon edited="0">
              <wp:start x="12570" y="5127"/>
              <wp:lineTo x="3639" y="8203"/>
              <wp:lineTo x="3639" y="12816"/>
              <wp:lineTo x="9923" y="15892"/>
              <wp:lineTo x="11908" y="15892"/>
              <wp:lineTo x="16539" y="14354"/>
              <wp:lineTo x="18193" y="11278"/>
              <wp:lineTo x="17862" y="5127"/>
              <wp:lineTo x="12570" y="5127"/>
            </wp:wrapPolygon>
          </wp:wrapThrough>
          <wp:docPr id="3" name="Image 20">
            <a:hlinkClick xmlns:a="http://schemas.openxmlformats.org/drawingml/2006/main" r:id="rId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premium.keepeek.com/permalinks/domain1939/2017/03/03/610-LOGOTYPE_CEGID_2014_QUADRI.png">
                    <a:hlinkClick r:id="rId1" tgtFrame="&quot;_blank&quot;"/>
                  </pic:cNvPr>
                  <pic:cNvPicPr>
                    <a:picLocks noChangeAspect="1" noChangeArrowheads="1"/>
                  </pic:cNvPicPr>
                </pic:nvPicPr>
                <pic:blipFill>
                  <a:blip r:embed="rId2"/>
                  <a:stretch>
                    <a:fillRect/>
                  </a:stretch>
                </pic:blipFill>
                <pic:spPr bwMode="auto">
                  <a:xfrm>
                    <a:off x="0" y="0"/>
                    <a:ext cx="124396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Segoe UI"/>
        <w:noProof/>
        <w:color w:val="001652"/>
        <w:position w:val="2"/>
        <w:sz w:val="20"/>
        <w:lang w:val="es-ES" w:eastAsia="es-ES"/>
      </w:rPr>
      <mc:AlternateContent>
        <mc:Choice Requires="wps">
          <w:drawing>
            <wp:anchor distT="0" distB="0" distL="114300" distR="114300" simplePos="0" relativeHeight="251656704" behindDoc="0" locked="0" layoutInCell="1" allowOverlap="1" wp14:anchorId="3A19F049" wp14:editId="4A65A80B">
              <wp:simplePos x="0" y="0"/>
              <wp:positionH relativeFrom="column">
                <wp:posOffset>1342626</wp:posOffset>
              </wp:positionH>
              <wp:positionV relativeFrom="paragraph">
                <wp:posOffset>975</wp:posOffset>
              </wp:positionV>
              <wp:extent cx="3433741" cy="326003"/>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3433741" cy="3260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9106AB" w:rsidR="00E54A6A" w:rsidP="00CB0BC4" w:rsidRDefault="00E54A6A" w14:paraId="2FFA6FCE" w14:textId="77777777">
                          <w:pPr>
                            <w:jc w:val="center"/>
                            <w:rPr>
                              <w:color w:val="002C52" w:themeColor="text1"/>
                              <w:szCs w:val="22"/>
                              <w:lang w:val="fr-FR"/>
                            </w:rPr>
                          </w:pPr>
                          <w:r w:rsidRPr="009106AB">
                            <w:rPr>
                              <w:noProof/>
                              <w:color w:val="002C52" w:themeColor="text1"/>
                              <w:szCs w:val="22"/>
                              <w:lang w:val="fr-FR"/>
                            </w:rPr>
                            <w:t>Note technique : Workflow de synthèse</w:t>
                          </w:r>
                        </w:p>
                        <w:p w:rsidRPr="009106AB" w:rsidR="00E54A6A" w:rsidP="00CB0BC4" w:rsidRDefault="00E54A6A" w14:paraId="359FFF03" w14:textId="77777777">
                          <w:pPr>
                            <w:jc w:val="center"/>
                            <w:rPr>
                              <w:rFonts w:cs="Segoe UI"/>
                              <w:color w:val="002C52" w:themeColor="text1"/>
                              <w:szCs w:val="2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184FFC">
            <v:shapetype id="_x0000_t202" coordsize="21600,21600" o:spt="202" path="m,l,21600r21600,l21600,xe" w14:anchorId="3A19F049">
              <v:stroke joinstyle="miter"/>
              <v:path gradientshapeok="t" o:connecttype="rect"/>
            </v:shapetype>
            <v:shape id="Zone de texte 41" style="position:absolute;left:0;text-align:left;margin-left:105.7pt;margin-top:.1pt;width:270.35pt;height:25.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">
              <v:textbox>
                <w:txbxContent>
                  <w:p w:rsidRPr="009106AB" w:rsidR="00E54A6A" w:rsidP="00CB0BC4" w:rsidRDefault="00E54A6A" w14:paraId="4DEC0D11" w14:textId="77777777">
                    <w:pPr>
                      <w:jc w:val="center"/>
                      <w:rPr>
                        <w:color w:val="002C52" w:themeColor="text1"/>
                        <w:szCs w:val="22"/>
                        <w:lang w:val="fr-FR"/>
                      </w:rPr>
                    </w:pPr>
                    <w:r w:rsidRPr="009106AB">
                      <w:rPr>
                        <w:noProof/>
                        <w:color w:val="002C52" w:themeColor="text1"/>
                        <w:szCs w:val="22"/>
                        <w:lang w:val="fr-FR"/>
                      </w:rPr>
                      <w:t>Note technique : Workflow de synthèse</w:t>
                    </w:r>
                  </w:p>
                  <w:p w:rsidRPr="009106AB" w:rsidR="00E54A6A" w:rsidP="00CB0BC4" w:rsidRDefault="00E54A6A" w14:paraId="672A6659" w14:textId="77777777">
                    <w:pPr>
                      <w:jc w:val="center"/>
                      <w:rPr>
                        <w:rFonts w:cs="Segoe UI"/>
                        <w:color w:val="002C52" w:themeColor="text1"/>
                        <w:szCs w:val="22"/>
                        <w:lang w:val="fr-FR"/>
                      </w:rPr>
                    </w:pPr>
                  </w:p>
                </w:txbxContent>
              </v:textbox>
            </v:shape>
          </w:pict>
        </mc:Fallback>
      </mc:AlternateContent>
    </w:r>
    <w:r>
      <w:tab/>
    </w:r>
    <w:r w:rsidRPr="007A6D2A">
      <w:rPr>
        <w:rFonts w:cs="Segoe UI"/>
      </w:rPr>
      <w:t xml:space="preserve">Page </w:t>
    </w:r>
    <w:r w:rsidRPr="007A6D2A">
      <w:rPr>
        <w:rStyle w:val="Nmerodepgina"/>
        <w:rFonts w:ascii="Segoe UI" w:hAnsi="Segoe UI" w:cs="Segoe UI"/>
      </w:rPr>
      <w:fldChar w:fldCharType="begin"/>
    </w:r>
    <w:r w:rsidRPr="007A6D2A">
      <w:rPr>
        <w:rStyle w:val="Nmerodepgina"/>
        <w:rFonts w:ascii="Segoe UI" w:hAnsi="Segoe UI" w:cs="Segoe UI"/>
      </w:rPr>
      <w:instrText xml:space="preserve"> PAGE </w:instrText>
    </w:r>
    <w:r w:rsidRPr="007A6D2A">
      <w:rPr>
        <w:rStyle w:val="Nmerodepgina"/>
        <w:rFonts w:ascii="Segoe UI" w:hAnsi="Segoe UI" w:cs="Segoe UI"/>
      </w:rPr>
      <w:fldChar w:fldCharType="separate"/>
    </w:r>
    <w:r>
      <w:rPr>
        <w:rStyle w:val="Nmerodepgina"/>
        <w:rFonts w:ascii="Segoe UI" w:hAnsi="Segoe UI" w:cs="Segoe UI"/>
      </w:rPr>
      <w:t>1</w:t>
    </w:r>
    <w:r w:rsidRPr="007A6D2A">
      <w:rPr>
        <w:rStyle w:val="Nmerodepgina"/>
        <w:rFonts w:ascii="Segoe UI" w:hAnsi="Segoe UI" w:cs="Segoe UI"/>
      </w:rPr>
      <w:fldChar w:fldCharType="end"/>
    </w:r>
    <w:r w:rsidRPr="007A6D2A">
      <w:rPr>
        <w:rStyle w:val="Nmerodepgina"/>
        <w:rFonts w:ascii="Segoe UI" w:hAnsi="Segoe UI" w:cs="Segoe UI"/>
      </w:rPr>
      <w:t>/</w:t>
    </w:r>
    <w:r w:rsidRPr="007A6D2A">
      <w:rPr>
        <w:rStyle w:val="Nmerodepgina"/>
        <w:rFonts w:ascii="Segoe UI" w:hAnsi="Segoe UI" w:cs="Segoe UI"/>
      </w:rPr>
      <w:fldChar w:fldCharType="begin"/>
    </w:r>
    <w:r w:rsidRPr="007A6D2A">
      <w:rPr>
        <w:rStyle w:val="Nmerodepgina"/>
        <w:rFonts w:ascii="Segoe UI" w:hAnsi="Segoe UI" w:cs="Segoe UI"/>
      </w:rPr>
      <w:instrText xml:space="preserve"> NUMPAGES </w:instrText>
    </w:r>
    <w:r w:rsidRPr="007A6D2A">
      <w:rPr>
        <w:rStyle w:val="Nmerodepgina"/>
        <w:rFonts w:ascii="Segoe UI" w:hAnsi="Segoe UI" w:cs="Segoe UI"/>
      </w:rPr>
      <w:fldChar w:fldCharType="separate"/>
    </w:r>
    <w:r>
      <w:rPr>
        <w:rStyle w:val="Nmerodepgina"/>
        <w:rFonts w:ascii="Segoe UI" w:hAnsi="Segoe UI" w:cs="Segoe UI"/>
      </w:rPr>
      <w:t>16</w:t>
    </w:r>
    <w:r w:rsidRPr="007A6D2A">
      <w:rPr>
        <w:rStyle w:val="Nmerodepgina"/>
        <w:rFonts w:ascii="Segoe UI" w:hAnsi="Segoe UI" w:cs="Segoe U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DB0246" w:rsidR="00E54A6A" w:rsidP="00DB0246" w:rsidRDefault="00E54A6A" w14:paraId="63B3892F" w14:textId="5068498F">
    <w:pPr>
      <w:pStyle w:val="Piedepgina"/>
      <w:tabs>
        <w:tab w:val="clear" w:pos="4320"/>
        <w:tab w:val="clear" w:pos="8640"/>
        <w:tab w:val="center" w:pos="5670"/>
      </w:tabs>
      <w:jc w:val="left"/>
      <w:rPr>
        <w:rFonts w:cs="Arial"/>
        <w:color w:val="007BE7" w:themeColor="text1" w:themeTint="A6"/>
        <w:sz w:val="16"/>
        <w:szCs w:val="16"/>
      </w:rPr>
    </w:pPr>
    <w:r>
      <w:rPr>
        <w:rFonts w:cs="Segoe UI"/>
        <w:noProof/>
        <w:color w:val="001652"/>
        <w:position w:val="2"/>
        <w:sz w:val="20"/>
        <w:lang w:val="es-ES" w:eastAsia="es-ES"/>
      </w:rPr>
      <mc:AlternateContent>
        <mc:Choice Requires="wps">
          <w:drawing>
            <wp:anchor distT="0" distB="0" distL="114300" distR="114300" simplePos="0" relativeHeight="251658752" behindDoc="0" locked="0" layoutInCell="1" allowOverlap="1" wp14:anchorId="22D4DAF4" wp14:editId="59A0581E">
              <wp:simplePos x="0" y="0"/>
              <wp:positionH relativeFrom="column">
                <wp:posOffset>1022985</wp:posOffset>
              </wp:positionH>
              <wp:positionV relativeFrom="paragraph">
                <wp:posOffset>55245</wp:posOffset>
              </wp:positionV>
              <wp:extent cx="4429125" cy="325755"/>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4429125" cy="3257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B22028" w:rsidR="00E54A6A" w:rsidP="00FE255D" w:rsidRDefault="00E54A6A" w14:paraId="1C2DA521" w14:textId="53E841A9">
                          <w:pPr>
                            <w:jc w:val="center"/>
                            <w:rPr>
                              <w:rFonts w:cs="Segoe UI"/>
                              <w:color w:val="0050FE"/>
                              <w:szCs w:val="22"/>
                            </w:rPr>
                          </w:pPr>
                          <w:r w:rsidRPr="00936846">
                            <w:rPr>
                              <w:b/>
                              <w:bCs/>
                              <w:noProof/>
                              <w:color w:val="0050FE"/>
                              <w:sz w:val="18"/>
                              <w:szCs w:val="18"/>
                            </w:rPr>
                            <w:t>Meta</w:t>
                          </w:r>
                          <w:r>
                            <w:rPr>
                              <w:b/>
                              <w:bCs/>
                              <w:noProof/>
                              <w:color w:val="0050FE"/>
                              <w:sz w:val="18"/>
                              <w:szCs w:val="18"/>
                            </w:rPr>
                            <w:t>4 – Saint Gobain</w:t>
                          </w:r>
                          <w:r w:rsidRPr="00936846">
                            <w:rPr>
                              <w:noProof/>
                              <w:color w:val="0050FE"/>
                              <w:sz w:val="18"/>
                              <w:szCs w:val="18"/>
                            </w:rPr>
                            <w:t xml:space="preserve"> Confiden</w:t>
                          </w:r>
                          <w:r>
                            <w:rPr>
                              <w:noProof/>
                              <w:color w:val="0050FE"/>
                              <w:sz w:val="18"/>
                              <w:szCs w:val="18"/>
                            </w:rPr>
                            <w:t>c</w:t>
                          </w:r>
                          <w:r w:rsidRPr="00936846">
                            <w:rPr>
                              <w:noProof/>
                              <w:color w:val="0050FE"/>
                              <w:sz w:val="18"/>
                              <w:szCs w:val="18"/>
                            </w:rPr>
                            <w:t xml:space="preserve">ial – </w:t>
                          </w:r>
                          <w:r>
                            <w:rPr>
                              <w:noProof/>
                              <w:color w:val="0050FE"/>
                              <w:sz w:val="18"/>
                              <w:szCs w:val="18"/>
                            </w:rPr>
                            <w:t>27/04/2021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E52CEB">
            <v:shapetype id="_x0000_t202" coordsize="21600,21600" o:spt="202" path="m,l,21600r21600,l21600,xe" w14:anchorId="22D4DAF4">
              <v:stroke joinstyle="miter"/>
              <v:path gradientshapeok="t" o:connecttype="rect"/>
            </v:shapetype>
            <v:shape id="Zone de texte 7" style="position:absolute;margin-left:80.55pt;margin-top:4.35pt;width:348.75pt;height:25.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">
              <v:textbox>
                <w:txbxContent>
                  <w:p w:rsidRPr="00B22028" w:rsidR="00E54A6A" w:rsidP="00FE255D" w:rsidRDefault="00E54A6A" w14:paraId="1EF2BD52" w14:textId="53E841A9">
                    <w:pPr>
                      <w:jc w:val="center"/>
                      <w:rPr>
                        <w:rFonts w:cs="Segoe UI"/>
                        <w:color w:val="0050FE"/>
                        <w:szCs w:val="22"/>
                      </w:rPr>
                    </w:pPr>
                    <w:r w:rsidRPr="00936846">
                      <w:rPr>
                        <w:b/>
                        <w:bCs/>
                        <w:noProof/>
                        <w:color w:val="0050FE"/>
                        <w:sz w:val="18"/>
                        <w:szCs w:val="18"/>
                      </w:rPr>
                      <w:t>Meta</w:t>
                    </w:r>
                    <w:r>
                      <w:rPr>
                        <w:b/>
                        <w:bCs/>
                        <w:noProof/>
                        <w:color w:val="0050FE"/>
                        <w:sz w:val="18"/>
                        <w:szCs w:val="18"/>
                      </w:rPr>
                      <w:t>4 – Saint Gobain</w:t>
                    </w:r>
                    <w:r w:rsidRPr="00936846">
                      <w:rPr>
                        <w:noProof/>
                        <w:color w:val="0050FE"/>
                        <w:sz w:val="18"/>
                        <w:szCs w:val="18"/>
                      </w:rPr>
                      <w:t xml:space="preserve"> Confiden</w:t>
                    </w:r>
                    <w:r>
                      <w:rPr>
                        <w:noProof/>
                        <w:color w:val="0050FE"/>
                        <w:sz w:val="18"/>
                        <w:szCs w:val="18"/>
                      </w:rPr>
                      <w:t>c</w:t>
                    </w:r>
                    <w:r w:rsidRPr="00936846">
                      <w:rPr>
                        <w:noProof/>
                        <w:color w:val="0050FE"/>
                        <w:sz w:val="18"/>
                        <w:szCs w:val="18"/>
                      </w:rPr>
                      <w:t xml:space="preserve">ial – </w:t>
                    </w:r>
                    <w:r>
                      <w:rPr>
                        <w:noProof/>
                        <w:color w:val="0050FE"/>
                        <w:sz w:val="18"/>
                        <w:szCs w:val="18"/>
                      </w:rPr>
                      <w:t>27/04/2021</w:t>
                    </w:r>
                  </w:p>
                </w:txbxContent>
              </v:textbox>
            </v:shape>
          </w:pict>
        </mc:Fallback>
      </mc:AlternateContent>
    </w:r>
    <w:r>
      <w:rPr>
        <w:noProof/>
        <w:lang w:val="es-ES" w:eastAsia="es-ES"/>
      </w:rPr>
      <w:drawing>
        <wp:inline distT="0" distB="0" distL="0" distR="0" wp14:anchorId="0CB5BCA6" wp14:editId="24B2C9C8">
          <wp:extent cx="775887" cy="340995"/>
          <wp:effectExtent l="0" t="0" r="5715" b="190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85382" cy="345168"/>
                  </a:xfrm>
                  <a:prstGeom prst="rect">
                    <a:avLst/>
                  </a:prstGeom>
                </pic:spPr>
              </pic:pic>
            </a:graphicData>
          </a:graphic>
        </wp:inline>
      </w:drawing>
    </w:r>
    <w:sdt>
      <w:sdtPr>
        <w:rPr>
          <w:color w:val="007BE7" w:themeColor="text1" w:themeTint="A6"/>
          <w:sz w:val="18"/>
          <w:szCs w:val="18"/>
        </w:rPr>
        <w:id w:val="381839163"/>
        <w:docPartObj>
          <w:docPartGallery w:val="Page Numbers (Bottom of Page)"/>
          <w:docPartUnique/>
        </w:docPartObj>
      </w:sdtPr>
      <w:sdtEndPr>
        <w:rPr>
          <w:color w:val="002C52"/>
          <w:sz w:val="16"/>
          <w:szCs w:val="16"/>
        </w:rPr>
      </w:sdtEndPr>
      <w:sdtContent>
        <w:r w:rsidRPr="00FE255D">
          <w:rPr>
            <w:color w:val="0046FE"/>
            <w:sz w:val="18"/>
            <w:szCs w:val="18"/>
          </w:rPr>
          <w:tab/>
        </w:r>
        <w:r>
          <w:rPr>
            <w:color w:val="0046FE"/>
            <w:sz w:val="18"/>
            <w:szCs w:val="18"/>
          </w:rPr>
          <w:tab/>
        </w:r>
        <w:r>
          <w:rPr>
            <w:color w:val="0046FE"/>
            <w:sz w:val="18"/>
            <w:szCs w:val="18"/>
          </w:rPr>
          <w:tab/>
        </w:r>
        <w:r w:rsidRPr="00FE255D">
          <w:rPr>
            <w:color w:val="0046FE"/>
            <w:sz w:val="18"/>
            <w:szCs w:val="18"/>
          </w:rPr>
          <w:t xml:space="preserve">                               </w:t>
        </w:r>
        <w:r>
          <w:rPr>
            <w:color w:val="0046FE"/>
            <w:sz w:val="18"/>
            <w:szCs w:val="18"/>
          </w:rPr>
          <w:tab/>
        </w:r>
        <w:r w:rsidRPr="00DB0246">
          <w:rPr>
            <w:rFonts w:cs="Segoe UI"/>
            <w:sz w:val="16"/>
            <w:szCs w:val="16"/>
          </w:rPr>
          <w:t>P</w:t>
        </w:r>
        <w:r>
          <w:rPr>
            <w:rFonts w:cs="Segoe UI"/>
            <w:sz w:val="16"/>
            <w:szCs w:val="16"/>
          </w:rPr>
          <w:t>age</w:t>
        </w:r>
        <w:r w:rsidRPr="00DB0246">
          <w:rPr>
            <w:rFonts w:cs="Segoe UI"/>
            <w:sz w:val="16"/>
            <w:szCs w:val="16"/>
          </w:rPr>
          <w:t xml:space="preserve"> </w:t>
        </w:r>
        <w:r w:rsidRPr="00DB0246">
          <w:rPr>
            <w:rStyle w:val="Nmerodepgina"/>
            <w:rFonts w:ascii="Segoe UI" w:hAnsi="Segoe UI" w:cs="Segoe UI"/>
            <w:sz w:val="16"/>
            <w:szCs w:val="16"/>
          </w:rPr>
          <w:fldChar w:fldCharType="begin"/>
        </w:r>
        <w:r w:rsidRPr="00DB0246">
          <w:rPr>
            <w:rStyle w:val="Nmerodepgina"/>
            <w:rFonts w:ascii="Segoe UI" w:hAnsi="Segoe UI" w:cs="Segoe UI"/>
            <w:sz w:val="16"/>
            <w:szCs w:val="16"/>
          </w:rPr>
          <w:instrText xml:space="preserve"> PAGE </w:instrText>
        </w:r>
        <w:r w:rsidRPr="00DB0246">
          <w:rPr>
            <w:rStyle w:val="Nmerodepgina"/>
            <w:rFonts w:ascii="Segoe UI" w:hAnsi="Segoe UI" w:cs="Segoe UI"/>
            <w:sz w:val="16"/>
            <w:szCs w:val="16"/>
          </w:rPr>
          <w:fldChar w:fldCharType="separate"/>
        </w:r>
        <w:r>
          <w:rPr>
            <w:rStyle w:val="Nmerodepgina"/>
            <w:rFonts w:ascii="Segoe UI" w:hAnsi="Segoe UI" w:cs="Segoe UI"/>
            <w:noProof/>
            <w:sz w:val="16"/>
            <w:szCs w:val="16"/>
          </w:rPr>
          <w:t>44</w:t>
        </w:r>
        <w:r w:rsidRPr="00DB0246">
          <w:rPr>
            <w:rStyle w:val="Nmerodepgina"/>
            <w:rFonts w:ascii="Segoe UI" w:hAnsi="Segoe UI" w:cs="Segoe UI"/>
            <w:sz w:val="16"/>
            <w:szCs w:val="16"/>
          </w:rPr>
          <w:fldChar w:fldCharType="end"/>
        </w:r>
        <w:r w:rsidRPr="00DB0246">
          <w:rPr>
            <w:rStyle w:val="Nmerodepgina"/>
            <w:rFonts w:ascii="Segoe UI" w:hAnsi="Segoe UI" w:cs="Segoe UI"/>
            <w:sz w:val="16"/>
            <w:szCs w:val="16"/>
          </w:rPr>
          <w:t>/</w:t>
        </w:r>
        <w:r w:rsidRPr="00DB0246">
          <w:rPr>
            <w:rStyle w:val="Nmerodepgina"/>
            <w:rFonts w:ascii="Segoe UI" w:hAnsi="Segoe UI" w:cs="Segoe UI"/>
            <w:sz w:val="16"/>
            <w:szCs w:val="16"/>
          </w:rPr>
          <w:fldChar w:fldCharType="begin"/>
        </w:r>
        <w:r w:rsidRPr="00DB0246">
          <w:rPr>
            <w:rStyle w:val="Nmerodepgina"/>
            <w:rFonts w:ascii="Segoe UI" w:hAnsi="Segoe UI" w:cs="Segoe UI"/>
            <w:sz w:val="16"/>
            <w:szCs w:val="16"/>
          </w:rPr>
          <w:instrText xml:space="preserve"> NUMPAGES </w:instrText>
        </w:r>
        <w:r w:rsidRPr="00DB0246">
          <w:rPr>
            <w:rStyle w:val="Nmerodepgina"/>
            <w:rFonts w:ascii="Segoe UI" w:hAnsi="Segoe UI" w:cs="Segoe UI"/>
            <w:sz w:val="16"/>
            <w:szCs w:val="16"/>
          </w:rPr>
          <w:fldChar w:fldCharType="separate"/>
        </w:r>
        <w:r>
          <w:rPr>
            <w:rStyle w:val="Nmerodepgina"/>
            <w:rFonts w:ascii="Segoe UI" w:hAnsi="Segoe UI" w:cs="Segoe UI"/>
            <w:noProof/>
            <w:sz w:val="16"/>
            <w:szCs w:val="16"/>
          </w:rPr>
          <w:t>53</w:t>
        </w:r>
        <w:r w:rsidRPr="00DB0246">
          <w:rPr>
            <w:rStyle w:val="Nmerodepgina"/>
            <w:rFonts w:ascii="Segoe UI" w:hAnsi="Segoe UI" w:cs="Segoe UI"/>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6A" w:rsidRDefault="00E54A6A" w14:paraId="6BE2AF6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5694" w:rsidRDefault="004F5694" w14:paraId="439F2C56" w14:textId="77777777">
      <w:r>
        <w:separator/>
      </w:r>
    </w:p>
    <w:p w:rsidR="004F5694" w:rsidRDefault="004F5694" w14:paraId="4C74B88E" w14:textId="77777777"/>
    <w:p w:rsidR="004F5694" w:rsidRDefault="004F5694" w14:paraId="34D90D35" w14:textId="77777777"/>
    <w:p w:rsidR="004F5694" w:rsidRDefault="004F5694" w14:paraId="05DC7A22" w14:textId="77777777"/>
    <w:p w:rsidR="004F5694" w:rsidP="000E1A0D" w:rsidRDefault="004F5694" w14:paraId="76460F97" w14:textId="77777777"/>
  </w:footnote>
  <w:footnote w:type="continuationSeparator" w:id="0">
    <w:p w:rsidR="004F5694" w:rsidRDefault="004F5694" w14:paraId="03D0E51B" w14:textId="77777777">
      <w:r>
        <w:continuationSeparator/>
      </w:r>
    </w:p>
    <w:p w:rsidR="004F5694" w:rsidRDefault="004F5694" w14:paraId="7FF1EA49" w14:textId="77777777"/>
    <w:p w:rsidR="004F5694" w:rsidRDefault="004F5694" w14:paraId="7EB5FC89" w14:textId="77777777"/>
    <w:p w:rsidR="004F5694" w:rsidRDefault="004F5694" w14:paraId="26A60417" w14:textId="77777777"/>
    <w:p w:rsidR="004F5694" w:rsidP="000E1A0D" w:rsidRDefault="004F5694" w14:paraId="49F7A49F" w14:textId="77777777"/>
  </w:footnote>
  <w:footnote w:type="continuationNotice" w:id="1">
    <w:p w:rsidR="004F5694" w:rsidRDefault="004F5694" w14:paraId="2C55265E"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6A" w:rsidRDefault="00E54A6A" w14:paraId="5DE3E477"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6A" w:rsidRDefault="00E54A6A" w14:paraId="1A50CE99"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6A" w:rsidRDefault="00E54A6A" w14:paraId="4403F0E8"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331E8" w:rsidR="00E54A6A" w:rsidP="0049259C" w:rsidRDefault="00E54A6A" w14:paraId="03890473" w14:textId="77777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331E8" w:rsidR="00E54A6A" w:rsidP="0049259C" w:rsidRDefault="00E54A6A" w14:paraId="4C42CD73" w14:textId="7777777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54A6A" w:rsidRDefault="00E54A6A" w14:paraId="6E18494B" w14:textId="77777777">
    <w:pPr>
      <w:pStyle w:val="Encabezado"/>
    </w:pPr>
    <w:r w:rsidRPr="009E02B4">
      <w:rPr>
        <w:noProof/>
        <w:lang w:val="es-ES" w:eastAsia="es-ES"/>
      </w:rPr>
      <w:drawing>
        <wp:anchor distT="0" distB="0" distL="114300" distR="114300" simplePos="0" relativeHeight="251655680" behindDoc="0" locked="0" layoutInCell="1" allowOverlap="1" wp14:anchorId="17C424E6" wp14:editId="231C284D">
          <wp:simplePos x="0" y="0"/>
          <wp:positionH relativeFrom="page">
            <wp:posOffset>176530</wp:posOffset>
          </wp:positionH>
          <wp:positionV relativeFrom="paragraph">
            <wp:posOffset>-277495</wp:posOffset>
          </wp:positionV>
          <wp:extent cx="1522800" cy="982800"/>
          <wp:effectExtent l="0" t="0" r="0" b="0"/>
          <wp:wrapThrough wrapText="bothSides">
            <wp:wrapPolygon edited="0">
              <wp:start x="12971" y="5445"/>
              <wp:lineTo x="3783" y="8378"/>
              <wp:lineTo x="3513" y="12985"/>
              <wp:lineTo x="7566" y="12985"/>
              <wp:lineTo x="9728" y="14661"/>
              <wp:lineTo x="9998" y="15498"/>
              <wp:lineTo x="12701" y="15498"/>
              <wp:lineTo x="12971" y="14661"/>
              <wp:lineTo x="16214" y="12985"/>
              <wp:lineTo x="17565" y="12985"/>
              <wp:lineTo x="17835" y="5445"/>
              <wp:lineTo x="12971" y="5445"/>
            </wp:wrapPolygon>
          </wp:wrapThrough>
          <wp:docPr id="5" name="Image 456">
            <a:hlinkClick xmlns:a="http://schemas.openxmlformats.org/drawingml/2006/main" r:id="rId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premium.keepeek.com/permalinks/domain1939/2017/03/03/610-LOGOTYPE_CEGID_2014_QUADRI.png">
                    <a:hlinkClick r:id="rId1" tgtFrame="&quot;_blank&quot;"/>
                  </pic:cNvPr>
                  <pic:cNvPicPr>
                    <a:picLocks noChangeAspect="1" noChangeArrowheads="1"/>
                  </pic:cNvPicPr>
                </pic:nvPicPr>
                <pic:blipFill>
                  <a:blip r:embed="rId2"/>
                  <a:stretch>
                    <a:fillRect/>
                  </a:stretch>
                </pic:blipFill>
                <pic:spPr bwMode="auto">
                  <a:xfrm>
                    <a:off x="0" y="0"/>
                    <a:ext cx="1522800" cy="98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101B4" w:rsidR="00E54A6A" w:rsidP="000101B4" w:rsidRDefault="00E54A6A" w14:paraId="6280410E" w14:textId="77777777">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6A" w:rsidRDefault="004F5694" w14:paraId="31D1F3E0" w14:textId="77777777">
    <w:pPr>
      <w:pStyle w:val="Encabezado"/>
    </w:pPr>
    <w:r>
      <w:rPr>
        <w:noProof/>
        <w:lang w:eastAsia="en-US"/>
      </w:rPr>
      <w:pict w14:anchorId="76F751C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36" style="position:absolute;left:0;text-align:left;margin-left:0;margin-top:0;width:612pt;height:11in;z-index:-251656704;mso-wrap-edited:f;mso-position-horizontal:center;mso-position-horizontal-relative:margin;mso-position-vertical:center;mso-position-vertical-relative:margin" wrapcoords="-26 0 -26 21580 21600 21580 21600 0 -26 0" o:spid="_x0000_s1350" type="#_x0000_t75">
          <v:imagedata o:title="backgound2a_FR"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596" style="width:400.15pt;height:400.15pt" o:bullet="t" type="#_x0000_t75">
        <v:imagedata o:title="newico-078" r:id="rId1"/>
      </v:shape>
    </w:pict>
  </w:numPicBullet>
  <w:numPicBullet w:numPicBulletId="1">
    <w:pict>
      <v:shape id="_x0000_i1597" style="width:400.15pt;height:400.15pt" o:bullet="t" type="#_x0000_t75">
        <v:imagedata o:title="newico-061" r:id="rId2"/>
      </v:shape>
    </w:pict>
  </w:numPicBullet>
  <w:numPicBullet w:numPicBulletId="2">
    <w:pict>
      <v:shape id="_x0000_i1598" style="width:400.15pt;height:400.15pt" o:bullet="t" type="#_x0000_t75">
        <v:imagedata o:title="newico-077" r:id="rId3"/>
      </v:shape>
    </w:pict>
  </w:numPicBullet>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7"/>
    <w:multiLevelType w:val="multilevel"/>
    <w:tmpl w:val="00000007"/>
    <w:name w:val="WW8Num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 w15:restartNumberingAfterBreak="0">
    <w:nsid w:val="0000000B"/>
    <w:multiLevelType w:val="multilevel"/>
    <w:tmpl w:val="0000000B"/>
    <w:name w:val="WW8Num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 w15:restartNumberingAfterBreak="0">
    <w:nsid w:val="0000000D"/>
    <w:multiLevelType w:val="multilevel"/>
    <w:tmpl w:val="0000000D"/>
    <w:name w:val="WW8Num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15:restartNumberingAfterBreak="0">
    <w:nsid w:val="0000000E"/>
    <w:multiLevelType w:val="singleLevel"/>
    <w:tmpl w:val="0000000E"/>
    <w:name w:val="WW8Num14"/>
    <w:lvl w:ilvl="0">
      <w:start w:val="1"/>
      <w:numFmt w:val="decimal"/>
      <w:lvlText w:val="%1."/>
      <w:lvlJc w:val="left"/>
      <w:pPr>
        <w:tabs>
          <w:tab w:val="num" w:pos="720"/>
        </w:tabs>
        <w:ind w:left="720" w:hanging="360"/>
      </w:pPr>
    </w:lvl>
  </w:abstractNum>
  <w:abstractNum w:abstractNumId="11" w15:restartNumberingAfterBreak="0">
    <w:nsid w:val="0000000F"/>
    <w:multiLevelType w:val="multilevel"/>
    <w:tmpl w:val="0000000F"/>
    <w:name w:val="WW8Num1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 w15:restartNumberingAfterBreak="0">
    <w:nsid w:val="00000010"/>
    <w:multiLevelType w:val="multilevel"/>
    <w:tmpl w:val="00000010"/>
    <w:name w:val="WW8Num1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 w15:restartNumberingAfterBreak="0">
    <w:nsid w:val="00000011"/>
    <w:multiLevelType w:val="multilevel"/>
    <w:tmpl w:val="00000011"/>
    <w:name w:val="WW8Num1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 w15:restartNumberingAfterBreak="0">
    <w:nsid w:val="00000012"/>
    <w:multiLevelType w:val="multilevel"/>
    <w:tmpl w:val="00000012"/>
    <w:name w:val="WW8Num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5" w15:restartNumberingAfterBreak="0">
    <w:nsid w:val="00000013"/>
    <w:multiLevelType w:val="multilevel"/>
    <w:tmpl w:val="00000013"/>
    <w:name w:val="WW8Num1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 w15:restartNumberingAfterBreak="0">
    <w:nsid w:val="00000014"/>
    <w:multiLevelType w:val="multilevel"/>
    <w:tmpl w:val="00000014"/>
    <w:name w:val="WW8Num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7" w15:restartNumberingAfterBreak="0">
    <w:nsid w:val="00000015"/>
    <w:multiLevelType w:val="singleLevel"/>
    <w:tmpl w:val="00000015"/>
    <w:name w:val="WW8Num21"/>
    <w:lvl w:ilvl="0">
      <w:start w:val="1"/>
      <w:numFmt w:val="decimal"/>
      <w:lvlText w:val="%1."/>
      <w:lvlJc w:val="left"/>
      <w:pPr>
        <w:tabs>
          <w:tab w:val="num" w:pos="720"/>
        </w:tabs>
        <w:ind w:left="720" w:hanging="360"/>
      </w:pPr>
    </w:lvl>
  </w:abstractNum>
  <w:abstractNum w:abstractNumId="18" w15:restartNumberingAfterBreak="0">
    <w:nsid w:val="00000016"/>
    <w:multiLevelType w:val="multilevel"/>
    <w:tmpl w:val="00000016"/>
    <w:name w:val="WW8Num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9" w15:restartNumberingAfterBreak="0">
    <w:nsid w:val="00000017"/>
    <w:multiLevelType w:val="multilevel"/>
    <w:tmpl w:val="00000017"/>
    <w:name w:val="WW8Num2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0" w15:restartNumberingAfterBreak="0">
    <w:nsid w:val="00000018"/>
    <w:multiLevelType w:val="multilevel"/>
    <w:tmpl w:val="00000018"/>
    <w:name w:val="WW8Num2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1" w15:restartNumberingAfterBreak="0">
    <w:nsid w:val="00000019"/>
    <w:multiLevelType w:val="multilevel"/>
    <w:tmpl w:val="00000019"/>
    <w:name w:val="WW8Num2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2" w15:restartNumberingAfterBreak="0">
    <w:nsid w:val="0000001A"/>
    <w:multiLevelType w:val="multilevel"/>
    <w:tmpl w:val="0000001A"/>
    <w:name w:val="WW8Num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3" w15:restartNumberingAfterBreak="0">
    <w:nsid w:val="0000001B"/>
    <w:multiLevelType w:val="multilevel"/>
    <w:tmpl w:val="0000001B"/>
    <w:name w:val="WW8Num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4" w15:restartNumberingAfterBreak="0">
    <w:nsid w:val="0000001C"/>
    <w:multiLevelType w:val="singleLevel"/>
    <w:tmpl w:val="0000001C"/>
    <w:name w:val="WW8Num28"/>
    <w:lvl w:ilvl="0">
      <w:start w:val="1"/>
      <w:numFmt w:val="decimal"/>
      <w:lvlText w:val="%1."/>
      <w:lvlJc w:val="left"/>
      <w:pPr>
        <w:tabs>
          <w:tab w:val="num" w:pos="0"/>
        </w:tabs>
        <w:ind w:left="720" w:hanging="360"/>
      </w:pPr>
    </w:lvl>
  </w:abstractNum>
  <w:abstractNum w:abstractNumId="25" w15:restartNumberingAfterBreak="0">
    <w:nsid w:val="0000001D"/>
    <w:multiLevelType w:val="singleLevel"/>
    <w:tmpl w:val="0000001D"/>
    <w:name w:val="WW8Num29"/>
    <w:lvl w:ilvl="0">
      <w:start w:val="1"/>
      <w:numFmt w:val="decimal"/>
      <w:lvlText w:val="%1."/>
      <w:lvlJc w:val="left"/>
      <w:pPr>
        <w:tabs>
          <w:tab w:val="num" w:pos="720"/>
        </w:tabs>
        <w:ind w:left="720" w:hanging="360"/>
      </w:pPr>
    </w:lvl>
  </w:abstractNum>
  <w:abstractNum w:abstractNumId="26" w15:restartNumberingAfterBreak="0">
    <w:nsid w:val="0000001E"/>
    <w:multiLevelType w:val="singleLevel"/>
    <w:tmpl w:val="0000001E"/>
    <w:name w:val="WW8Num30"/>
    <w:lvl w:ilvl="0">
      <w:start w:val="1"/>
      <w:numFmt w:val="decimal"/>
      <w:lvlText w:val="%1."/>
      <w:lvlJc w:val="left"/>
      <w:pPr>
        <w:tabs>
          <w:tab w:val="num" w:pos="0"/>
        </w:tabs>
        <w:ind w:left="786" w:hanging="360"/>
      </w:pPr>
    </w:lvl>
  </w:abstractNum>
  <w:abstractNum w:abstractNumId="27" w15:restartNumberingAfterBreak="0">
    <w:nsid w:val="0000001F"/>
    <w:multiLevelType w:val="singleLevel"/>
    <w:tmpl w:val="0000001F"/>
    <w:name w:val="WW8Num31"/>
    <w:lvl w:ilvl="0">
      <w:start w:val="1"/>
      <w:numFmt w:val="bullet"/>
      <w:lvlText w:val=""/>
      <w:lvlJc w:val="left"/>
      <w:pPr>
        <w:tabs>
          <w:tab w:val="num" w:pos="0"/>
        </w:tabs>
        <w:ind w:left="720" w:hanging="360"/>
      </w:pPr>
      <w:rPr>
        <w:rFonts w:ascii="Symbol" w:hAnsi="Symbol"/>
      </w:rPr>
    </w:lvl>
  </w:abstractNum>
  <w:abstractNum w:abstractNumId="28" w15:restartNumberingAfterBreak="0">
    <w:nsid w:val="00000020"/>
    <w:multiLevelType w:val="multilevel"/>
    <w:tmpl w:val="00000020"/>
    <w:name w:val="WW8Num3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9" w15:restartNumberingAfterBreak="0">
    <w:nsid w:val="00000021"/>
    <w:multiLevelType w:val="multilevel"/>
    <w:tmpl w:val="00000021"/>
    <w:name w:val="WW8Num3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0" w15:restartNumberingAfterBreak="0">
    <w:nsid w:val="00000022"/>
    <w:multiLevelType w:val="multilevel"/>
    <w:tmpl w:val="00000022"/>
    <w:name w:val="WW8Num3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1" w15:restartNumberingAfterBreak="0">
    <w:nsid w:val="00000023"/>
    <w:multiLevelType w:val="singleLevel"/>
    <w:tmpl w:val="00000023"/>
    <w:name w:val="WW8Num35"/>
    <w:lvl w:ilvl="0">
      <w:start w:val="1"/>
      <w:numFmt w:val="decimal"/>
      <w:lvlText w:val="%1."/>
      <w:lvlJc w:val="left"/>
      <w:pPr>
        <w:tabs>
          <w:tab w:val="num" w:pos="0"/>
        </w:tabs>
        <w:ind w:left="720" w:hanging="360"/>
      </w:pPr>
    </w:lvl>
  </w:abstractNum>
  <w:abstractNum w:abstractNumId="32" w15:restartNumberingAfterBreak="0">
    <w:nsid w:val="00000024"/>
    <w:multiLevelType w:val="multilevel"/>
    <w:tmpl w:val="00000024"/>
    <w:name w:val="WW8Num3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3" w15:restartNumberingAfterBreak="0">
    <w:nsid w:val="00000025"/>
    <w:multiLevelType w:val="singleLevel"/>
    <w:tmpl w:val="00000025"/>
    <w:name w:val="WW8Num37"/>
    <w:lvl w:ilvl="0">
      <w:start w:val="1"/>
      <w:numFmt w:val="decimal"/>
      <w:lvlText w:val="%1."/>
      <w:lvlJc w:val="left"/>
      <w:pPr>
        <w:tabs>
          <w:tab w:val="num" w:pos="720"/>
        </w:tabs>
        <w:ind w:left="720" w:hanging="360"/>
      </w:pPr>
    </w:lvl>
  </w:abstractNum>
  <w:abstractNum w:abstractNumId="34" w15:restartNumberingAfterBreak="0">
    <w:nsid w:val="00000026"/>
    <w:multiLevelType w:val="multilevel"/>
    <w:tmpl w:val="00000026"/>
    <w:name w:val="WW8Num3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5" w15:restartNumberingAfterBreak="0">
    <w:nsid w:val="00000027"/>
    <w:multiLevelType w:val="singleLevel"/>
    <w:tmpl w:val="00000027"/>
    <w:name w:val="WW8Num39"/>
    <w:lvl w:ilvl="0">
      <w:start w:val="1"/>
      <w:numFmt w:val="decimal"/>
      <w:lvlText w:val="%1."/>
      <w:lvlJc w:val="left"/>
      <w:pPr>
        <w:tabs>
          <w:tab w:val="num" w:pos="720"/>
        </w:tabs>
        <w:ind w:left="720" w:hanging="360"/>
      </w:pPr>
    </w:lvl>
  </w:abstractNum>
  <w:abstractNum w:abstractNumId="36" w15:restartNumberingAfterBreak="0">
    <w:nsid w:val="00000028"/>
    <w:multiLevelType w:val="multilevel"/>
    <w:tmpl w:val="00000028"/>
    <w:name w:val="WW8Num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7" w15:restartNumberingAfterBreak="0">
    <w:nsid w:val="00000029"/>
    <w:multiLevelType w:val="multilevel"/>
    <w:tmpl w:val="00000029"/>
    <w:name w:val="WW8Num4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8" w15:restartNumberingAfterBreak="0">
    <w:nsid w:val="0000002A"/>
    <w:multiLevelType w:val="singleLevel"/>
    <w:tmpl w:val="0000002A"/>
    <w:name w:val="WW8Num42"/>
    <w:lvl w:ilvl="0">
      <w:start w:val="1"/>
      <w:numFmt w:val="decimal"/>
      <w:lvlText w:val="%1."/>
      <w:lvlJc w:val="left"/>
      <w:pPr>
        <w:tabs>
          <w:tab w:val="num" w:pos="0"/>
        </w:tabs>
        <w:ind w:left="720" w:hanging="360"/>
      </w:pPr>
    </w:lvl>
  </w:abstractNum>
  <w:abstractNum w:abstractNumId="39" w15:restartNumberingAfterBreak="0">
    <w:nsid w:val="0000002B"/>
    <w:multiLevelType w:val="multilevel"/>
    <w:tmpl w:val="0000002B"/>
    <w:name w:val="WW8Num4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0" w15:restartNumberingAfterBreak="0">
    <w:nsid w:val="0000002C"/>
    <w:multiLevelType w:val="singleLevel"/>
    <w:tmpl w:val="0000002C"/>
    <w:name w:val="WW8Num44"/>
    <w:lvl w:ilvl="0">
      <w:start w:val="1"/>
      <w:numFmt w:val="decimal"/>
      <w:lvlText w:val="%1."/>
      <w:lvlJc w:val="left"/>
      <w:pPr>
        <w:tabs>
          <w:tab w:val="num" w:pos="720"/>
        </w:tabs>
        <w:ind w:left="720" w:hanging="360"/>
      </w:pPr>
    </w:lvl>
  </w:abstractNum>
  <w:abstractNum w:abstractNumId="41" w15:restartNumberingAfterBreak="0">
    <w:nsid w:val="0000002D"/>
    <w:multiLevelType w:val="multilevel"/>
    <w:tmpl w:val="0000002D"/>
    <w:name w:val="WW8Num4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2" w15:restartNumberingAfterBreak="0">
    <w:nsid w:val="0000002E"/>
    <w:multiLevelType w:val="multilevel"/>
    <w:tmpl w:val="0000002E"/>
    <w:name w:val="WW8Num4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3" w15:restartNumberingAfterBreak="0">
    <w:nsid w:val="0000002F"/>
    <w:multiLevelType w:val="multilevel"/>
    <w:tmpl w:val="0000002F"/>
    <w:name w:val="WW8Num4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4" w15:restartNumberingAfterBreak="0">
    <w:nsid w:val="00000030"/>
    <w:multiLevelType w:val="multilevel"/>
    <w:tmpl w:val="00000030"/>
    <w:name w:val="WW8Num4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5" w15:restartNumberingAfterBreak="0">
    <w:nsid w:val="00000031"/>
    <w:multiLevelType w:val="singleLevel"/>
    <w:tmpl w:val="00000031"/>
    <w:name w:val="WW8Num49"/>
    <w:lvl w:ilvl="0">
      <w:start w:val="1"/>
      <w:numFmt w:val="bullet"/>
      <w:lvlText w:val=""/>
      <w:lvlJc w:val="left"/>
      <w:pPr>
        <w:tabs>
          <w:tab w:val="num" w:pos="720"/>
        </w:tabs>
        <w:ind w:left="720" w:hanging="360"/>
      </w:pPr>
      <w:rPr>
        <w:rFonts w:ascii="Wingdings" w:hAnsi="Wingdings"/>
      </w:rPr>
    </w:lvl>
  </w:abstractNum>
  <w:abstractNum w:abstractNumId="46" w15:restartNumberingAfterBreak="0">
    <w:nsid w:val="00000032"/>
    <w:multiLevelType w:val="singleLevel"/>
    <w:tmpl w:val="00000032"/>
    <w:name w:val="WW8Num50"/>
    <w:lvl w:ilvl="0">
      <w:start w:val="1"/>
      <w:numFmt w:val="decimal"/>
      <w:lvlText w:val="%1."/>
      <w:lvlJc w:val="left"/>
      <w:pPr>
        <w:tabs>
          <w:tab w:val="num" w:pos="0"/>
        </w:tabs>
        <w:ind w:left="720" w:hanging="360"/>
      </w:pPr>
    </w:lvl>
  </w:abstractNum>
  <w:abstractNum w:abstractNumId="47" w15:restartNumberingAfterBreak="0">
    <w:nsid w:val="00000033"/>
    <w:multiLevelType w:val="singleLevel"/>
    <w:tmpl w:val="00000033"/>
    <w:name w:val="WW8Num51"/>
    <w:lvl w:ilvl="0">
      <w:start w:val="1"/>
      <w:numFmt w:val="decimal"/>
      <w:lvlText w:val="%1."/>
      <w:lvlJc w:val="left"/>
      <w:pPr>
        <w:tabs>
          <w:tab w:val="num" w:pos="720"/>
        </w:tabs>
        <w:ind w:left="720" w:hanging="360"/>
      </w:pPr>
    </w:lvl>
  </w:abstractNum>
  <w:abstractNum w:abstractNumId="48" w15:restartNumberingAfterBreak="0">
    <w:nsid w:val="00000034"/>
    <w:multiLevelType w:val="multilevel"/>
    <w:tmpl w:val="00000034"/>
    <w:name w:val="WW8Num5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9" w15:restartNumberingAfterBreak="0">
    <w:nsid w:val="00000035"/>
    <w:multiLevelType w:val="singleLevel"/>
    <w:tmpl w:val="00000035"/>
    <w:name w:val="WW8Num53"/>
    <w:lvl w:ilvl="0">
      <w:start w:val="1"/>
      <w:numFmt w:val="decimal"/>
      <w:lvlText w:val="%1."/>
      <w:lvlJc w:val="left"/>
      <w:pPr>
        <w:tabs>
          <w:tab w:val="num" w:pos="0"/>
        </w:tabs>
        <w:ind w:left="720" w:hanging="360"/>
      </w:pPr>
    </w:lvl>
  </w:abstractNum>
  <w:abstractNum w:abstractNumId="50" w15:restartNumberingAfterBreak="0">
    <w:nsid w:val="00000036"/>
    <w:multiLevelType w:val="singleLevel"/>
    <w:tmpl w:val="00000036"/>
    <w:name w:val="WW8Num54"/>
    <w:lvl w:ilvl="0">
      <w:start w:val="1"/>
      <w:numFmt w:val="decimal"/>
      <w:lvlText w:val="%1."/>
      <w:lvlJc w:val="left"/>
      <w:pPr>
        <w:tabs>
          <w:tab w:val="num" w:pos="720"/>
        </w:tabs>
        <w:ind w:left="720" w:hanging="360"/>
      </w:pPr>
    </w:lvl>
  </w:abstractNum>
  <w:abstractNum w:abstractNumId="51" w15:restartNumberingAfterBreak="0">
    <w:nsid w:val="00000037"/>
    <w:multiLevelType w:val="multilevel"/>
    <w:tmpl w:val="00000037"/>
    <w:name w:val="WW8Num55"/>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2" w15:restartNumberingAfterBreak="0">
    <w:nsid w:val="00000038"/>
    <w:multiLevelType w:val="singleLevel"/>
    <w:tmpl w:val="00000038"/>
    <w:name w:val="WW8Num56"/>
    <w:lvl w:ilvl="0">
      <w:start w:val="1"/>
      <w:numFmt w:val="decimal"/>
      <w:lvlText w:val="%1."/>
      <w:lvlJc w:val="left"/>
      <w:pPr>
        <w:tabs>
          <w:tab w:val="num" w:pos="0"/>
        </w:tabs>
        <w:ind w:left="720" w:hanging="360"/>
      </w:pPr>
    </w:lvl>
  </w:abstractNum>
  <w:abstractNum w:abstractNumId="53" w15:restartNumberingAfterBreak="0">
    <w:nsid w:val="00000039"/>
    <w:multiLevelType w:val="multilevel"/>
    <w:tmpl w:val="00000039"/>
    <w:name w:val="WW8Num5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4" w15:restartNumberingAfterBreak="0">
    <w:nsid w:val="0000003A"/>
    <w:multiLevelType w:val="multilevel"/>
    <w:tmpl w:val="0000003A"/>
    <w:name w:val="WW8Num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5" w15:restartNumberingAfterBreak="0">
    <w:nsid w:val="0000003B"/>
    <w:multiLevelType w:val="singleLevel"/>
    <w:tmpl w:val="0000003B"/>
    <w:name w:val="WW8Num59"/>
    <w:lvl w:ilvl="0">
      <w:start w:val="1"/>
      <w:numFmt w:val="decimal"/>
      <w:lvlText w:val="%1."/>
      <w:lvlJc w:val="left"/>
      <w:pPr>
        <w:tabs>
          <w:tab w:val="num" w:pos="720"/>
        </w:tabs>
        <w:ind w:left="720" w:hanging="360"/>
      </w:pPr>
    </w:lvl>
  </w:abstractNum>
  <w:abstractNum w:abstractNumId="56" w15:restartNumberingAfterBreak="0">
    <w:nsid w:val="0000003C"/>
    <w:multiLevelType w:val="singleLevel"/>
    <w:tmpl w:val="0000003C"/>
    <w:name w:val="WW8Num60"/>
    <w:lvl w:ilvl="0">
      <w:start w:val="1"/>
      <w:numFmt w:val="decimal"/>
      <w:lvlText w:val="%1."/>
      <w:lvlJc w:val="left"/>
      <w:pPr>
        <w:tabs>
          <w:tab w:val="num" w:pos="0"/>
        </w:tabs>
        <w:ind w:left="720" w:hanging="360"/>
      </w:pPr>
    </w:lvl>
  </w:abstractNum>
  <w:abstractNum w:abstractNumId="57" w15:restartNumberingAfterBreak="0">
    <w:nsid w:val="0000003D"/>
    <w:multiLevelType w:val="multilevel"/>
    <w:tmpl w:val="0000003D"/>
    <w:name w:val="WW8Num6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8" w15:restartNumberingAfterBreak="0">
    <w:nsid w:val="0000003E"/>
    <w:multiLevelType w:val="multilevel"/>
    <w:tmpl w:val="0000003E"/>
    <w:name w:val="WW8Num6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9" w15:restartNumberingAfterBreak="0">
    <w:nsid w:val="0000003F"/>
    <w:multiLevelType w:val="multilevel"/>
    <w:tmpl w:val="0000003F"/>
    <w:name w:val="WW8Num6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0" w15:restartNumberingAfterBreak="0">
    <w:nsid w:val="00000040"/>
    <w:multiLevelType w:val="multilevel"/>
    <w:tmpl w:val="00000040"/>
    <w:name w:val="WW8Num6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1" w15:restartNumberingAfterBreak="0">
    <w:nsid w:val="00000041"/>
    <w:multiLevelType w:val="multilevel"/>
    <w:tmpl w:val="00000041"/>
    <w:name w:val="WW8Num6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2" w15:restartNumberingAfterBreak="0">
    <w:nsid w:val="00000042"/>
    <w:multiLevelType w:val="singleLevel"/>
    <w:tmpl w:val="00000042"/>
    <w:name w:val="WW8Num66"/>
    <w:lvl w:ilvl="0">
      <w:start w:val="1"/>
      <w:numFmt w:val="decimal"/>
      <w:lvlText w:val="%1."/>
      <w:lvlJc w:val="left"/>
      <w:pPr>
        <w:tabs>
          <w:tab w:val="num" w:pos="720"/>
        </w:tabs>
        <w:ind w:left="720" w:hanging="360"/>
      </w:pPr>
    </w:lvl>
  </w:abstractNum>
  <w:abstractNum w:abstractNumId="63" w15:restartNumberingAfterBreak="0">
    <w:nsid w:val="00000043"/>
    <w:multiLevelType w:val="multilevel"/>
    <w:tmpl w:val="00000043"/>
    <w:name w:val="WW8Num67"/>
    <w:lvl w:ilvl="0">
      <w:start w:val="1"/>
      <w:numFmt w:val="decimal"/>
      <w:lvlText w:val="%1.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854"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64" w15:restartNumberingAfterBreak="0">
    <w:nsid w:val="00000044"/>
    <w:multiLevelType w:val="multilevel"/>
    <w:tmpl w:val="00000044"/>
    <w:name w:val="WW8Num6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5" w15:restartNumberingAfterBreak="0">
    <w:nsid w:val="00000045"/>
    <w:multiLevelType w:val="multilevel"/>
    <w:tmpl w:val="00000045"/>
    <w:name w:val="WW8Num6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6" w15:restartNumberingAfterBreak="0">
    <w:nsid w:val="00000046"/>
    <w:multiLevelType w:val="multilevel"/>
    <w:tmpl w:val="00000046"/>
    <w:name w:val="WW8Num7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7" w15:restartNumberingAfterBreak="0">
    <w:nsid w:val="00000047"/>
    <w:multiLevelType w:val="multilevel"/>
    <w:tmpl w:val="00000047"/>
    <w:name w:val="WW8Num7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8" w15:restartNumberingAfterBreak="0">
    <w:nsid w:val="00000048"/>
    <w:multiLevelType w:val="multilevel"/>
    <w:tmpl w:val="00000048"/>
    <w:name w:val="WW8Num7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9" w15:restartNumberingAfterBreak="0">
    <w:nsid w:val="00000049"/>
    <w:multiLevelType w:val="multilevel"/>
    <w:tmpl w:val="00000049"/>
    <w:name w:val="WW8Num7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bullet"/>
      <w:lvlText w:val=""/>
      <w:lvlJc w:val="left"/>
      <w:pPr>
        <w:tabs>
          <w:tab w:val="num" w:pos="2880"/>
        </w:tabs>
        <w:ind w:left="2880" w:hanging="360"/>
      </w:pPr>
      <w:rPr>
        <w:rFonts w:ascii="Symbol" w:hAnsi="Symbol"/>
      </w:r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0" w15:restartNumberingAfterBreak="0">
    <w:nsid w:val="0000004A"/>
    <w:multiLevelType w:val="singleLevel"/>
    <w:tmpl w:val="0000004A"/>
    <w:name w:val="WW8Num74"/>
    <w:lvl w:ilvl="0">
      <w:start w:val="1"/>
      <w:numFmt w:val="decimal"/>
      <w:lvlText w:val="%1."/>
      <w:lvlJc w:val="left"/>
      <w:pPr>
        <w:tabs>
          <w:tab w:val="num" w:pos="720"/>
        </w:tabs>
        <w:ind w:left="720" w:hanging="360"/>
      </w:pPr>
    </w:lvl>
  </w:abstractNum>
  <w:abstractNum w:abstractNumId="71" w15:restartNumberingAfterBreak="0">
    <w:nsid w:val="0000004B"/>
    <w:multiLevelType w:val="multilevel"/>
    <w:tmpl w:val="0000004B"/>
    <w:name w:val="WW8Num7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2" w15:restartNumberingAfterBreak="0">
    <w:nsid w:val="0000004C"/>
    <w:multiLevelType w:val="multilevel"/>
    <w:tmpl w:val="0000004C"/>
    <w:name w:val="WW8Num7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3" w15:restartNumberingAfterBreak="0">
    <w:nsid w:val="0000004D"/>
    <w:multiLevelType w:val="multilevel"/>
    <w:tmpl w:val="0000004D"/>
    <w:name w:val="WW8Num7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4" w15:restartNumberingAfterBreak="0">
    <w:nsid w:val="0000004E"/>
    <w:multiLevelType w:val="singleLevel"/>
    <w:tmpl w:val="0000004E"/>
    <w:name w:val="WW8Num78"/>
    <w:lvl w:ilvl="0">
      <w:start w:val="1"/>
      <w:numFmt w:val="decimal"/>
      <w:lvlText w:val="%1."/>
      <w:lvlJc w:val="left"/>
      <w:pPr>
        <w:tabs>
          <w:tab w:val="num" w:pos="720"/>
        </w:tabs>
        <w:ind w:left="720" w:hanging="360"/>
      </w:pPr>
    </w:lvl>
  </w:abstractNum>
  <w:abstractNum w:abstractNumId="75" w15:restartNumberingAfterBreak="0">
    <w:nsid w:val="0000004F"/>
    <w:multiLevelType w:val="multilevel"/>
    <w:tmpl w:val="0000004F"/>
    <w:name w:val="WW8Num7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6" w15:restartNumberingAfterBreak="0">
    <w:nsid w:val="00000050"/>
    <w:multiLevelType w:val="multilevel"/>
    <w:tmpl w:val="00000050"/>
    <w:name w:val="WW8Num8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7" w15:restartNumberingAfterBreak="0">
    <w:nsid w:val="00000051"/>
    <w:multiLevelType w:val="multilevel"/>
    <w:tmpl w:val="00000051"/>
    <w:name w:val="WW8Num8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8" w15:restartNumberingAfterBreak="0">
    <w:nsid w:val="00000053"/>
    <w:multiLevelType w:val="multilevel"/>
    <w:tmpl w:val="00000053"/>
    <w:name w:val="WW8Num8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bullet"/>
      <w:lvlText w:val=""/>
      <w:lvlJc w:val="left"/>
      <w:pPr>
        <w:tabs>
          <w:tab w:val="num" w:pos="0"/>
        </w:tabs>
        <w:ind w:left="2880" w:hanging="360"/>
      </w:pPr>
      <w:rPr>
        <w:rFonts w:ascii="Symbol" w:hAnsi="Symbol"/>
      </w:r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79" w15:restartNumberingAfterBreak="0">
    <w:nsid w:val="00000054"/>
    <w:multiLevelType w:val="singleLevel"/>
    <w:tmpl w:val="00000054"/>
    <w:name w:val="WW8Num84"/>
    <w:lvl w:ilvl="0">
      <w:start w:val="1"/>
      <w:numFmt w:val="decimal"/>
      <w:lvlText w:val="%1."/>
      <w:lvlJc w:val="left"/>
      <w:pPr>
        <w:tabs>
          <w:tab w:val="num" w:pos="720"/>
        </w:tabs>
        <w:ind w:left="720" w:hanging="360"/>
      </w:pPr>
    </w:lvl>
  </w:abstractNum>
  <w:abstractNum w:abstractNumId="80" w15:restartNumberingAfterBreak="0">
    <w:nsid w:val="00000055"/>
    <w:multiLevelType w:val="multilevel"/>
    <w:tmpl w:val="00000055"/>
    <w:name w:val="WW8Num8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81" w15:restartNumberingAfterBreak="0">
    <w:nsid w:val="00000056"/>
    <w:multiLevelType w:val="multilevel"/>
    <w:tmpl w:val="00000056"/>
    <w:name w:val="WW8Num8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2" w15:restartNumberingAfterBreak="0">
    <w:nsid w:val="00000057"/>
    <w:multiLevelType w:val="singleLevel"/>
    <w:tmpl w:val="00000057"/>
    <w:name w:val="WW8Num87"/>
    <w:lvl w:ilvl="0">
      <w:start w:val="1"/>
      <w:numFmt w:val="decimal"/>
      <w:lvlText w:val="%1."/>
      <w:lvlJc w:val="left"/>
      <w:pPr>
        <w:tabs>
          <w:tab w:val="num" w:pos="720"/>
        </w:tabs>
        <w:ind w:left="720" w:hanging="360"/>
      </w:pPr>
    </w:lvl>
  </w:abstractNum>
  <w:abstractNum w:abstractNumId="83" w15:restartNumberingAfterBreak="0">
    <w:nsid w:val="00000058"/>
    <w:multiLevelType w:val="singleLevel"/>
    <w:tmpl w:val="00000058"/>
    <w:name w:val="WW8Num88"/>
    <w:lvl w:ilvl="0">
      <w:start w:val="1"/>
      <w:numFmt w:val="decimal"/>
      <w:lvlText w:val="%1."/>
      <w:lvlJc w:val="left"/>
      <w:pPr>
        <w:tabs>
          <w:tab w:val="num" w:pos="720"/>
        </w:tabs>
        <w:ind w:left="720" w:hanging="360"/>
      </w:pPr>
    </w:lvl>
  </w:abstractNum>
  <w:abstractNum w:abstractNumId="84" w15:restartNumberingAfterBreak="0">
    <w:nsid w:val="00000059"/>
    <w:multiLevelType w:val="singleLevel"/>
    <w:tmpl w:val="00000059"/>
    <w:name w:val="WW8Num89"/>
    <w:lvl w:ilvl="0">
      <w:start w:val="1"/>
      <w:numFmt w:val="decimal"/>
      <w:lvlText w:val="%1."/>
      <w:lvlJc w:val="left"/>
      <w:pPr>
        <w:tabs>
          <w:tab w:val="num" w:pos="0"/>
        </w:tabs>
        <w:ind w:left="720" w:hanging="360"/>
      </w:pPr>
    </w:lvl>
  </w:abstractNum>
  <w:abstractNum w:abstractNumId="85" w15:restartNumberingAfterBreak="0">
    <w:nsid w:val="0000005A"/>
    <w:multiLevelType w:val="multilevel"/>
    <w:tmpl w:val="0000005A"/>
    <w:name w:val="WW8Num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6" w15:restartNumberingAfterBreak="0">
    <w:nsid w:val="0000005B"/>
    <w:multiLevelType w:val="multilevel"/>
    <w:tmpl w:val="0000005B"/>
    <w:name w:val="WW8Num9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7" w15:restartNumberingAfterBreak="0">
    <w:nsid w:val="0000005C"/>
    <w:multiLevelType w:val="multilevel"/>
    <w:tmpl w:val="0000005C"/>
    <w:name w:val="WW8Num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8" w15:restartNumberingAfterBreak="0">
    <w:nsid w:val="0000005D"/>
    <w:multiLevelType w:val="multilevel"/>
    <w:tmpl w:val="0000005D"/>
    <w:name w:val="WW8Num9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9" w15:restartNumberingAfterBreak="0">
    <w:nsid w:val="0000005E"/>
    <w:multiLevelType w:val="multilevel"/>
    <w:tmpl w:val="0000005E"/>
    <w:name w:val="WW8Num9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0" w15:restartNumberingAfterBreak="0">
    <w:nsid w:val="0000005F"/>
    <w:multiLevelType w:val="multilevel"/>
    <w:tmpl w:val="0000005F"/>
    <w:name w:val="WW8Num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1" w15:restartNumberingAfterBreak="0">
    <w:nsid w:val="00000060"/>
    <w:multiLevelType w:val="multilevel"/>
    <w:tmpl w:val="00000060"/>
    <w:name w:val="WW8Num9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2" w15:restartNumberingAfterBreak="0">
    <w:nsid w:val="00000061"/>
    <w:multiLevelType w:val="multilevel"/>
    <w:tmpl w:val="00000061"/>
    <w:name w:val="WW8Num98"/>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r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3" w15:restartNumberingAfterBreak="0">
    <w:nsid w:val="00000062"/>
    <w:multiLevelType w:val="multilevel"/>
    <w:tmpl w:val="00000062"/>
    <w:name w:val="WW8Num9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4" w15:restartNumberingAfterBreak="0">
    <w:nsid w:val="00000063"/>
    <w:multiLevelType w:val="multilevel"/>
    <w:tmpl w:val="00000063"/>
    <w:name w:val="WW8Num10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5" w15:restartNumberingAfterBreak="0">
    <w:nsid w:val="00000064"/>
    <w:multiLevelType w:val="multilevel"/>
    <w:tmpl w:val="00000064"/>
    <w:name w:val="WW8Num1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96" w15:restartNumberingAfterBreak="0">
    <w:nsid w:val="00000065"/>
    <w:multiLevelType w:val="multilevel"/>
    <w:tmpl w:val="00000065"/>
    <w:name w:val="WW8Num1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97" w15:restartNumberingAfterBreak="0">
    <w:nsid w:val="00000066"/>
    <w:multiLevelType w:val="multilevel"/>
    <w:tmpl w:val="00000066"/>
    <w:name w:val="WW8Num10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8" w15:restartNumberingAfterBreak="0">
    <w:nsid w:val="00000067"/>
    <w:multiLevelType w:val="multilevel"/>
    <w:tmpl w:val="00000067"/>
    <w:name w:val="WW8Num104"/>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9" w15:restartNumberingAfterBreak="0">
    <w:nsid w:val="00000068"/>
    <w:multiLevelType w:val="multilevel"/>
    <w:tmpl w:val="00000068"/>
    <w:name w:val="WW8Num1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0" w15:restartNumberingAfterBreak="0">
    <w:nsid w:val="00000069"/>
    <w:multiLevelType w:val="singleLevel"/>
    <w:tmpl w:val="00000069"/>
    <w:name w:val="WW8Num106"/>
    <w:lvl w:ilvl="0">
      <w:start w:val="1"/>
      <w:numFmt w:val="decimal"/>
      <w:lvlText w:val="%1."/>
      <w:lvlJc w:val="left"/>
      <w:pPr>
        <w:tabs>
          <w:tab w:val="num" w:pos="720"/>
        </w:tabs>
        <w:ind w:left="720" w:hanging="360"/>
      </w:pPr>
    </w:lvl>
  </w:abstractNum>
  <w:abstractNum w:abstractNumId="101" w15:restartNumberingAfterBreak="0">
    <w:nsid w:val="0000006A"/>
    <w:multiLevelType w:val="singleLevel"/>
    <w:tmpl w:val="0000006A"/>
    <w:name w:val="WW8Num107"/>
    <w:lvl w:ilvl="0">
      <w:start w:val="1"/>
      <w:numFmt w:val="decimal"/>
      <w:lvlText w:val="%1."/>
      <w:lvlJc w:val="left"/>
      <w:pPr>
        <w:tabs>
          <w:tab w:val="num" w:pos="720"/>
        </w:tabs>
        <w:ind w:left="720" w:hanging="360"/>
      </w:pPr>
    </w:lvl>
  </w:abstractNum>
  <w:abstractNum w:abstractNumId="102" w15:restartNumberingAfterBreak="0">
    <w:nsid w:val="0000006B"/>
    <w:multiLevelType w:val="singleLevel"/>
    <w:tmpl w:val="0000006B"/>
    <w:name w:val="WW8Num108"/>
    <w:lvl w:ilvl="0">
      <w:start w:val="1"/>
      <w:numFmt w:val="decimal"/>
      <w:lvlText w:val="%1."/>
      <w:lvlJc w:val="left"/>
      <w:pPr>
        <w:tabs>
          <w:tab w:val="num" w:pos="720"/>
        </w:tabs>
        <w:ind w:left="720" w:hanging="360"/>
      </w:pPr>
    </w:lvl>
  </w:abstractNum>
  <w:abstractNum w:abstractNumId="103" w15:restartNumberingAfterBreak="0">
    <w:nsid w:val="0000006C"/>
    <w:multiLevelType w:val="multilevel"/>
    <w:tmpl w:val="0000006C"/>
    <w:name w:val="WW8Num10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5"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4" w15:restartNumberingAfterBreak="0">
    <w:nsid w:val="0000006D"/>
    <w:multiLevelType w:val="multilevel"/>
    <w:tmpl w:val="0000006D"/>
    <w:name w:val="WW8Num11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5" w15:restartNumberingAfterBreak="0">
    <w:nsid w:val="0000006E"/>
    <w:multiLevelType w:val="multilevel"/>
    <w:tmpl w:val="0000006E"/>
    <w:name w:val="WW8Num111"/>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06" w15:restartNumberingAfterBreak="0">
    <w:nsid w:val="0000006F"/>
    <w:multiLevelType w:val="singleLevel"/>
    <w:tmpl w:val="0000006F"/>
    <w:name w:val="WW8Num112"/>
    <w:lvl w:ilvl="0">
      <w:start w:val="1"/>
      <w:numFmt w:val="decimal"/>
      <w:lvlText w:val="%1."/>
      <w:lvlJc w:val="left"/>
      <w:pPr>
        <w:tabs>
          <w:tab w:val="num" w:pos="720"/>
        </w:tabs>
        <w:ind w:left="720" w:hanging="360"/>
      </w:pPr>
    </w:lvl>
  </w:abstractNum>
  <w:abstractNum w:abstractNumId="107" w15:restartNumberingAfterBreak="0">
    <w:nsid w:val="00000070"/>
    <w:multiLevelType w:val="multilevel"/>
    <w:tmpl w:val="00000070"/>
    <w:name w:val="WW8Num1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8" w15:restartNumberingAfterBreak="0">
    <w:nsid w:val="00000071"/>
    <w:multiLevelType w:val="singleLevel"/>
    <w:tmpl w:val="00000071"/>
    <w:name w:val="WW8Num114"/>
    <w:lvl w:ilvl="0">
      <w:start w:val="1"/>
      <w:numFmt w:val="bullet"/>
      <w:lvlText w:val=""/>
      <w:lvlJc w:val="left"/>
      <w:pPr>
        <w:tabs>
          <w:tab w:val="num" w:pos="0"/>
        </w:tabs>
        <w:ind w:left="720" w:hanging="360"/>
      </w:pPr>
      <w:rPr>
        <w:rFonts w:ascii="Symbol" w:hAnsi="Symbol"/>
      </w:rPr>
    </w:lvl>
  </w:abstractNum>
  <w:abstractNum w:abstractNumId="109" w15:restartNumberingAfterBreak="0">
    <w:nsid w:val="00000072"/>
    <w:multiLevelType w:val="multilevel"/>
    <w:tmpl w:val="00000072"/>
    <w:name w:val="WW8Num11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0" w15:restartNumberingAfterBreak="0">
    <w:nsid w:val="00000073"/>
    <w:multiLevelType w:val="multilevel"/>
    <w:tmpl w:val="00000073"/>
    <w:name w:val="WW8Num1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11" w15:restartNumberingAfterBreak="0">
    <w:nsid w:val="00000074"/>
    <w:multiLevelType w:val="multilevel"/>
    <w:tmpl w:val="00000074"/>
    <w:name w:val="WW8Num11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2" w15:restartNumberingAfterBreak="0">
    <w:nsid w:val="00000075"/>
    <w:multiLevelType w:val="multilevel"/>
    <w:tmpl w:val="00000075"/>
    <w:name w:val="WW8Num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3" w15:restartNumberingAfterBreak="0">
    <w:nsid w:val="00000076"/>
    <w:multiLevelType w:val="multilevel"/>
    <w:tmpl w:val="00000076"/>
    <w:name w:val="WW8Num1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14" w15:restartNumberingAfterBreak="0">
    <w:nsid w:val="00000077"/>
    <w:multiLevelType w:val="multilevel"/>
    <w:tmpl w:val="00000077"/>
    <w:name w:val="WW8Num1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5" w15:restartNumberingAfterBreak="0">
    <w:nsid w:val="00000078"/>
    <w:multiLevelType w:val="multilevel"/>
    <w:tmpl w:val="00000078"/>
    <w:name w:val="WW8Num12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6" w15:restartNumberingAfterBreak="0">
    <w:nsid w:val="00000079"/>
    <w:multiLevelType w:val="singleLevel"/>
    <w:tmpl w:val="00000079"/>
    <w:name w:val="WW8Num122"/>
    <w:lvl w:ilvl="0">
      <w:start w:val="1"/>
      <w:numFmt w:val="decimal"/>
      <w:lvlText w:val="%1."/>
      <w:lvlJc w:val="left"/>
      <w:pPr>
        <w:tabs>
          <w:tab w:val="num" w:pos="0"/>
        </w:tabs>
        <w:ind w:left="720" w:hanging="360"/>
      </w:pPr>
    </w:lvl>
  </w:abstractNum>
  <w:abstractNum w:abstractNumId="117" w15:restartNumberingAfterBreak="0">
    <w:nsid w:val="0000007B"/>
    <w:multiLevelType w:val="singleLevel"/>
    <w:tmpl w:val="0000007B"/>
    <w:name w:val="WW8Num124"/>
    <w:lvl w:ilvl="0">
      <w:start w:val="1"/>
      <w:numFmt w:val="decimal"/>
      <w:lvlText w:val="%1."/>
      <w:lvlJc w:val="left"/>
      <w:pPr>
        <w:tabs>
          <w:tab w:val="num" w:pos="720"/>
        </w:tabs>
        <w:ind w:left="720" w:hanging="360"/>
      </w:pPr>
    </w:lvl>
  </w:abstractNum>
  <w:abstractNum w:abstractNumId="118" w15:restartNumberingAfterBreak="0">
    <w:nsid w:val="0000007C"/>
    <w:multiLevelType w:val="singleLevel"/>
    <w:tmpl w:val="0000007C"/>
    <w:name w:val="WW8Num125"/>
    <w:lvl w:ilvl="0">
      <w:start w:val="1"/>
      <w:numFmt w:val="decimal"/>
      <w:lvlText w:val="%1."/>
      <w:lvlJc w:val="left"/>
      <w:pPr>
        <w:tabs>
          <w:tab w:val="num" w:pos="0"/>
        </w:tabs>
        <w:ind w:left="720" w:hanging="360"/>
      </w:pPr>
    </w:lvl>
  </w:abstractNum>
  <w:abstractNum w:abstractNumId="119" w15:restartNumberingAfterBreak="0">
    <w:nsid w:val="0000007D"/>
    <w:multiLevelType w:val="multilevel"/>
    <w:tmpl w:val="0000007D"/>
    <w:name w:val="WW8Num1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20" w15:restartNumberingAfterBreak="0">
    <w:nsid w:val="0000007E"/>
    <w:multiLevelType w:val="multilevel"/>
    <w:tmpl w:val="0000007E"/>
    <w:name w:val="WW8Num12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1" w15:restartNumberingAfterBreak="0">
    <w:nsid w:val="0000007F"/>
    <w:multiLevelType w:val="multilevel"/>
    <w:tmpl w:val="0000007F"/>
    <w:name w:val="WW8Num1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2" w15:restartNumberingAfterBreak="0">
    <w:nsid w:val="00000080"/>
    <w:multiLevelType w:val="multilevel"/>
    <w:tmpl w:val="00000080"/>
    <w:name w:val="WW8Num12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3" w15:restartNumberingAfterBreak="0">
    <w:nsid w:val="00000081"/>
    <w:multiLevelType w:val="multilevel"/>
    <w:tmpl w:val="00000081"/>
    <w:name w:val="WW8Num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bullet"/>
      <w:lvlText w:val=""/>
      <w:lvlJc w:val="left"/>
      <w:pPr>
        <w:tabs>
          <w:tab w:val="num" w:pos="0"/>
        </w:tabs>
        <w:ind w:left="2880" w:hanging="360"/>
      </w:pPr>
      <w:rPr>
        <w:rFonts w:ascii="Symbol" w:hAnsi="Symbol"/>
      </w:r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4" w15:restartNumberingAfterBreak="0">
    <w:nsid w:val="00000082"/>
    <w:multiLevelType w:val="multilevel"/>
    <w:tmpl w:val="00000082"/>
    <w:name w:val="WW8Num13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25" w15:restartNumberingAfterBreak="0">
    <w:nsid w:val="00000083"/>
    <w:multiLevelType w:val="multilevel"/>
    <w:tmpl w:val="00000083"/>
    <w:name w:val="WW8Num132"/>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6" w15:restartNumberingAfterBreak="0">
    <w:nsid w:val="00000084"/>
    <w:multiLevelType w:val="singleLevel"/>
    <w:tmpl w:val="00000084"/>
    <w:name w:val="WW8Num133"/>
    <w:lvl w:ilvl="0">
      <w:start w:val="1"/>
      <w:numFmt w:val="decimal"/>
      <w:lvlText w:val="%1."/>
      <w:lvlJc w:val="left"/>
      <w:pPr>
        <w:tabs>
          <w:tab w:val="num" w:pos="720"/>
        </w:tabs>
        <w:ind w:left="720" w:hanging="360"/>
      </w:pPr>
    </w:lvl>
  </w:abstractNum>
  <w:abstractNum w:abstractNumId="127" w15:restartNumberingAfterBreak="0">
    <w:nsid w:val="00000085"/>
    <w:multiLevelType w:val="multilevel"/>
    <w:tmpl w:val="00000085"/>
    <w:name w:val="WW8Num1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8" w15:restartNumberingAfterBreak="0">
    <w:nsid w:val="00000086"/>
    <w:multiLevelType w:val="multilevel"/>
    <w:tmpl w:val="00000086"/>
    <w:name w:val="WW8Num13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29" w15:restartNumberingAfterBreak="0">
    <w:nsid w:val="00000087"/>
    <w:multiLevelType w:val="multilevel"/>
    <w:tmpl w:val="00000087"/>
    <w:name w:val="WW8Num1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0" w15:restartNumberingAfterBreak="0">
    <w:nsid w:val="00000088"/>
    <w:multiLevelType w:val="singleLevel"/>
    <w:tmpl w:val="00000088"/>
    <w:name w:val="WW8Num137"/>
    <w:lvl w:ilvl="0">
      <w:start w:val="1"/>
      <w:numFmt w:val="decimal"/>
      <w:lvlText w:val="%1."/>
      <w:lvlJc w:val="left"/>
      <w:pPr>
        <w:tabs>
          <w:tab w:val="num" w:pos="0"/>
        </w:tabs>
        <w:ind w:left="720" w:hanging="360"/>
      </w:pPr>
    </w:lvl>
  </w:abstractNum>
  <w:abstractNum w:abstractNumId="131" w15:restartNumberingAfterBreak="0">
    <w:nsid w:val="00000089"/>
    <w:multiLevelType w:val="singleLevel"/>
    <w:tmpl w:val="00000089"/>
    <w:name w:val="WW8Num138"/>
    <w:lvl w:ilvl="0">
      <w:start w:val="1"/>
      <w:numFmt w:val="decimal"/>
      <w:lvlText w:val="%1."/>
      <w:lvlJc w:val="left"/>
      <w:pPr>
        <w:tabs>
          <w:tab w:val="num" w:pos="720"/>
        </w:tabs>
        <w:ind w:left="720" w:hanging="360"/>
      </w:pPr>
    </w:lvl>
  </w:abstractNum>
  <w:abstractNum w:abstractNumId="132" w15:restartNumberingAfterBreak="0">
    <w:nsid w:val="0000008A"/>
    <w:multiLevelType w:val="singleLevel"/>
    <w:tmpl w:val="0000008A"/>
    <w:name w:val="WW8Num139"/>
    <w:lvl w:ilvl="0">
      <w:start w:val="1"/>
      <w:numFmt w:val="decimal"/>
      <w:lvlText w:val="%1."/>
      <w:lvlJc w:val="left"/>
      <w:pPr>
        <w:tabs>
          <w:tab w:val="num" w:pos="720"/>
        </w:tabs>
        <w:ind w:left="720" w:hanging="360"/>
      </w:pPr>
    </w:lvl>
  </w:abstractNum>
  <w:abstractNum w:abstractNumId="133" w15:restartNumberingAfterBreak="0">
    <w:nsid w:val="0000008B"/>
    <w:multiLevelType w:val="multilevel"/>
    <w:tmpl w:val="0000008B"/>
    <w:name w:val="WW8Num14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4" w15:restartNumberingAfterBreak="0">
    <w:nsid w:val="0000008C"/>
    <w:multiLevelType w:val="multilevel"/>
    <w:tmpl w:val="0000008C"/>
    <w:name w:val="WW8Num141"/>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5" w15:restartNumberingAfterBreak="0">
    <w:nsid w:val="0000008D"/>
    <w:multiLevelType w:val="singleLevel"/>
    <w:tmpl w:val="0000008D"/>
    <w:name w:val="WW8Num142"/>
    <w:lvl w:ilvl="0">
      <w:start w:val="1"/>
      <w:numFmt w:val="decimal"/>
      <w:lvlText w:val="%1."/>
      <w:lvlJc w:val="left"/>
      <w:pPr>
        <w:tabs>
          <w:tab w:val="num" w:pos="720"/>
        </w:tabs>
        <w:ind w:left="720" w:hanging="360"/>
      </w:pPr>
    </w:lvl>
  </w:abstractNum>
  <w:abstractNum w:abstractNumId="136" w15:restartNumberingAfterBreak="0">
    <w:nsid w:val="0000008E"/>
    <w:multiLevelType w:val="multilevel"/>
    <w:tmpl w:val="0000008E"/>
    <w:name w:val="WW8Num14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7" w15:restartNumberingAfterBreak="0">
    <w:nsid w:val="0000008F"/>
    <w:multiLevelType w:val="singleLevel"/>
    <w:tmpl w:val="0000008F"/>
    <w:name w:val="WW8Num144"/>
    <w:lvl w:ilvl="0">
      <w:start w:val="1"/>
      <w:numFmt w:val="decimal"/>
      <w:lvlText w:val="%1."/>
      <w:lvlJc w:val="left"/>
      <w:pPr>
        <w:tabs>
          <w:tab w:val="num" w:pos="720"/>
        </w:tabs>
        <w:ind w:left="720" w:hanging="360"/>
      </w:pPr>
    </w:lvl>
  </w:abstractNum>
  <w:abstractNum w:abstractNumId="138" w15:restartNumberingAfterBreak="0">
    <w:nsid w:val="00000090"/>
    <w:multiLevelType w:val="multilevel"/>
    <w:tmpl w:val="00000090"/>
    <w:name w:val="WW8Num14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39" w15:restartNumberingAfterBreak="0">
    <w:nsid w:val="00000091"/>
    <w:multiLevelType w:val="multilevel"/>
    <w:tmpl w:val="00000091"/>
    <w:name w:val="WW8Num146"/>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0" w15:restartNumberingAfterBreak="0">
    <w:nsid w:val="00000092"/>
    <w:multiLevelType w:val="multilevel"/>
    <w:tmpl w:val="00000092"/>
    <w:name w:val="WW8Num14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1" w15:restartNumberingAfterBreak="0">
    <w:nsid w:val="00000093"/>
    <w:multiLevelType w:val="multilevel"/>
    <w:tmpl w:val="00000093"/>
    <w:name w:val="WW8Num1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2" w15:restartNumberingAfterBreak="0">
    <w:nsid w:val="00000094"/>
    <w:multiLevelType w:val="multilevel"/>
    <w:tmpl w:val="00000094"/>
    <w:name w:val="WW8Num14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3" w15:restartNumberingAfterBreak="0">
    <w:nsid w:val="00000095"/>
    <w:multiLevelType w:val="multilevel"/>
    <w:tmpl w:val="00000095"/>
    <w:name w:val="WW8Num15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4" w15:restartNumberingAfterBreak="0">
    <w:nsid w:val="00000096"/>
    <w:multiLevelType w:val="multilevel"/>
    <w:tmpl w:val="00000096"/>
    <w:name w:val="WW8Num15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5" w15:restartNumberingAfterBreak="0">
    <w:nsid w:val="00000097"/>
    <w:multiLevelType w:val="singleLevel"/>
    <w:tmpl w:val="00000097"/>
    <w:name w:val="WW8Num152"/>
    <w:lvl w:ilvl="0">
      <w:start w:val="1"/>
      <w:numFmt w:val="decimal"/>
      <w:lvlText w:val="%1."/>
      <w:lvlJc w:val="left"/>
      <w:pPr>
        <w:tabs>
          <w:tab w:val="num" w:pos="0"/>
        </w:tabs>
        <w:ind w:left="720" w:hanging="360"/>
      </w:pPr>
    </w:lvl>
  </w:abstractNum>
  <w:abstractNum w:abstractNumId="146" w15:restartNumberingAfterBreak="0">
    <w:nsid w:val="00000098"/>
    <w:multiLevelType w:val="multilevel"/>
    <w:tmpl w:val="00000098"/>
    <w:name w:val="WW8Num15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7" w15:restartNumberingAfterBreak="0">
    <w:nsid w:val="00000099"/>
    <w:multiLevelType w:val="multilevel"/>
    <w:tmpl w:val="00000099"/>
    <w:name w:val="WW8Num1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48" w15:restartNumberingAfterBreak="0">
    <w:nsid w:val="0000009A"/>
    <w:multiLevelType w:val="singleLevel"/>
    <w:tmpl w:val="0000009A"/>
    <w:name w:val="WW8Num155"/>
    <w:lvl w:ilvl="0">
      <w:start w:val="1"/>
      <w:numFmt w:val="decimal"/>
      <w:lvlText w:val="%1."/>
      <w:lvlJc w:val="left"/>
      <w:pPr>
        <w:tabs>
          <w:tab w:val="num" w:pos="0"/>
        </w:tabs>
        <w:ind w:left="720" w:hanging="360"/>
      </w:pPr>
    </w:lvl>
  </w:abstractNum>
  <w:abstractNum w:abstractNumId="149" w15:restartNumberingAfterBreak="0">
    <w:nsid w:val="0000009B"/>
    <w:multiLevelType w:val="singleLevel"/>
    <w:tmpl w:val="0000009B"/>
    <w:name w:val="WW8Num156"/>
    <w:lvl w:ilvl="0">
      <w:start w:val="1"/>
      <w:numFmt w:val="decimal"/>
      <w:lvlText w:val="%1."/>
      <w:lvlJc w:val="left"/>
      <w:pPr>
        <w:tabs>
          <w:tab w:val="num" w:pos="720"/>
        </w:tabs>
        <w:ind w:left="720" w:hanging="360"/>
      </w:pPr>
    </w:lvl>
  </w:abstractNum>
  <w:abstractNum w:abstractNumId="150" w15:restartNumberingAfterBreak="0">
    <w:nsid w:val="0000009C"/>
    <w:multiLevelType w:val="multilevel"/>
    <w:tmpl w:val="0000009C"/>
    <w:name w:val="WW8Num15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1" w15:restartNumberingAfterBreak="0">
    <w:nsid w:val="0000009D"/>
    <w:multiLevelType w:val="multilevel"/>
    <w:tmpl w:val="0000009D"/>
    <w:name w:val="WW8Num15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2" w15:restartNumberingAfterBreak="0">
    <w:nsid w:val="0000009E"/>
    <w:multiLevelType w:val="singleLevel"/>
    <w:tmpl w:val="0000009E"/>
    <w:name w:val="WW8Num159"/>
    <w:lvl w:ilvl="0">
      <w:start w:val="1"/>
      <w:numFmt w:val="decimal"/>
      <w:lvlText w:val="%1."/>
      <w:lvlJc w:val="left"/>
      <w:pPr>
        <w:tabs>
          <w:tab w:val="num" w:pos="720"/>
        </w:tabs>
        <w:ind w:left="720" w:hanging="360"/>
      </w:pPr>
    </w:lvl>
  </w:abstractNum>
  <w:abstractNum w:abstractNumId="153" w15:restartNumberingAfterBreak="0">
    <w:nsid w:val="0000009F"/>
    <w:multiLevelType w:val="multilevel"/>
    <w:tmpl w:val="0000009F"/>
    <w:name w:val="WW8Num160"/>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4" w15:restartNumberingAfterBreak="0">
    <w:nsid w:val="000000A0"/>
    <w:multiLevelType w:val="multilevel"/>
    <w:tmpl w:val="000000A0"/>
    <w:name w:val="WW8Num16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5" w15:restartNumberingAfterBreak="0">
    <w:nsid w:val="000000A1"/>
    <w:multiLevelType w:val="multilevel"/>
    <w:tmpl w:val="000000A1"/>
    <w:name w:val="WW8Num1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56" w15:restartNumberingAfterBreak="0">
    <w:nsid w:val="000000A2"/>
    <w:multiLevelType w:val="multilevel"/>
    <w:tmpl w:val="000000A2"/>
    <w:name w:val="WW8Num163"/>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7" w15:restartNumberingAfterBreak="0">
    <w:nsid w:val="000000A3"/>
    <w:multiLevelType w:val="singleLevel"/>
    <w:tmpl w:val="000000A3"/>
    <w:name w:val="WW8Num164"/>
    <w:lvl w:ilvl="0">
      <w:start w:val="1"/>
      <w:numFmt w:val="decimal"/>
      <w:lvlText w:val="%1."/>
      <w:lvlJc w:val="left"/>
      <w:pPr>
        <w:tabs>
          <w:tab w:val="num" w:pos="720"/>
        </w:tabs>
        <w:ind w:left="720" w:hanging="360"/>
      </w:pPr>
    </w:lvl>
  </w:abstractNum>
  <w:abstractNum w:abstractNumId="158" w15:restartNumberingAfterBreak="0">
    <w:nsid w:val="000000A4"/>
    <w:multiLevelType w:val="multilevel"/>
    <w:tmpl w:val="000000A4"/>
    <w:name w:val="WW8Num16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9" w15:restartNumberingAfterBreak="0">
    <w:nsid w:val="000000A5"/>
    <w:multiLevelType w:val="singleLevel"/>
    <w:tmpl w:val="000000A5"/>
    <w:name w:val="WW8Num166"/>
    <w:lvl w:ilvl="0">
      <w:start w:val="1"/>
      <w:numFmt w:val="decimal"/>
      <w:lvlText w:val="%1."/>
      <w:lvlJc w:val="left"/>
      <w:pPr>
        <w:tabs>
          <w:tab w:val="num" w:pos="0"/>
        </w:tabs>
        <w:ind w:left="720" w:hanging="360"/>
      </w:pPr>
    </w:lvl>
  </w:abstractNum>
  <w:abstractNum w:abstractNumId="160" w15:restartNumberingAfterBreak="0">
    <w:nsid w:val="000000A6"/>
    <w:multiLevelType w:val="multilevel"/>
    <w:tmpl w:val="000000A6"/>
    <w:name w:val="WW8Num167"/>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1" w15:restartNumberingAfterBreak="0">
    <w:nsid w:val="000000A7"/>
    <w:multiLevelType w:val="multilevel"/>
    <w:tmpl w:val="000000A7"/>
    <w:name w:val="WW8Num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2" w15:restartNumberingAfterBreak="0">
    <w:nsid w:val="040B4FB5"/>
    <w:multiLevelType w:val="multilevel"/>
    <w:tmpl w:val="05062608"/>
    <w:lvl w:ilvl="0">
      <w:start w:val="1"/>
      <w:numFmt w:val="decimal"/>
      <w:pStyle w:val="SDY1"/>
      <w:lvlText w:val="%1."/>
      <w:lvlJc w:val="left"/>
      <w:pPr>
        <w:ind w:left="360" w:hanging="360"/>
      </w:pPr>
    </w:lvl>
    <w:lvl w:ilvl="1">
      <w:start w:val="1"/>
      <w:numFmt w:val="decimal"/>
      <w:pStyle w:val="SDY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04D34D10"/>
    <w:multiLevelType w:val="hybridMultilevel"/>
    <w:tmpl w:val="26DC1C6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4" w15:restartNumberingAfterBreak="0">
    <w:nsid w:val="053165A5"/>
    <w:multiLevelType w:val="hybridMultilevel"/>
    <w:tmpl w:val="716A852A"/>
    <w:lvl w:ilvl="0" w:tplc="2D661982">
      <w:start w:val="1"/>
      <w:numFmt w:val="bullet"/>
      <w:pStyle w:val="BulletNaranja"/>
      <w:lvlText w:val=""/>
      <w:lvlJc w:val="left"/>
      <w:pPr>
        <w:ind w:left="1156" w:hanging="360"/>
      </w:pPr>
      <w:rPr>
        <w:rFonts w:hint="default" w:ascii="Symbol" w:hAnsi="Symbol"/>
        <w:color w:val="FF5C35" w:themeColor="background2"/>
      </w:rPr>
    </w:lvl>
    <w:lvl w:ilvl="1" w:tplc="0C0A0003">
      <w:start w:val="1"/>
      <w:numFmt w:val="bullet"/>
      <w:lvlText w:val="o"/>
      <w:lvlJc w:val="left"/>
      <w:pPr>
        <w:ind w:left="1876" w:hanging="360"/>
      </w:pPr>
      <w:rPr>
        <w:rFonts w:hint="default" w:ascii="Courier New" w:hAnsi="Courier New" w:cs="Courier New"/>
      </w:rPr>
    </w:lvl>
    <w:lvl w:ilvl="2" w:tplc="0C0A0005">
      <w:start w:val="1"/>
      <w:numFmt w:val="bullet"/>
      <w:lvlText w:val=""/>
      <w:lvlJc w:val="left"/>
      <w:pPr>
        <w:ind w:left="2596" w:hanging="360"/>
      </w:pPr>
      <w:rPr>
        <w:rFonts w:hint="default" w:ascii="Wingdings" w:hAnsi="Wingdings"/>
      </w:rPr>
    </w:lvl>
    <w:lvl w:ilvl="3" w:tplc="0C0A0001" w:tentative="1">
      <w:start w:val="1"/>
      <w:numFmt w:val="bullet"/>
      <w:lvlText w:val=""/>
      <w:lvlJc w:val="left"/>
      <w:pPr>
        <w:ind w:left="3316" w:hanging="360"/>
      </w:pPr>
      <w:rPr>
        <w:rFonts w:hint="default" w:ascii="Symbol" w:hAnsi="Symbol"/>
      </w:rPr>
    </w:lvl>
    <w:lvl w:ilvl="4" w:tplc="0C0A0003" w:tentative="1">
      <w:start w:val="1"/>
      <w:numFmt w:val="bullet"/>
      <w:lvlText w:val="o"/>
      <w:lvlJc w:val="left"/>
      <w:pPr>
        <w:ind w:left="4036" w:hanging="360"/>
      </w:pPr>
      <w:rPr>
        <w:rFonts w:hint="default" w:ascii="Courier New" w:hAnsi="Courier New" w:cs="Courier New"/>
      </w:rPr>
    </w:lvl>
    <w:lvl w:ilvl="5" w:tplc="0C0A0005" w:tentative="1">
      <w:start w:val="1"/>
      <w:numFmt w:val="bullet"/>
      <w:lvlText w:val=""/>
      <w:lvlJc w:val="left"/>
      <w:pPr>
        <w:ind w:left="4756" w:hanging="360"/>
      </w:pPr>
      <w:rPr>
        <w:rFonts w:hint="default" w:ascii="Wingdings" w:hAnsi="Wingdings"/>
      </w:rPr>
    </w:lvl>
    <w:lvl w:ilvl="6" w:tplc="0C0A0001" w:tentative="1">
      <w:start w:val="1"/>
      <w:numFmt w:val="bullet"/>
      <w:lvlText w:val=""/>
      <w:lvlJc w:val="left"/>
      <w:pPr>
        <w:ind w:left="5476" w:hanging="360"/>
      </w:pPr>
      <w:rPr>
        <w:rFonts w:hint="default" w:ascii="Symbol" w:hAnsi="Symbol"/>
      </w:rPr>
    </w:lvl>
    <w:lvl w:ilvl="7" w:tplc="0C0A0003" w:tentative="1">
      <w:start w:val="1"/>
      <w:numFmt w:val="bullet"/>
      <w:lvlText w:val="o"/>
      <w:lvlJc w:val="left"/>
      <w:pPr>
        <w:ind w:left="6196" w:hanging="360"/>
      </w:pPr>
      <w:rPr>
        <w:rFonts w:hint="default" w:ascii="Courier New" w:hAnsi="Courier New" w:cs="Courier New"/>
      </w:rPr>
    </w:lvl>
    <w:lvl w:ilvl="8" w:tplc="0C0A0005" w:tentative="1">
      <w:start w:val="1"/>
      <w:numFmt w:val="bullet"/>
      <w:lvlText w:val=""/>
      <w:lvlJc w:val="left"/>
      <w:pPr>
        <w:ind w:left="6916" w:hanging="360"/>
      </w:pPr>
      <w:rPr>
        <w:rFonts w:hint="default" w:ascii="Wingdings" w:hAnsi="Wingdings"/>
      </w:rPr>
    </w:lvl>
  </w:abstractNum>
  <w:abstractNum w:abstractNumId="165" w15:restartNumberingAfterBreak="0">
    <w:nsid w:val="064379B1"/>
    <w:multiLevelType w:val="hybridMultilevel"/>
    <w:tmpl w:val="C0F62B3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6" w15:restartNumberingAfterBreak="0">
    <w:nsid w:val="07434585"/>
    <w:multiLevelType w:val="hybridMultilevel"/>
    <w:tmpl w:val="A3FC9668"/>
    <w:lvl w:ilvl="0" w:tplc="CBFC06D2">
      <w:start w:val="1"/>
      <w:numFmt w:val="bullet"/>
      <w:pStyle w:val="BlueBullet"/>
      <w:lvlText w:val=""/>
      <w:lvlJc w:val="left"/>
      <w:pPr>
        <w:ind w:left="1713" w:hanging="360"/>
      </w:pPr>
      <w:rPr>
        <w:rFonts w:hint="default" w:ascii="Symbol" w:hAnsi="Symbol"/>
        <w:color w:val="0046FE"/>
      </w:rPr>
    </w:lvl>
    <w:lvl w:ilvl="1" w:tplc="0C0A0003">
      <w:start w:val="1"/>
      <w:numFmt w:val="bullet"/>
      <w:lvlText w:val="o"/>
      <w:lvlJc w:val="left"/>
      <w:pPr>
        <w:ind w:left="2433" w:hanging="360"/>
      </w:pPr>
      <w:rPr>
        <w:rFonts w:hint="default" w:ascii="Courier New" w:hAnsi="Courier New" w:cs="Courier New"/>
      </w:rPr>
    </w:lvl>
    <w:lvl w:ilvl="2" w:tplc="0C0A0005">
      <w:start w:val="1"/>
      <w:numFmt w:val="bullet"/>
      <w:lvlText w:val=""/>
      <w:lvlJc w:val="left"/>
      <w:pPr>
        <w:ind w:left="3153" w:hanging="360"/>
      </w:pPr>
      <w:rPr>
        <w:rFonts w:hint="default" w:ascii="Wingdings" w:hAnsi="Wingdings"/>
      </w:rPr>
    </w:lvl>
    <w:lvl w:ilvl="3" w:tplc="0C0A0001" w:tentative="1">
      <w:start w:val="1"/>
      <w:numFmt w:val="bullet"/>
      <w:lvlText w:val=""/>
      <w:lvlJc w:val="left"/>
      <w:pPr>
        <w:ind w:left="3873" w:hanging="360"/>
      </w:pPr>
      <w:rPr>
        <w:rFonts w:hint="default" w:ascii="Symbol" w:hAnsi="Symbol"/>
      </w:rPr>
    </w:lvl>
    <w:lvl w:ilvl="4" w:tplc="0C0A0003" w:tentative="1">
      <w:start w:val="1"/>
      <w:numFmt w:val="bullet"/>
      <w:lvlText w:val="o"/>
      <w:lvlJc w:val="left"/>
      <w:pPr>
        <w:ind w:left="4593" w:hanging="360"/>
      </w:pPr>
      <w:rPr>
        <w:rFonts w:hint="default" w:ascii="Courier New" w:hAnsi="Courier New" w:cs="Courier New"/>
      </w:rPr>
    </w:lvl>
    <w:lvl w:ilvl="5" w:tplc="0C0A0005" w:tentative="1">
      <w:start w:val="1"/>
      <w:numFmt w:val="bullet"/>
      <w:lvlText w:val=""/>
      <w:lvlJc w:val="left"/>
      <w:pPr>
        <w:ind w:left="5313" w:hanging="360"/>
      </w:pPr>
      <w:rPr>
        <w:rFonts w:hint="default" w:ascii="Wingdings" w:hAnsi="Wingdings"/>
      </w:rPr>
    </w:lvl>
    <w:lvl w:ilvl="6" w:tplc="0C0A0001" w:tentative="1">
      <w:start w:val="1"/>
      <w:numFmt w:val="bullet"/>
      <w:lvlText w:val=""/>
      <w:lvlJc w:val="left"/>
      <w:pPr>
        <w:ind w:left="6033" w:hanging="360"/>
      </w:pPr>
      <w:rPr>
        <w:rFonts w:hint="default" w:ascii="Symbol" w:hAnsi="Symbol"/>
      </w:rPr>
    </w:lvl>
    <w:lvl w:ilvl="7" w:tplc="0C0A0003" w:tentative="1">
      <w:start w:val="1"/>
      <w:numFmt w:val="bullet"/>
      <w:lvlText w:val="o"/>
      <w:lvlJc w:val="left"/>
      <w:pPr>
        <w:ind w:left="6753" w:hanging="360"/>
      </w:pPr>
      <w:rPr>
        <w:rFonts w:hint="default" w:ascii="Courier New" w:hAnsi="Courier New" w:cs="Courier New"/>
      </w:rPr>
    </w:lvl>
    <w:lvl w:ilvl="8" w:tplc="0C0A0005" w:tentative="1">
      <w:start w:val="1"/>
      <w:numFmt w:val="bullet"/>
      <w:lvlText w:val=""/>
      <w:lvlJc w:val="left"/>
      <w:pPr>
        <w:ind w:left="7473" w:hanging="360"/>
      </w:pPr>
      <w:rPr>
        <w:rFonts w:hint="default" w:ascii="Wingdings" w:hAnsi="Wingdings"/>
      </w:rPr>
    </w:lvl>
  </w:abstractNum>
  <w:abstractNum w:abstractNumId="167" w15:restartNumberingAfterBreak="0">
    <w:nsid w:val="07A14A05"/>
    <w:multiLevelType w:val="hybridMultilevel"/>
    <w:tmpl w:val="469671DE"/>
    <w:lvl w:ilvl="0" w:tplc="F370D024">
      <w:start w:val="1"/>
      <w:numFmt w:val="bullet"/>
      <w:pStyle w:val="bulletpoint"/>
      <w:lvlText w:val=""/>
      <w:lvlJc w:val="left"/>
      <w:pPr>
        <w:ind w:left="700" w:hanging="360"/>
      </w:pPr>
      <w:rPr>
        <w:rFonts w:hint="default" w:ascii="Symbol" w:hAnsi="Symbol"/>
        <w:color w:val="006785"/>
      </w:rPr>
    </w:lvl>
    <w:lvl w:ilvl="1" w:tplc="040C0003">
      <w:start w:val="1"/>
      <w:numFmt w:val="bullet"/>
      <w:lvlText w:val="o"/>
      <w:lvlJc w:val="left"/>
      <w:pPr>
        <w:ind w:left="1440" w:hanging="360"/>
      </w:pPr>
      <w:rPr>
        <w:rFonts w:hint="default" w:ascii="Courier New" w:hAnsi="Courier New" w:cs="Courier New"/>
      </w:rPr>
    </w:lvl>
    <w:lvl w:ilvl="2" w:tplc="F4F4F964">
      <w:numFmt w:val="bullet"/>
      <w:pStyle w:val="GoodHeading4"/>
      <w:lvlText w:val="•"/>
      <w:lvlJc w:val="left"/>
      <w:pPr>
        <w:ind w:left="2160" w:hanging="360"/>
      </w:pPr>
      <w:rPr>
        <w:rFonts w:hint="default" w:ascii="Verdana" w:hAnsi="Verdana" w:eastAsia="Times New Roman" w:cs="Times New Roman"/>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8" w15:restartNumberingAfterBreak="0">
    <w:nsid w:val="08AB4A0E"/>
    <w:multiLevelType w:val="hybridMultilevel"/>
    <w:tmpl w:val="8B7483B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9" w15:restartNumberingAfterBreak="0">
    <w:nsid w:val="09B75ED4"/>
    <w:multiLevelType w:val="hybridMultilevel"/>
    <w:tmpl w:val="7EBC8F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0" w15:restartNumberingAfterBreak="0">
    <w:nsid w:val="09C86178"/>
    <w:multiLevelType w:val="hybridMultilevel"/>
    <w:tmpl w:val="262A9DEA"/>
    <w:lvl w:ilvl="0" w:tplc="B0540B92">
      <w:start w:val="1"/>
      <w:numFmt w:val="bullet"/>
      <w:pStyle w:val="Notez"/>
      <w:lvlText w:val=""/>
      <w:lvlJc w:val="left"/>
      <w:pPr>
        <w:tabs>
          <w:tab w:val="num" w:pos="814"/>
        </w:tabs>
        <w:ind w:left="0" w:firstLine="454"/>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71" w15:restartNumberingAfterBreak="0">
    <w:nsid w:val="0A535692"/>
    <w:multiLevelType w:val="hybridMultilevel"/>
    <w:tmpl w:val="D52A26B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2" w15:restartNumberingAfterBreak="0">
    <w:nsid w:val="0FF609E9"/>
    <w:multiLevelType w:val="hybridMultilevel"/>
    <w:tmpl w:val="A2368DB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3" w15:restartNumberingAfterBreak="0">
    <w:nsid w:val="18995428"/>
    <w:multiLevelType w:val="hybridMultilevel"/>
    <w:tmpl w:val="61F2EB16"/>
    <w:lvl w:ilvl="0" w:tplc="3BDE1E74">
      <w:start w:val="1"/>
      <w:numFmt w:val="bullet"/>
      <w:pStyle w:val="Attention2018"/>
      <w:lvlText w:val=""/>
      <w:lvlPicBulletId w:val="2"/>
      <w:lvlJc w:val="left"/>
      <w:pPr>
        <w:ind w:left="3195" w:hanging="360"/>
      </w:pPr>
      <w:rPr>
        <w:rFonts w:hint="default" w:ascii="Symbol" w:hAnsi="Symbol"/>
        <w:color w:val="auto"/>
        <w:sz w:val="60"/>
        <w:szCs w:val="60"/>
      </w:rPr>
    </w:lvl>
    <w:lvl w:ilvl="1" w:tplc="040C0003">
      <w:start w:val="1"/>
      <w:numFmt w:val="bullet"/>
      <w:lvlText w:val="o"/>
      <w:lvlJc w:val="left"/>
      <w:pPr>
        <w:ind w:left="6658" w:hanging="360"/>
      </w:pPr>
      <w:rPr>
        <w:rFonts w:hint="default" w:ascii="Courier New" w:hAnsi="Courier New" w:cs="Courier New"/>
      </w:rPr>
    </w:lvl>
    <w:lvl w:ilvl="2" w:tplc="040C0005">
      <w:start w:val="1"/>
      <w:numFmt w:val="bullet"/>
      <w:lvlText w:val=""/>
      <w:lvlJc w:val="left"/>
      <w:pPr>
        <w:ind w:left="7378" w:hanging="360"/>
      </w:pPr>
      <w:rPr>
        <w:rFonts w:hint="default" w:ascii="Wingdings" w:hAnsi="Wingdings"/>
      </w:rPr>
    </w:lvl>
    <w:lvl w:ilvl="3" w:tplc="040C0001" w:tentative="1">
      <w:start w:val="1"/>
      <w:numFmt w:val="bullet"/>
      <w:lvlText w:val=""/>
      <w:lvlJc w:val="left"/>
      <w:pPr>
        <w:ind w:left="8098" w:hanging="360"/>
      </w:pPr>
      <w:rPr>
        <w:rFonts w:hint="default" w:ascii="Symbol" w:hAnsi="Symbol"/>
      </w:rPr>
    </w:lvl>
    <w:lvl w:ilvl="4" w:tplc="040C0003" w:tentative="1">
      <w:start w:val="1"/>
      <w:numFmt w:val="bullet"/>
      <w:lvlText w:val="o"/>
      <w:lvlJc w:val="left"/>
      <w:pPr>
        <w:ind w:left="8818" w:hanging="360"/>
      </w:pPr>
      <w:rPr>
        <w:rFonts w:hint="default" w:ascii="Courier New" w:hAnsi="Courier New" w:cs="Courier New"/>
      </w:rPr>
    </w:lvl>
    <w:lvl w:ilvl="5" w:tplc="040C0005" w:tentative="1">
      <w:start w:val="1"/>
      <w:numFmt w:val="bullet"/>
      <w:lvlText w:val=""/>
      <w:lvlJc w:val="left"/>
      <w:pPr>
        <w:ind w:left="9538" w:hanging="360"/>
      </w:pPr>
      <w:rPr>
        <w:rFonts w:hint="default" w:ascii="Wingdings" w:hAnsi="Wingdings"/>
      </w:rPr>
    </w:lvl>
    <w:lvl w:ilvl="6" w:tplc="040C0001" w:tentative="1">
      <w:start w:val="1"/>
      <w:numFmt w:val="bullet"/>
      <w:lvlText w:val=""/>
      <w:lvlJc w:val="left"/>
      <w:pPr>
        <w:ind w:left="10258" w:hanging="360"/>
      </w:pPr>
      <w:rPr>
        <w:rFonts w:hint="default" w:ascii="Symbol" w:hAnsi="Symbol"/>
      </w:rPr>
    </w:lvl>
    <w:lvl w:ilvl="7" w:tplc="040C0003" w:tentative="1">
      <w:start w:val="1"/>
      <w:numFmt w:val="bullet"/>
      <w:lvlText w:val="o"/>
      <w:lvlJc w:val="left"/>
      <w:pPr>
        <w:ind w:left="10978" w:hanging="360"/>
      </w:pPr>
      <w:rPr>
        <w:rFonts w:hint="default" w:ascii="Courier New" w:hAnsi="Courier New" w:cs="Courier New"/>
      </w:rPr>
    </w:lvl>
    <w:lvl w:ilvl="8" w:tplc="040C0005" w:tentative="1">
      <w:start w:val="1"/>
      <w:numFmt w:val="bullet"/>
      <w:lvlText w:val=""/>
      <w:lvlJc w:val="left"/>
      <w:pPr>
        <w:ind w:left="11698" w:hanging="360"/>
      </w:pPr>
      <w:rPr>
        <w:rFonts w:hint="default" w:ascii="Wingdings" w:hAnsi="Wingdings"/>
      </w:rPr>
    </w:lvl>
  </w:abstractNum>
  <w:abstractNum w:abstractNumId="174" w15:restartNumberingAfterBreak="0">
    <w:nsid w:val="1C8C6817"/>
    <w:multiLevelType w:val="hybridMultilevel"/>
    <w:tmpl w:val="1DA0FE6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5" w15:restartNumberingAfterBreak="0">
    <w:nsid w:val="20C85FA6"/>
    <w:multiLevelType w:val="hybridMultilevel"/>
    <w:tmpl w:val="7D1AAB28"/>
    <w:lvl w:ilvl="0" w:tplc="A296DAEC">
      <w:start w:val="1"/>
      <w:numFmt w:val="bullet"/>
      <w:pStyle w:val="Bullet1Cegid"/>
      <w:lvlText w:val=""/>
      <w:lvlJc w:val="left"/>
      <w:pPr>
        <w:ind w:left="720" w:hanging="360"/>
      </w:pPr>
      <w:rPr>
        <w:rFonts w:hint="default" w:ascii="Symbol" w:hAnsi="Symbol"/>
        <w:color w:val="0046FE"/>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6" w15:restartNumberingAfterBreak="0">
    <w:nsid w:val="29FA2576"/>
    <w:multiLevelType w:val="hybridMultilevel"/>
    <w:tmpl w:val="FC2CC986"/>
    <w:lvl w:ilvl="0" w:tplc="168A33A6">
      <w:start w:val="1"/>
      <w:numFmt w:val="decimal"/>
      <w:pStyle w:val="Listadeconfiguracin"/>
      <w:lvlText w:val="%1."/>
      <w:lvlJc w:val="left"/>
      <w:pPr>
        <w:ind w:left="1800" w:hanging="360"/>
      </w:pPr>
      <w:rPr>
        <w:b/>
        <w:color w:val="0046FE" w:themeColor="text2"/>
      </w:rPr>
    </w:lvl>
    <w:lvl w:ilvl="1" w:tplc="76FE72B6">
      <w:start w:val="1"/>
      <w:numFmt w:val="lowerLetter"/>
      <w:lvlText w:val="%2."/>
      <w:lvlJc w:val="left"/>
      <w:pPr>
        <w:ind w:left="2520" w:hanging="360"/>
      </w:pPr>
      <w:rPr>
        <w:b/>
        <w:color w:val="D4EBFE" w:themeColor="accent4"/>
      </w:r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77" w15:restartNumberingAfterBreak="0">
    <w:nsid w:val="2A006D49"/>
    <w:multiLevelType w:val="hybridMultilevel"/>
    <w:tmpl w:val="9E769460"/>
    <w:lvl w:ilvl="0" w:tplc="0C0A0001">
      <w:start w:val="1"/>
      <w:numFmt w:val="bullet"/>
      <w:lvlText w:val=""/>
      <w:lvlJc w:val="left"/>
      <w:pPr>
        <w:ind w:left="780" w:hanging="360"/>
      </w:pPr>
      <w:rPr>
        <w:rFonts w:hint="default" w:ascii="Symbol" w:hAnsi="Symbol"/>
      </w:rPr>
    </w:lvl>
    <w:lvl w:ilvl="1" w:tplc="0C0A0003">
      <w:start w:val="1"/>
      <w:numFmt w:val="bullet"/>
      <w:lvlText w:val="o"/>
      <w:lvlJc w:val="left"/>
      <w:pPr>
        <w:ind w:left="1500" w:hanging="360"/>
      </w:pPr>
      <w:rPr>
        <w:rFonts w:hint="default" w:ascii="Courier New" w:hAnsi="Courier New" w:cs="Courier New"/>
      </w:rPr>
    </w:lvl>
    <w:lvl w:ilvl="2" w:tplc="0C0A0005" w:tentative="1">
      <w:start w:val="1"/>
      <w:numFmt w:val="bullet"/>
      <w:lvlText w:val=""/>
      <w:lvlJc w:val="left"/>
      <w:pPr>
        <w:ind w:left="2220" w:hanging="360"/>
      </w:pPr>
      <w:rPr>
        <w:rFonts w:hint="default" w:ascii="Wingdings" w:hAnsi="Wingdings"/>
      </w:rPr>
    </w:lvl>
    <w:lvl w:ilvl="3" w:tplc="0C0A0001" w:tentative="1">
      <w:start w:val="1"/>
      <w:numFmt w:val="bullet"/>
      <w:lvlText w:val=""/>
      <w:lvlJc w:val="left"/>
      <w:pPr>
        <w:ind w:left="2940" w:hanging="360"/>
      </w:pPr>
      <w:rPr>
        <w:rFonts w:hint="default" w:ascii="Symbol" w:hAnsi="Symbol"/>
      </w:rPr>
    </w:lvl>
    <w:lvl w:ilvl="4" w:tplc="0C0A0003" w:tentative="1">
      <w:start w:val="1"/>
      <w:numFmt w:val="bullet"/>
      <w:lvlText w:val="o"/>
      <w:lvlJc w:val="left"/>
      <w:pPr>
        <w:ind w:left="3660" w:hanging="360"/>
      </w:pPr>
      <w:rPr>
        <w:rFonts w:hint="default" w:ascii="Courier New" w:hAnsi="Courier New" w:cs="Courier New"/>
      </w:rPr>
    </w:lvl>
    <w:lvl w:ilvl="5" w:tplc="0C0A0005" w:tentative="1">
      <w:start w:val="1"/>
      <w:numFmt w:val="bullet"/>
      <w:lvlText w:val=""/>
      <w:lvlJc w:val="left"/>
      <w:pPr>
        <w:ind w:left="4380" w:hanging="360"/>
      </w:pPr>
      <w:rPr>
        <w:rFonts w:hint="default" w:ascii="Wingdings" w:hAnsi="Wingdings"/>
      </w:rPr>
    </w:lvl>
    <w:lvl w:ilvl="6" w:tplc="0C0A0001" w:tentative="1">
      <w:start w:val="1"/>
      <w:numFmt w:val="bullet"/>
      <w:lvlText w:val=""/>
      <w:lvlJc w:val="left"/>
      <w:pPr>
        <w:ind w:left="5100" w:hanging="360"/>
      </w:pPr>
      <w:rPr>
        <w:rFonts w:hint="default" w:ascii="Symbol" w:hAnsi="Symbol"/>
      </w:rPr>
    </w:lvl>
    <w:lvl w:ilvl="7" w:tplc="0C0A0003" w:tentative="1">
      <w:start w:val="1"/>
      <w:numFmt w:val="bullet"/>
      <w:lvlText w:val="o"/>
      <w:lvlJc w:val="left"/>
      <w:pPr>
        <w:ind w:left="5820" w:hanging="360"/>
      </w:pPr>
      <w:rPr>
        <w:rFonts w:hint="default" w:ascii="Courier New" w:hAnsi="Courier New" w:cs="Courier New"/>
      </w:rPr>
    </w:lvl>
    <w:lvl w:ilvl="8" w:tplc="0C0A0005" w:tentative="1">
      <w:start w:val="1"/>
      <w:numFmt w:val="bullet"/>
      <w:lvlText w:val=""/>
      <w:lvlJc w:val="left"/>
      <w:pPr>
        <w:ind w:left="6540" w:hanging="360"/>
      </w:pPr>
      <w:rPr>
        <w:rFonts w:hint="default" w:ascii="Wingdings" w:hAnsi="Wingdings"/>
      </w:rPr>
    </w:lvl>
  </w:abstractNum>
  <w:abstractNum w:abstractNumId="178" w15:restartNumberingAfterBreak="0">
    <w:nsid w:val="2DF55249"/>
    <w:multiLevelType w:val="hybridMultilevel"/>
    <w:tmpl w:val="DF2C329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9" w15:restartNumberingAfterBreak="0">
    <w:nsid w:val="30127112"/>
    <w:multiLevelType w:val="hybridMultilevel"/>
    <w:tmpl w:val="FC0E6B1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0" w15:restartNumberingAfterBreak="0">
    <w:nsid w:val="30AD1745"/>
    <w:multiLevelType w:val="hybridMultilevel"/>
    <w:tmpl w:val="A872B92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1" w15:restartNumberingAfterBreak="0">
    <w:nsid w:val="32F75ACB"/>
    <w:multiLevelType w:val="hybridMultilevel"/>
    <w:tmpl w:val="DFF8D1B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2" w15:restartNumberingAfterBreak="0">
    <w:nsid w:val="3BA8556B"/>
    <w:multiLevelType w:val="hybridMultilevel"/>
    <w:tmpl w:val="6E28962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3" w15:restartNumberingAfterBreak="0">
    <w:nsid w:val="3DB927B1"/>
    <w:multiLevelType w:val="hybridMultilevel"/>
    <w:tmpl w:val="BC163DB2"/>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4" w15:restartNumberingAfterBreak="0">
    <w:nsid w:val="3FDC1FCE"/>
    <w:multiLevelType w:val="multilevel"/>
    <w:tmpl w:val="04B03BAE"/>
    <w:styleLink w:val="Titre2018-Heading1"/>
    <w:lvl w:ilvl="0">
      <w:start w:val="1"/>
      <w:numFmt w:val="decimal"/>
      <w:lvlText w:val="%1"/>
      <w:lvlJc w:val="left"/>
      <w:pPr>
        <w:tabs>
          <w:tab w:val="num" w:pos="357"/>
        </w:tabs>
        <w:ind w:left="360" w:hanging="360"/>
      </w:pPr>
      <w:rPr>
        <w:rFonts w:hint="default" w:asciiTheme="majorHAnsi" w:hAnsiTheme="majorHAnsi"/>
        <w:vanish/>
        <w:color w:val="FF5C35" w:themeColor="accent2"/>
      </w:rPr>
    </w:lvl>
    <w:lvl w:ilvl="1">
      <w:start w:val="1"/>
      <w:numFmt w:val="decimal"/>
      <w:lvlText w:val="%1.%2"/>
      <w:lvlJc w:val="left"/>
      <w:pPr>
        <w:tabs>
          <w:tab w:val="num" w:pos="0"/>
        </w:tabs>
        <w:ind w:left="360" w:hanging="360"/>
      </w:pPr>
      <w:rPr>
        <w:rFonts w:hint="default"/>
        <w:b w:val="0"/>
        <w:bCs w:val="0"/>
        <w:i w:val="0"/>
        <w:iCs w:val="0"/>
        <w:caps w:val="0"/>
        <w:smallCaps w:val="0"/>
        <w:strike w:val="0"/>
        <w:dstrike w:val="0"/>
        <w:noProof w:val="0"/>
        <w:vanish w:val="0"/>
        <w:color w:val="002C52"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92"/>
        </w:tabs>
        <w:ind w:left="1712" w:hanging="720"/>
      </w:pPr>
      <w:rPr>
        <w:rFonts w:hint="default"/>
        <w:lang w:val="fr-FR"/>
      </w:rPr>
    </w:lvl>
    <w:lvl w:ilvl="3">
      <w:start w:val="1"/>
      <w:numFmt w:val="decimal"/>
      <w:lvlText w:val="%1.%2.%3.%4"/>
      <w:lvlJc w:val="left"/>
      <w:pPr>
        <w:tabs>
          <w:tab w:val="num" w:pos="0"/>
        </w:tabs>
        <w:ind w:left="1854"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85" w15:restartNumberingAfterBreak="0">
    <w:nsid w:val="4BCA4387"/>
    <w:multiLevelType w:val="hybridMultilevel"/>
    <w:tmpl w:val="203ADB96"/>
    <w:lvl w:ilvl="0" w:tplc="913C4C0E">
      <w:start w:val="1"/>
      <w:numFmt w:val="bullet"/>
      <w:pStyle w:val="Note2018"/>
      <w:lvlText w:val=""/>
      <w:lvlPicBulletId w:val="1"/>
      <w:lvlJc w:val="left"/>
      <w:pPr>
        <w:ind w:left="786" w:hanging="360"/>
      </w:pPr>
      <w:rPr>
        <w:rFonts w:hint="default" w:ascii="Symbol" w:hAnsi="Symbol"/>
        <w:color w:val="auto"/>
        <w:sz w:val="60"/>
        <w:szCs w:val="6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6" w15:restartNumberingAfterBreak="0">
    <w:nsid w:val="4C08054F"/>
    <w:multiLevelType w:val="hybridMultilevel"/>
    <w:tmpl w:val="F702A20A"/>
    <w:lvl w:ilvl="0" w:tplc="FD2E683E">
      <w:start w:val="1"/>
      <w:numFmt w:val="bullet"/>
      <w:lvlText w:val=""/>
      <w:lvlJc w:val="left"/>
      <w:pPr>
        <w:ind w:left="720" w:hanging="360"/>
      </w:pPr>
      <w:rPr>
        <w:rFonts w:hint="default" w:ascii="Symbol" w:hAnsi="Symbol"/>
        <w:color w:val="0046FE"/>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7" w15:restartNumberingAfterBreak="0">
    <w:nsid w:val="4C7E352F"/>
    <w:multiLevelType w:val="hybridMultilevel"/>
    <w:tmpl w:val="0E1EED86"/>
    <w:lvl w:ilvl="0" w:tplc="0C0A0001">
      <w:start w:val="1"/>
      <w:numFmt w:val="bullet"/>
      <w:lvlText w:val=""/>
      <w:lvlJc w:val="left"/>
      <w:pPr>
        <w:ind w:left="780" w:hanging="360"/>
      </w:pPr>
      <w:rPr>
        <w:rFonts w:hint="default" w:ascii="Symbol" w:hAnsi="Symbol"/>
      </w:rPr>
    </w:lvl>
    <w:lvl w:ilvl="1" w:tplc="0C0A0003" w:tentative="1">
      <w:start w:val="1"/>
      <w:numFmt w:val="bullet"/>
      <w:lvlText w:val="o"/>
      <w:lvlJc w:val="left"/>
      <w:pPr>
        <w:ind w:left="1500" w:hanging="360"/>
      </w:pPr>
      <w:rPr>
        <w:rFonts w:hint="default" w:ascii="Courier New" w:hAnsi="Courier New" w:cs="Courier New"/>
      </w:rPr>
    </w:lvl>
    <w:lvl w:ilvl="2" w:tplc="0C0A0005" w:tentative="1">
      <w:start w:val="1"/>
      <w:numFmt w:val="bullet"/>
      <w:lvlText w:val=""/>
      <w:lvlJc w:val="left"/>
      <w:pPr>
        <w:ind w:left="2220" w:hanging="360"/>
      </w:pPr>
      <w:rPr>
        <w:rFonts w:hint="default" w:ascii="Wingdings" w:hAnsi="Wingdings"/>
      </w:rPr>
    </w:lvl>
    <w:lvl w:ilvl="3" w:tplc="0C0A0001" w:tentative="1">
      <w:start w:val="1"/>
      <w:numFmt w:val="bullet"/>
      <w:lvlText w:val=""/>
      <w:lvlJc w:val="left"/>
      <w:pPr>
        <w:ind w:left="2940" w:hanging="360"/>
      </w:pPr>
      <w:rPr>
        <w:rFonts w:hint="default" w:ascii="Symbol" w:hAnsi="Symbol"/>
      </w:rPr>
    </w:lvl>
    <w:lvl w:ilvl="4" w:tplc="0C0A0003" w:tentative="1">
      <w:start w:val="1"/>
      <w:numFmt w:val="bullet"/>
      <w:lvlText w:val="o"/>
      <w:lvlJc w:val="left"/>
      <w:pPr>
        <w:ind w:left="3660" w:hanging="360"/>
      </w:pPr>
      <w:rPr>
        <w:rFonts w:hint="default" w:ascii="Courier New" w:hAnsi="Courier New" w:cs="Courier New"/>
      </w:rPr>
    </w:lvl>
    <w:lvl w:ilvl="5" w:tplc="0C0A0005" w:tentative="1">
      <w:start w:val="1"/>
      <w:numFmt w:val="bullet"/>
      <w:lvlText w:val=""/>
      <w:lvlJc w:val="left"/>
      <w:pPr>
        <w:ind w:left="4380" w:hanging="360"/>
      </w:pPr>
      <w:rPr>
        <w:rFonts w:hint="default" w:ascii="Wingdings" w:hAnsi="Wingdings"/>
      </w:rPr>
    </w:lvl>
    <w:lvl w:ilvl="6" w:tplc="0C0A0001" w:tentative="1">
      <w:start w:val="1"/>
      <w:numFmt w:val="bullet"/>
      <w:lvlText w:val=""/>
      <w:lvlJc w:val="left"/>
      <w:pPr>
        <w:ind w:left="5100" w:hanging="360"/>
      </w:pPr>
      <w:rPr>
        <w:rFonts w:hint="default" w:ascii="Symbol" w:hAnsi="Symbol"/>
      </w:rPr>
    </w:lvl>
    <w:lvl w:ilvl="7" w:tplc="0C0A0003" w:tentative="1">
      <w:start w:val="1"/>
      <w:numFmt w:val="bullet"/>
      <w:lvlText w:val="o"/>
      <w:lvlJc w:val="left"/>
      <w:pPr>
        <w:ind w:left="5820" w:hanging="360"/>
      </w:pPr>
      <w:rPr>
        <w:rFonts w:hint="default" w:ascii="Courier New" w:hAnsi="Courier New" w:cs="Courier New"/>
      </w:rPr>
    </w:lvl>
    <w:lvl w:ilvl="8" w:tplc="0C0A0005" w:tentative="1">
      <w:start w:val="1"/>
      <w:numFmt w:val="bullet"/>
      <w:lvlText w:val=""/>
      <w:lvlJc w:val="left"/>
      <w:pPr>
        <w:ind w:left="6540" w:hanging="360"/>
      </w:pPr>
      <w:rPr>
        <w:rFonts w:hint="default" w:ascii="Wingdings" w:hAnsi="Wingdings"/>
      </w:rPr>
    </w:lvl>
  </w:abstractNum>
  <w:abstractNum w:abstractNumId="188" w15:restartNumberingAfterBreak="0">
    <w:nsid w:val="4C90004E"/>
    <w:multiLevelType w:val="singleLevel"/>
    <w:tmpl w:val="0340047E"/>
    <w:lvl w:ilvl="0">
      <w:start w:val="1"/>
      <w:numFmt w:val="bullet"/>
      <w:pStyle w:val="Bullet1"/>
      <w:lvlText w:val=""/>
      <w:lvlJc w:val="left"/>
      <w:pPr>
        <w:tabs>
          <w:tab w:val="num" w:pos="360"/>
        </w:tabs>
        <w:ind w:left="360" w:hanging="360"/>
      </w:pPr>
      <w:rPr>
        <w:rFonts w:hint="default" w:ascii="Wingdings" w:hAnsi="Wingdings"/>
      </w:rPr>
    </w:lvl>
  </w:abstractNum>
  <w:abstractNum w:abstractNumId="189" w15:restartNumberingAfterBreak="0">
    <w:nsid w:val="503963AA"/>
    <w:multiLevelType w:val="multilevel"/>
    <w:tmpl w:val="B1D4950A"/>
    <w:lvl w:ilvl="0">
      <w:start w:val="1"/>
      <w:numFmt w:val="decimal"/>
      <w:pStyle w:val="1TituloH1"/>
      <w:lvlText w:val="%1"/>
      <w:lvlJc w:val="left"/>
      <w:pPr>
        <w:ind w:left="510" w:hanging="510"/>
      </w:pPr>
      <w:rPr>
        <w:rFonts w:hint="default"/>
      </w:rPr>
    </w:lvl>
    <w:lvl w:ilvl="1">
      <w:start w:val="1"/>
      <w:numFmt w:val="decimal"/>
      <w:pStyle w:val="2TituloH2"/>
      <w:lvlText w:val="%1.%2"/>
      <w:lvlJc w:val="left"/>
      <w:pPr>
        <w:ind w:left="624" w:hanging="624"/>
      </w:pPr>
      <w:rPr>
        <w:rFonts w:hint="default"/>
      </w:rPr>
    </w:lvl>
    <w:lvl w:ilvl="2">
      <w:start w:val="1"/>
      <w:numFmt w:val="decimal"/>
      <w:pStyle w:val="3TituloH3"/>
      <w:lvlText w:val="%1.%2.%3"/>
      <w:lvlJc w:val="left"/>
      <w:pPr>
        <w:ind w:left="737" w:hanging="737"/>
      </w:pPr>
      <w:rPr>
        <w:rFonts w:hint="default"/>
      </w:rPr>
    </w:lvl>
    <w:lvl w:ilvl="3">
      <w:start w:val="1"/>
      <w:numFmt w:val="decimal"/>
      <w:pStyle w:val="4TituloH4"/>
      <w:lvlText w:val="%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0" w15:restartNumberingAfterBreak="0">
    <w:nsid w:val="562B66A2"/>
    <w:multiLevelType w:val="hybridMultilevel"/>
    <w:tmpl w:val="23B8A90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1" w15:restartNumberingAfterBreak="0">
    <w:nsid w:val="5A43795E"/>
    <w:multiLevelType w:val="hybridMultilevel"/>
    <w:tmpl w:val="9E9A0116"/>
    <w:lvl w:ilvl="0" w:tplc="4A7CF9F4">
      <w:start w:val="1"/>
      <w:numFmt w:val="bullet"/>
      <w:pStyle w:val="OrangeBullet"/>
      <w:lvlText w:val=""/>
      <w:lvlJc w:val="left"/>
      <w:pPr>
        <w:ind w:left="1211" w:hanging="360"/>
      </w:pPr>
      <w:rPr>
        <w:rFonts w:hint="default" w:ascii="Symbol" w:hAnsi="Symbol"/>
        <w:color w:val="FF5C35" w:themeColor="background2"/>
      </w:rPr>
    </w:lvl>
    <w:lvl w:ilvl="1" w:tplc="0C0A0003">
      <w:start w:val="1"/>
      <w:numFmt w:val="bullet"/>
      <w:lvlText w:val="o"/>
      <w:lvlJc w:val="left"/>
      <w:pPr>
        <w:ind w:left="1931" w:hanging="360"/>
      </w:pPr>
      <w:rPr>
        <w:rFonts w:hint="default" w:ascii="Courier New" w:hAnsi="Courier New" w:cs="Courier New"/>
      </w:rPr>
    </w:lvl>
    <w:lvl w:ilvl="2" w:tplc="0C0A0005" w:tentative="1">
      <w:start w:val="1"/>
      <w:numFmt w:val="bullet"/>
      <w:lvlText w:val=""/>
      <w:lvlJc w:val="left"/>
      <w:pPr>
        <w:ind w:left="2651" w:hanging="360"/>
      </w:pPr>
      <w:rPr>
        <w:rFonts w:hint="default" w:ascii="Wingdings" w:hAnsi="Wingdings"/>
      </w:rPr>
    </w:lvl>
    <w:lvl w:ilvl="3" w:tplc="0C0A0001" w:tentative="1">
      <w:start w:val="1"/>
      <w:numFmt w:val="bullet"/>
      <w:lvlText w:val=""/>
      <w:lvlJc w:val="left"/>
      <w:pPr>
        <w:ind w:left="3371" w:hanging="360"/>
      </w:pPr>
      <w:rPr>
        <w:rFonts w:hint="default" w:ascii="Symbol" w:hAnsi="Symbol"/>
      </w:rPr>
    </w:lvl>
    <w:lvl w:ilvl="4" w:tplc="0C0A0003" w:tentative="1">
      <w:start w:val="1"/>
      <w:numFmt w:val="bullet"/>
      <w:lvlText w:val="o"/>
      <w:lvlJc w:val="left"/>
      <w:pPr>
        <w:ind w:left="4091" w:hanging="360"/>
      </w:pPr>
      <w:rPr>
        <w:rFonts w:hint="default" w:ascii="Courier New" w:hAnsi="Courier New" w:cs="Courier New"/>
      </w:rPr>
    </w:lvl>
    <w:lvl w:ilvl="5" w:tplc="0C0A0005" w:tentative="1">
      <w:start w:val="1"/>
      <w:numFmt w:val="bullet"/>
      <w:lvlText w:val=""/>
      <w:lvlJc w:val="left"/>
      <w:pPr>
        <w:ind w:left="4811" w:hanging="360"/>
      </w:pPr>
      <w:rPr>
        <w:rFonts w:hint="default" w:ascii="Wingdings" w:hAnsi="Wingdings"/>
      </w:rPr>
    </w:lvl>
    <w:lvl w:ilvl="6" w:tplc="0C0A0001" w:tentative="1">
      <w:start w:val="1"/>
      <w:numFmt w:val="bullet"/>
      <w:lvlText w:val=""/>
      <w:lvlJc w:val="left"/>
      <w:pPr>
        <w:ind w:left="5531" w:hanging="360"/>
      </w:pPr>
      <w:rPr>
        <w:rFonts w:hint="default" w:ascii="Symbol" w:hAnsi="Symbol"/>
      </w:rPr>
    </w:lvl>
    <w:lvl w:ilvl="7" w:tplc="0C0A0003" w:tentative="1">
      <w:start w:val="1"/>
      <w:numFmt w:val="bullet"/>
      <w:lvlText w:val="o"/>
      <w:lvlJc w:val="left"/>
      <w:pPr>
        <w:ind w:left="6251" w:hanging="360"/>
      </w:pPr>
      <w:rPr>
        <w:rFonts w:hint="default" w:ascii="Courier New" w:hAnsi="Courier New" w:cs="Courier New"/>
      </w:rPr>
    </w:lvl>
    <w:lvl w:ilvl="8" w:tplc="0C0A0005" w:tentative="1">
      <w:start w:val="1"/>
      <w:numFmt w:val="bullet"/>
      <w:lvlText w:val=""/>
      <w:lvlJc w:val="left"/>
      <w:pPr>
        <w:ind w:left="6971" w:hanging="360"/>
      </w:pPr>
      <w:rPr>
        <w:rFonts w:hint="default" w:ascii="Wingdings" w:hAnsi="Wingdings"/>
      </w:rPr>
    </w:lvl>
  </w:abstractNum>
  <w:abstractNum w:abstractNumId="192" w15:restartNumberingAfterBreak="0">
    <w:nsid w:val="6D4D7397"/>
    <w:multiLevelType w:val="hybridMultilevel"/>
    <w:tmpl w:val="744E69A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3" w15:restartNumberingAfterBreak="0">
    <w:nsid w:val="6ED248BB"/>
    <w:multiLevelType w:val="hybridMultilevel"/>
    <w:tmpl w:val="C936992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4" w15:restartNumberingAfterBreak="0">
    <w:nsid w:val="762538F7"/>
    <w:multiLevelType w:val="hybridMultilevel"/>
    <w:tmpl w:val="58808250"/>
    <w:lvl w:ilvl="0" w:tplc="A6302E6A">
      <w:start w:val="1"/>
      <w:numFmt w:val="bullet"/>
      <w:pStyle w:val="Zoom2018"/>
      <w:lvlText w:val=""/>
      <w:lvlPicBulletId w:val="0"/>
      <w:lvlJc w:val="left"/>
      <w:pPr>
        <w:ind w:left="720" w:hanging="360"/>
      </w:pPr>
      <w:rPr>
        <w:rFonts w:hint="default" w:ascii="Symbol" w:hAnsi="Symbol"/>
        <w:color w:val="auto"/>
        <w:sz w:val="60"/>
        <w:szCs w:val="6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5" w15:restartNumberingAfterBreak="0">
    <w:nsid w:val="79A6151C"/>
    <w:multiLevelType w:val="hybridMultilevel"/>
    <w:tmpl w:val="29FC0D0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6" w15:restartNumberingAfterBreak="0">
    <w:nsid w:val="7A7663D4"/>
    <w:multiLevelType w:val="hybridMultilevel"/>
    <w:tmpl w:val="153AAA66"/>
    <w:lvl w:ilvl="0" w:tplc="A290ED1C">
      <w:numFmt w:val="bullet"/>
      <w:pStyle w:val="Paragraphedeliste36"/>
      <w:lvlText w:val=""/>
      <w:lvlJc w:val="left"/>
      <w:pPr>
        <w:tabs>
          <w:tab w:val="num" w:pos="737"/>
        </w:tabs>
        <w:ind w:left="284" w:firstLine="453"/>
      </w:pPr>
      <w:rPr>
        <w:rFonts w:hint="default" w:ascii="Symbol" w:hAnsi="Symbol" w:cs="Tahoma"/>
        <w:b w:val="0"/>
        <w:i w:val="0"/>
        <w:color w:val="auto"/>
        <w:sz w:val="16"/>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97" w15:restartNumberingAfterBreak="0">
    <w:nsid w:val="7D167D28"/>
    <w:multiLevelType w:val="hybridMultilevel"/>
    <w:tmpl w:val="91EC9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8" w15:restartNumberingAfterBreak="0">
    <w:nsid w:val="7E585811"/>
    <w:multiLevelType w:val="hybridMultilevel"/>
    <w:tmpl w:val="B2EC74B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abstractNumId w:val="162"/>
  </w:num>
  <w:num w:numId="2">
    <w:abstractNumId w:val="184"/>
  </w:num>
  <w:num w:numId="3">
    <w:abstractNumId w:val="170"/>
  </w:num>
  <w:num w:numId="4">
    <w:abstractNumId w:val="196"/>
  </w:num>
  <w:num w:numId="5">
    <w:abstractNumId w:val="185"/>
  </w:num>
  <w:num w:numId="6">
    <w:abstractNumId w:val="173"/>
  </w:num>
  <w:num w:numId="7">
    <w:abstractNumId w:val="194"/>
  </w:num>
  <w:num w:numId="8">
    <w:abstractNumId w:val="186"/>
  </w:num>
  <w:num w:numId="9">
    <w:abstractNumId w:val="188"/>
  </w:num>
  <w:num w:numId="10">
    <w:abstractNumId w:val="189"/>
  </w:num>
  <w:num w:numId="11">
    <w:abstractNumId w:val="167"/>
  </w:num>
  <w:num w:numId="12">
    <w:abstractNumId w:val="176"/>
  </w:num>
  <w:num w:numId="13">
    <w:abstractNumId w:val="164"/>
  </w:num>
  <w:num w:numId="14">
    <w:abstractNumId w:val="191"/>
  </w:num>
  <w:num w:numId="15">
    <w:abstractNumId w:val="166"/>
  </w:num>
  <w:num w:numId="16">
    <w:abstractNumId w:val="175"/>
  </w:num>
  <w:num w:numId="17">
    <w:abstractNumId w:val="187"/>
  </w:num>
  <w:num w:numId="18">
    <w:abstractNumId w:val="180"/>
  </w:num>
  <w:num w:numId="19">
    <w:abstractNumId w:val="168"/>
  </w:num>
  <w:num w:numId="20">
    <w:abstractNumId w:val="198"/>
  </w:num>
  <w:num w:numId="21">
    <w:abstractNumId w:val="171"/>
  </w:num>
  <w:num w:numId="22">
    <w:abstractNumId w:val="178"/>
  </w:num>
  <w:num w:numId="23">
    <w:abstractNumId w:val="182"/>
  </w:num>
  <w:num w:numId="24">
    <w:abstractNumId w:val="195"/>
  </w:num>
  <w:num w:numId="25">
    <w:abstractNumId w:val="197"/>
  </w:num>
  <w:num w:numId="26">
    <w:abstractNumId w:val="190"/>
  </w:num>
  <w:num w:numId="27">
    <w:abstractNumId w:val="169"/>
  </w:num>
  <w:num w:numId="28">
    <w:abstractNumId w:val="165"/>
  </w:num>
  <w:num w:numId="29">
    <w:abstractNumId w:val="179"/>
  </w:num>
  <w:num w:numId="30">
    <w:abstractNumId w:val="172"/>
  </w:num>
  <w:num w:numId="31">
    <w:abstractNumId w:val="163"/>
  </w:num>
  <w:num w:numId="32">
    <w:abstractNumId w:val="192"/>
  </w:num>
  <w:num w:numId="33">
    <w:abstractNumId w:val="181"/>
  </w:num>
  <w:num w:numId="34">
    <w:abstractNumId w:val="177"/>
  </w:num>
  <w:num w:numId="35">
    <w:abstractNumId w:val="183"/>
  </w:num>
  <w:num w:numId="36">
    <w:abstractNumId w:val="193"/>
  </w:num>
  <w:num w:numId="37">
    <w:abstractNumId w:val="17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Maria Sanchez Gutierrez">
    <w15:presenceInfo w15:providerId="AD" w15:userId="S::dmsanchezgutierrez@cegid.com::447b19b6-a848-45cf-a396-babeade09352"/>
  </w15:person>
  <w15:person w15:author="Gabriel-Esteban Fractman Lazaro">
    <w15:presenceInfo w15:providerId="None" w15:userId="Gabriel-Esteban Fractman Lazaro"/>
  </w15:person>
  <w15:person w15:author="Fernandez Luna, Angel Jose">
    <w15:presenceInfo w15:providerId="AD" w15:userId="S-1-5-21-3095416536-3097367016-2845470932-75110"/>
  </w15:person>
  <w15:person w15:author="Gabriel Esteban Fractman Lazaro">
    <w15:presenceInfo w15:providerId="AD" w15:userId="S::Gabrielefl@meta4.com::4afe040d-3769-44c3-89fb-e2e9cd89a1d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embedSystemFonts/>
  <w:proofState w:spelling="clean" w:grammar="dirty"/>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oNotHyphenateCaps/>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824"/>
    <w:rsid w:val="0000000E"/>
    <w:rsid w:val="000007D3"/>
    <w:rsid w:val="00000835"/>
    <w:rsid w:val="00000942"/>
    <w:rsid w:val="00000E1A"/>
    <w:rsid w:val="00001059"/>
    <w:rsid w:val="0000142B"/>
    <w:rsid w:val="00001B51"/>
    <w:rsid w:val="00001F74"/>
    <w:rsid w:val="000021CA"/>
    <w:rsid w:val="00002277"/>
    <w:rsid w:val="00002B9C"/>
    <w:rsid w:val="00002E05"/>
    <w:rsid w:val="00002F76"/>
    <w:rsid w:val="00003071"/>
    <w:rsid w:val="00003086"/>
    <w:rsid w:val="00003A60"/>
    <w:rsid w:val="00003AF9"/>
    <w:rsid w:val="00003ED4"/>
    <w:rsid w:val="00004004"/>
    <w:rsid w:val="00004B86"/>
    <w:rsid w:val="00004D76"/>
    <w:rsid w:val="000051EC"/>
    <w:rsid w:val="000058EA"/>
    <w:rsid w:val="00005C8D"/>
    <w:rsid w:val="00005DC3"/>
    <w:rsid w:val="00006147"/>
    <w:rsid w:val="000068B6"/>
    <w:rsid w:val="00007153"/>
    <w:rsid w:val="00007322"/>
    <w:rsid w:val="00007606"/>
    <w:rsid w:val="000077D4"/>
    <w:rsid w:val="00007F2E"/>
    <w:rsid w:val="00010045"/>
    <w:rsid w:val="00010129"/>
    <w:rsid w:val="000101B4"/>
    <w:rsid w:val="000119F5"/>
    <w:rsid w:val="00011AC9"/>
    <w:rsid w:val="00011E18"/>
    <w:rsid w:val="00011FDF"/>
    <w:rsid w:val="0001208E"/>
    <w:rsid w:val="0001229A"/>
    <w:rsid w:val="000122E6"/>
    <w:rsid w:val="00012C97"/>
    <w:rsid w:val="00013358"/>
    <w:rsid w:val="00013CEB"/>
    <w:rsid w:val="00013EB7"/>
    <w:rsid w:val="00014139"/>
    <w:rsid w:val="000141AF"/>
    <w:rsid w:val="0001434A"/>
    <w:rsid w:val="000144D0"/>
    <w:rsid w:val="00014FC5"/>
    <w:rsid w:val="00015C1F"/>
    <w:rsid w:val="000162CD"/>
    <w:rsid w:val="000164E4"/>
    <w:rsid w:val="00016D18"/>
    <w:rsid w:val="00016EC5"/>
    <w:rsid w:val="0001708E"/>
    <w:rsid w:val="00017223"/>
    <w:rsid w:val="000174F3"/>
    <w:rsid w:val="00017DF5"/>
    <w:rsid w:val="00017FDA"/>
    <w:rsid w:val="0002073F"/>
    <w:rsid w:val="000207D0"/>
    <w:rsid w:val="00020838"/>
    <w:rsid w:val="00020A8F"/>
    <w:rsid w:val="00020C99"/>
    <w:rsid w:val="000212E6"/>
    <w:rsid w:val="000214E1"/>
    <w:rsid w:val="000215C3"/>
    <w:rsid w:val="0002197E"/>
    <w:rsid w:val="00021A6D"/>
    <w:rsid w:val="00021F36"/>
    <w:rsid w:val="00022501"/>
    <w:rsid w:val="00022937"/>
    <w:rsid w:val="00022A19"/>
    <w:rsid w:val="00022BC2"/>
    <w:rsid w:val="00023003"/>
    <w:rsid w:val="0002305A"/>
    <w:rsid w:val="0002332D"/>
    <w:rsid w:val="000233B3"/>
    <w:rsid w:val="00023872"/>
    <w:rsid w:val="000238EA"/>
    <w:rsid w:val="00023909"/>
    <w:rsid w:val="00024072"/>
    <w:rsid w:val="00024179"/>
    <w:rsid w:val="00024795"/>
    <w:rsid w:val="000248B6"/>
    <w:rsid w:val="00024CB5"/>
    <w:rsid w:val="0002536C"/>
    <w:rsid w:val="00025378"/>
    <w:rsid w:val="000257E4"/>
    <w:rsid w:val="00025936"/>
    <w:rsid w:val="000269C5"/>
    <w:rsid w:val="00026A44"/>
    <w:rsid w:val="00026C21"/>
    <w:rsid w:val="00027005"/>
    <w:rsid w:val="00027A82"/>
    <w:rsid w:val="00027CB4"/>
    <w:rsid w:val="000301AB"/>
    <w:rsid w:val="00030263"/>
    <w:rsid w:val="0003055D"/>
    <w:rsid w:val="00030997"/>
    <w:rsid w:val="00030FE8"/>
    <w:rsid w:val="0003129D"/>
    <w:rsid w:val="0003193E"/>
    <w:rsid w:val="0003202D"/>
    <w:rsid w:val="00032604"/>
    <w:rsid w:val="00032643"/>
    <w:rsid w:val="00032FDB"/>
    <w:rsid w:val="00033229"/>
    <w:rsid w:val="00033293"/>
    <w:rsid w:val="00033A0A"/>
    <w:rsid w:val="00033DF5"/>
    <w:rsid w:val="00034150"/>
    <w:rsid w:val="00034613"/>
    <w:rsid w:val="00035004"/>
    <w:rsid w:val="000354CC"/>
    <w:rsid w:val="000354D3"/>
    <w:rsid w:val="00035602"/>
    <w:rsid w:val="0003580E"/>
    <w:rsid w:val="00035A81"/>
    <w:rsid w:val="000360CB"/>
    <w:rsid w:val="000360F8"/>
    <w:rsid w:val="000361D6"/>
    <w:rsid w:val="000363A3"/>
    <w:rsid w:val="000363B4"/>
    <w:rsid w:val="000368E3"/>
    <w:rsid w:val="00036A57"/>
    <w:rsid w:val="00036A6B"/>
    <w:rsid w:val="000371B6"/>
    <w:rsid w:val="00037AA4"/>
    <w:rsid w:val="00037E07"/>
    <w:rsid w:val="00037E60"/>
    <w:rsid w:val="00040033"/>
    <w:rsid w:val="00040049"/>
    <w:rsid w:val="00040735"/>
    <w:rsid w:val="000407A7"/>
    <w:rsid w:val="00040AB4"/>
    <w:rsid w:val="00040BF0"/>
    <w:rsid w:val="00040F03"/>
    <w:rsid w:val="00040F92"/>
    <w:rsid w:val="00041641"/>
    <w:rsid w:val="0004165F"/>
    <w:rsid w:val="000419A1"/>
    <w:rsid w:val="000419AB"/>
    <w:rsid w:val="00041D18"/>
    <w:rsid w:val="00041DA3"/>
    <w:rsid w:val="00042041"/>
    <w:rsid w:val="000423FD"/>
    <w:rsid w:val="0004248A"/>
    <w:rsid w:val="00042AB5"/>
    <w:rsid w:val="00042CF7"/>
    <w:rsid w:val="00042D4B"/>
    <w:rsid w:val="00042EA9"/>
    <w:rsid w:val="00042F52"/>
    <w:rsid w:val="0004324F"/>
    <w:rsid w:val="00043A61"/>
    <w:rsid w:val="00043A71"/>
    <w:rsid w:val="00043ADB"/>
    <w:rsid w:val="00043B12"/>
    <w:rsid w:val="00043B76"/>
    <w:rsid w:val="00043CF8"/>
    <w:rsid w:val="00043EF4"/>
    <w:rsid w:val="00043F5A"/>
    <w:rsid w:val="0004414E"/>
    <w:rsid w:val="00044287"/>
    <w:rsid w:val="0004497D"/>
    <w:rsid w:val="00044EC1"/>
    <w:rsid w:val="000451A0"/>
    <w:rsid w:val="000451F7"/>
    <w:rsid w:val="000452C0"/>
    <w:rsid w:val="00045368"/>
    <w:rsid w:val="00045BCF"/>
    <w:rsid w:val="00045E9F"/>
    <w:rsid w:val="00045F89"/>
    <w:rsid w:val="00046699"/>
    <w:rsid w:val="000466EA"/>
    <w:rsid w:val="00046E5C"/>
    <w:rsid w:val="00047719"/>
    <w:rsid w:val="00047725"/>
    <w:rsid w:val="00047CE0"/>
    <w:rsid w:val="0005026C"/>
    <w:rsid w:val="00050458"/>
    <w:rsid w:val="00050717"/>
    <w:rsid w:val="00050962"/>
    <w:rsid w:val="00051063"/>
    <w:rsid w:val="00051083"/>
    <w:rsid w:val="000517B4"/>
    <w:rsid w:val="000518D8"/>
    <w:rsid w:val="0005199C"/>
    <w:rsid w:val="00051A3B"/>
    <w:rsid w:val="00051B5A"/>
    <w:rsid w:val="00051F55"/>
    <w:rsid w:val="0005257E"/>
    <w:rsid w:val="000525B1"/>
    <w:rsid w:val="000526E8"/>
    <w:rsid w:val="000529C2"/>
    <w:rsid w:val="00052D36"/>
    <w:rsid w:val="00052F21"/>
    <w:rsid w:val="000536D4"/>
    <w:rsid w:val="00053969"/>
    <w:rsid w:val="00053CB2"/>
    <w:rsid w:val="00053D63"/>
    <w:rsid w:val="00054D58"/>
    <w:rsid w:val="000552C3"/>
    <w:rsid w:val="00055735"/>
    <w:rsid w:val="000557AC"/>
    <w:rsid w:val="000563C7"/>
    <w:rsid w:val="0005641C"/>
    <w:rsid w:val="00056525"/>
    <w:rsid w:val="00056D54"/>
    <w:rsid w:val="00056F75"/>
    <w:rsid w:val="0005760B"/>
    <w:rsid w:val="00057CB9"/>
    <w:rsid w:val="000607FD"/>
    <w:rsid w:val="00060BAA"/>
    <w:rsid w:val="00060FD7"/>
    <w:rsid w:val="00061099"/>
    <w:rsid w:val="000615FF"/>
    <w:rsid w:val="00061680"/>
    <w:rsid w:val="0006193F"/>
    <w:rsid w:val="00061B8B"/>
    <w:rsid w:val="00061E6A"/>
    <w:rsid w:val="00062382"/>
    <w:rsid w:val="000623E4"/>
    <w:rsid w:val="00062FC3"/>
    <w:rsid w:val="000633FE"/>
    <w:rsid w:val="000634C5"/>
    <w:rsid w:val="0006376B"/>
    <w:rsid w:val="00063DF8"/>
    <w:rsid w:val="00063EFF"/>
    <w:rsid w:val="000645AA"/>
    <w:rsid w:val="0006462E"/>
    <w:rsid w:val="00065018"/>
    <w:rsid w:val="000655A6"/>
    <w:rsid w:val="0006573D"/>
    <w:rsid w:val="0006596C"/>
    <w:rsid w:val="000659C6"/>
    <w:rsid w:val="00065FD9"/>
    <w:rsid w:val="0006608D"/>
    <w:rsid w:val="00066304"/>
    <w:rsid w:val="0006653C"/>
    <w:rsid w:val="00066A8F"/>
    <w:rsid w:val="00066D98"/>
    <w:rsid w:val="000677CA"/>
    <w:rsid w:val="00067A50"/>
    <w:rsid w:val="000700B0"/>
    <w:rsid w:val="000705A7"/>
    <w:rsid w:val="000706D1"/>
    <w:rsid w:val="000710F3"/>
    <w:rsid w:val="000713D6"/>
    <w:rsid w:val="00071453"/>
    <w:rsid w:val="000715D7"/>
    <w:rsid w:val="00071DAF"/>
    <w:rsid w:val="00072238"/>
    <w:rsid w:val="0007247A"/>
    <w:rsid w:val="000724EF"/>
    <w:rsid w:val="000727FD"/>
    <w:rsid w:val="00072809"/>
    <w:rsid w:val="00072BD7"/>
    <w:rsid w:val="000730AE"/>
    <w:rsid w:val="0007370D"/>
    <w:rsid w:val="00073C85"/>
    <w:rsid w:val="00073D2A"/>
    <w:rsid w:val="00073F44"/>
    <w:rsid w:val="000755B5"/>
    <w:rsid w:val="00075EBA"/>
    <w:rsid w:val="000760B8"/>
    <w:rsid w:val="000761F5"/>
    <w:rsid w:val="00076320"/>
    <w:rsid w:val="00076691"/>
    <w:rsid w:val="0007696F"/>
    <w:rsid w:val="0007698F"/>
    <w:rsid w:val="00076996"/>
    <w:rsid w:val="00076C69"/>
    <w:rsid w:val="00076CDA"/>
    <w:rsid w:val="00076DCB"/>
    <w:rsid w:val="0007703A"/>
    <w:rsid w:val="00077388"/>
    <w:rsid w:val="00077834"/>
    <w:rsid w:val="000778CB"/>
    <w:rsid w:val="00077908"/>
    <w:rsid w:val="00077ADA"/>
    <w:rsid w:val="00077E23"/>
    <w:rsid w:val="000800F7"/>
    <w:rsid w:val="00080A79"/>
    <w:rsid w:val="00080C50"/>
    <w:rsid w:val="000810DB"/>
    <w:rsid w:val="000811E4"/>
    <w:rsid w:val="0008133B"/>
    <w:rsid w:val="000816C9"/>
    <w:rsid w:val="00081931"/>
    <w:rsid w:val="000819E4"/>
    <w:rsid w:val="00081B15"/>
    <w:rsid w:val="00081C50"/>
    <w:rsid w:val="0008258C"/>
    <w:rsid w:val="000826EF"/>
    <w:rsid w:val="000828DC"/>
    <w:rsid w:val="000829D8"/>
    <w:rsid w:val="00082E45"/>
    <w:rsid w:val="00083952"/>
    <w:rsid w:val="00083E7F"/>
    <w:rsid w:val="000842CA"/>
    <w:rsid w:val="00084491"/>
    <w:rsid w:val="00084992"/>
    <w:rsid w:val="00084D0D"/>
    <w:rsid w:val="00084E53"/>
    <w:rsid w:val="000851DA"/>
    <w:rsid w:val="000851EA"/>
    <w:rsid w:val="00085371"/>
    <w:rsid w:val="00085606"/>
    <w:rsid w:val="00085E3E"/>
    <w:rsid w:val="00086C24"/>
    <w:rsid w:val="00086F9E"/>
    <w:rsid w:val="00087050"/>
    <w:rsid w:val="000871EB"/>
    <w:rsid w:val="000871FB"/>
    <w:rsid w:val="0008790B"/>
    <w:rsid w:val="00087948"/>
    <w:rsid w:val="0009008D"/>
    <w:rsid w:val="00090B5E"/>
    <w:rsid w:val="00091171"/>
    <w:rsid w:val="000913D3"/>
    <w:rsid w:val="00091B86"/>
    <w:rsid w:val="00091CA3"/>
    <w:rsid w:val="00091E84"/>
    <w:rsid w:val="000924DF"/>
    <w:rsid w:val="000924E0"/>
    <w:rsid w:val="000925AA"/>
    <w:rsid w:val="00092E72"/>
    <w:rsid w:val="000934C4"/>
    <w:rsid w:val="00093515"/>
    <w:rsid w:val="0009353A"/>
    <w:rsid w:val="000939C3"/>
    <w:rsid w:val="000940A5"/>
    <w:rsid w:val="00094335"/>
    <w:rsid w:val="00094536"/>
    <w:rsid w:val="00094550"/>
    <w:rsid w:val="0009477F"/>
    <w:rsid w:val="000947FA"/>
    <w:rsid w:val="000948DE"/>
    <w:rsid w:val="00094953"/>
    <w:rsid w:val="00094A1A"/>
    <w:rsid w:val="00094A59"/>
    <w:rsid w:val="00094AF4"/>
    <w:rsid w:val="000952A9"/>
    <w:rsid w:val="000952C9"/>
    <w:rsid w:val="000952F2"/>
    <w:rsid w:val="000955ED"/>
    <w:rsid w:val="000956D1"/>
    <w:rsid w:val="00095B13"/>
    <w:rsid w:val="00095B99"/>
    <w:rsid w:val="00095FC2"/>
    <w:rsid w:val="0009615E"/>
    <w:rsid w:val="000967FA"/>
    <w:rsid w:val="00096850"/>
    <w:rsid w:val="000968FF"/>
    <w:rsid w:val="00096A6D"/>
    <w:rsid w:val="00096EA2"/>
    <w:rsid w:val="000972EA"/>
    <w:rsid w:val="000974E6"/>
    <w:rsid w:val="000975E8"/>
    <w:rsid w:val="00097E1E"/>
    <w:rsid w:val="00097E9F"/>
    <w:rsid w:val="000A00CF"/>
    <w:rsid w:val="000A01DD"/>
    <w:rsid w:val="000A0292"/>
    <w:rsid w:val="000A0882"/>
    <w:rsid w:val="000A0BB9"/>
    <w:rsid w:val="000A1700"/>
    <w:rsid w:val="000A19B3"/>
    <w:rsid w:val="000A1D7F"/>
    <w:rsid w:val="000A1F06"/>
    <w:rsid w:val="000A29A3"/>
    <w:rsid w:val="000A29FA"/>
    <w:rsid w:val="000A2E69"/>
    <w:rsid w:val="000A2EBE"/>
    <w:rsid w:val="000A2F99"/>
    <w:rsid w:val="000A308E"/>
    <w:rsid w:val="000A31CA"/>
    <w:rsid w:val="000A3549"/>
    <w:rsid w:val="000A3877"/>
    <w:rsid w:val="000A38FC"/>
    <w:rsid w:val="000A3AB9"/>
    <w:rsid w:val="000A47E8"/>
    <w:rsid w:val="000A4BAD"/>
    <w:rsid w:val="000A4FCA"/>
    <w:rsid w:val="000A5A22"/>
    <w:rsid w:val="000A5CD0"/>
    <w:rsid w:val="000A5CD1"/>
    <w:rsid w:val="000A5E51"/>
    <w:rsid w:val="000A5F14"/>
    <w:rsid w:val="000A6092"/>
    <w:rsid w:val="000A6285"/>
    <w:rsid w:val="000A651A"/>
    <w:rsid w:val="000A6AAE"/>
    <w:rsid w:val="000A6E0B"/>
    <w:rsid w:val="000A729F"/>
    <w:rsid w:val="000A72D6"/>
    <w:rsid w:val="000A7BDE"/>
    <w:rsid w:val="000A7C74"/>
    <w:rsid w:val="000A7CF2"/>
    <w:rsid w:val="000B00CC"/>
    <w:rsid w:val="000B010F"/>
    <w:rsid w:val="000B0143"/>
    <w:rsid w:val="000B03FC"/>
    <w:rsid w:val="000B0839"/>
    <w:rsid w:val="000B0F5F"/>
    <w:rsid w:val="000B101B"/>
    <w:rsid w:val="000B1232"/>
    <w:rsid w:val="000B123B"/>
    <w:rsid w:val="000B1507"/>
    <w:rsid w:val="000B1AC6"/>
    <w:rsid w:val="000B1BA1"/>
    <w:rsid w:val="000B204A"/>
    <w:rsid w:val="000B240E"/>
    <w:rsid w:val="000B2530"/>
    <w:rsid w:val="000B26FC"/>
    <w:rsid w:val="000B2B58"/>
    <w:rsid w:val="000B2BCE"/>
    <w:rsid w:val="000B2DDA"/>
    <w:rsid w:val="000B337D"/>
    <w:rsid w:val="000B3ADE"/>
    <w:rsid w:val="000B400F"/>
    <w:rsid w:val="000B4151"/>
    <w:rsid w:val="000B44C3"/>
    <w:rsid w:val="000B4676"/>
    <w:rsid w:val="000B4E5B"/>
    <w:rsid w:val="000B4ED3"/>
    <w:rsid w:val="000B4F14"/>
    <w:rsid w:val="000B515E"/>
    <w:rsid w:val="000B516B"/>
    <w:rsid w:val="000B54A1"/>
    <w:rsid w:val="000B5568"/>
    <w:rsid w:val="000B5CC9"/>
    <w:rsid w:val="000B5E42"/>
    <w:rsid w:val="000B5E62"/>
    <w:rsid w:val="000B5F86"/>
    <w:rsid w:val="000B72C2"/>
    <w:rsid w:val="000B74E3"/>
    <w:rsid w:val="000B7507"/>
    <w:rsid w:val="000B7565"/>
    <w:rsid w:val="000B7B62"/>
    <w:rsid w:val="000C024A"/>
    <w:rsid w:val="000C042B"/>
    <w:rsid w:val="000C047F"/>
    <w:rsid w:val="000C080A"/>
    <w:rsid w:val="000C08A3"/>
    <w:rsid w:val="000C094F"/>
    <w:rsid w:val="000C0D5E"/>
    <w:rsid w:val="000C109D"/>
    <w:rsid w:val="000C10E7"/>
    <w:rsid w:val="000C12D8"/>
    <w:rsid w:val="000C1D69"/>
    <w:rsid w:val="000C1E11"/>
    <w:rsid w:val="000C24E8"/>
    <w:rsid w:val="000C2710"/>
    <w:rsid w:val="000C2973"/>
    <w:rsid w:val="000C2AF2"/>
    <w:rsid w:val="000C307B"/>
    <w:rsid w:val="000C30C6"/>
    <w:rsid w:val="000C3398"/>
    <w:rsid w:val="000C3A62"/>
    <w:rsid w:val="000C3B31"/>
    <w:rsid w:val="000C3C99"/>
    <w:rsid w:val="000C4182"/>
    <w:rsid w:val="000C4479"/>
    <w:rsid w:val="000C478E"/>
    <w:rsid w:val="000C47C9"/>
    <w:rsid w:val="000C4C70"/>
    <w:rsid w:val="000C5014"/>
    <w:rsid w:val="000C5046"/>
    <w:rsid w:val="000C55C5"/>
    <w:rsid w:val="000C5629"/>
    <w:rsid w:val="000C58F5"/>
    <w:rsid w:val="000C5BDA"/>
    <w:rsid w:val="000C65EA"/>
    <w:rsid w:val="000C731C"/>
    <w:rsid w:val="000C7AAF"/>
    <w:rsid w:val="000D0059"/>
    <w:rsid w:val="000D008A"/>
    <w:rsid w:val="000D010A"/>
    <w:rsid w:val="000D03E1"/>
    <w:rsid w:val="000D0634"/>
    <w:rsid w:val="000D0A6D"/>
    <w:rsid w:val="000D1373"/>
    <w:rsid w:val="000D1817"/>
    <w:rsid w:val="000D1940"/>
    <w:rsid w:val="000D1E03"/>
    <w:rsid w:val="000D295B"/>
    <w:rsid w:val="000D2D80"/>
    <w:rsid w:val="000D36DD"/>
    <w:rsid w:val="000D39EC"/>
    <w:rsid w:val="000D3B82"/>
    <w:rsid w:val="000D3BE7"/>
    <w:rsid w:val="000D40DF"/>
    <w:rsid w:val="000D437A"/>
    <w:rsid w:val="000D4390"/>
    <w:rsid w:val="000D4AB8"/>
    <w:rsid w:val="000D4DC1"/>
    <w:rsid w:val="000D4F2B"/>
    <w:rsid w:val="000D5654"/>
    <w:rsid w:val="000D57CA"/>
    <w:rsid w:val="000D58F8"/>
    <w:rsid w:val="000D5B6F"/>
    <w:rsid w:val="000D5E50"/>
    <w:rsid w:val="000D5EA4"/>
    <w:rsid w:val="000D6020"/>
    <w:rsid w:val="000D629E"/>
    <w:rsid w:val="000D75BD"/>
    <w:rsid w:val="000D76E1"/>
    <w:rsid w:val="000D7AE2"/>
    <w:rsid w:val="000D7F1A"/>
    <w:rsid w:val="000E0749"/>
    <w:rsid w:val="000E0AEF"/>
    <w:rsid w:val="000E0EA9"/>
    <w:rsid w:val="000E101D"/>
    <w:rsid w:val="000E16DA"/>
    <w:rsid w:val="000E1A0D"/>
    <w:rsid w:val="000E2036"/>
    <w:rsid w:val="000E20D8"/>
    <w:rsid w:val="000E2260"/>
    <w:rsid w:val="000E226B"/>
    <w:rsid w:val="000E2787"/>
    <w:rsid w:val="000E28AE"/>
    <w:rsid w:val="000E2E2C"/>
    <w:rsid w:val="000E2E2E"/>
    <w:rsid w:val="000E316F"/>
    <w:rsid w:val="000E3313"/>
    <w:rsid w:val="000E364D"/>
    <w:rsid w:val="000E3FC3"/>
    <w:rsid w:val="000E4020"/>
    <w:rsid w:val="000E4758"/>
    <w:rsid w:val="000E4B91"/>
    <w:rsid w:val="000E52E8"/>
    <w:rsid w:val="000E5789"/>
    <w:rsid w:val="000E59C8"/>
    <w:rsid w:val="000E5AC5"/>
    <w:rsid w:val="000E5ACF"/>
    <w:rsid w:val="000E60DA"/>
    <w:rsid w:val="000E6746"/>
    <w:rsid w:val="000E6834"/>
    <w:rsid w:val="000E69C2"/>
    <w:rsid w:val="000E69DF"/>
    <w:rsid w:val="000E6AF2"/>
    <w:rsid w:val="000E6BA4"/>
    <w:rsid w:val="000E75C4"/>
    <w:rsid w:val="000E76EE"/>
    <w:rsid w:val="000E7A38"/>
    <w:rsid w:val="000E7E87"/>
    <w:rsid w:val="000F0155"/>
    <w:rsid w:val="000F04ED"/>
    <w:rsid w:val="000F06C6"/>
    <w:rsid w:val="000F0A58"/>
    <w:rsid w:val="000F0B80"/>
    <w:rsid w:val="000F12CE"/>
    <w:rsid w:val="000F1789"/>
    <w:rsid w:val="000F180F"/>
    <w:rsid w:val="000F19E5"/>
    <w:rsid w:val="000F19EC"/>
    <w:rsid w:val="000F1B5A"/>
    <w:rsid w:val="000F1B9C"/>
    <w:rsid w:val="000F1CD9"/>
    <w:rsid w:val="000F226B"/>
    <w:rsid w:val="000F26C6"/>
    <w:rsid w:val="000F26F8"/>
    <w:rsid w:val="000F2810"/>
    <w:rsid w:val="000F287C"/>
    <w:rsid w:val="000F35DB"/>
    <w:rsid w:val="000F3605"/>
    <w:rsid w:val="000F3782"/>
    <w:rsid w:val="000F389C"/>
    <w:rsid w:val="000F3955"/>
    <w:rsid w:val="000F3BED"/>
    <w:rsid w:val="000F3C55"/>
    <w:rsid w:val="000F3E7F"/>
    <w:rsid w:val="000F3EE8"/>
    <w:rsid w:val="000F4315"/>
    <w:rsid w:val="000F447A"/>
    <w:rsid w:val="000F48DE"/>
    <w:rsid w:val="000F4CA8"/>
    <w:rsid w:val="000F4E70"/>
    <w:rsid w:val="000F5048"/>
    <w:rsid w:val="000F5227"/>
    <w:rsid w:val="000F59DD"/>
    <w:rsid w:val="000F5A58"/>
    <w:rsid w:val="000F5F51"/>
    <w:rsid w:val="000F61D7"/>
    <w:rsid w:val="000F6314"/>
    <w:rsid w:val="000F66DE"/>
    <w:rsid w:val="000F697F"/>
    <w:rsid w:val="000F6BAB"/>
    <w:rsid w:val="000F6E6E"/>
    <w:rsid w:val="000F7273"/>
    <w:rsid w:val="000F7548"/>
    <w:rsid w:val="000F7C2B"/>
    <w:rsid w:val="000F7D0E"/>
    <w:rsid w:val="000F7FE6"/>
    <w:rsid w:val="001006BB"/>
    <w:rsid w:val="001007FB"/>
    <w:rsid w:val="0010085F"/>
    <w:rsid w:val="00100A3C"/>
    <w:rsid w:val="0010109C"/>
    <w:rsid w:val="001010CD"/>
    <w:rsid w:val="00101185"/>
    <w:rsid w:val="00101572"/>
    <w:rsid w:val="00101F2B"/>
    <w:rsid w:val="0010239D"/>
    <w:rsid w:val="001024C5"/>
    <w:rsid w:val="001031E5"/>
    <w:rsid w:val="001031F6"/>
    <w:rsid w:val="001032F6"/>
    <w:rsid w:val="001038F6"/>
    <w:rsid w:val="00103BE6"/>
    <w:rsid w:val="00103DDA"/>
    <w:rsid w:val="0010491D"/>
    <w:rsid w:val="00104947"/>
    <w:rsid w:val="00104976"/>
    <w:rsid w:val="00104A5C"/>
    <w:rsid w:val="00104A64"/>
    <w:rsid w:val="00104C31"/>
    <w:rsid w:val="001056C9"/>
    <w:rsid w:val="001062E1"/>
    <w:rsid w:val="00106478"/>
    <w:rsid w:val="00106771"/>
    <w:rsid w:val="00106A95"/>
    <w:rsid w:val="001074DB"/>
    <w:rsid w:val="00107625"/>
    <w:rsid w:val="00107901"/>
    <w:rsid w:val="0010798F"/>
    <w:rsid w:val="00107FCB"/>
    <w:rsid w:val="00110015"/>
    <w:rsid w:val="00110201"/>
    <w:rsid w:val="00110383"/>
    <w:rsid w:val="001103DE"/>
    <w:rsid w:val="00110773"/>
    <w:rsid w:val="00110E8B"/>
    <w:rsid w:val="00110F8A"/>
    <w:rsid w:val="0011107C"/>
    <w:rsid w:val="00111111"/>
    <w:rsid w:val="00111439"/>
    <w:rsid w:val="001114DE"/>
    <w:rsid w:val="001116B9"/>
    <w:rsid w:val="00111A63"/>
    <w:rsid w:val="00111DA5"/>
    <w:rsid w:val="00111F7C"/>
    <w:rsid w:val="001121EB"/>
    <w:rsid w:val="001122AB"/>
    <w:rsid w:val="00112565"/>
    <w:rsid w:val="001127C8"/>
    <w:rsid w:val="0011284A"/>
    <w:rsid w:val="001128EF"/>
    <w:rsid w:val="00112CD7"/>
    <w:rsid w:val="00112FC2"/>
    <w:rsid w:val="001130FF"/>
    <w:rsid w:val="0011310A"/>
    <w:rsid w:val="0011311C"/>
    <w:rsid w:val="00113270"/>
    <w:rsid w:val="001135A5"/>
    <w:rsid w:val="001137B6"/>
    <w:rsid w:val="0011388D"/>
    <w:rsid w:val="0011389B"/>
    <w:rsid w:val="00113C7A"/>
    <w:rsid w:val="00113CB8"/>
    <w:rsid w:val="00113E42"/>
    <w:rsid w:val="00114C20"/>
    <w:rsid w:val="00114DEA"/>
    <w:rsid w:val="00114E27"/>
    <w:rsid w:val="00115506"/>
    <w:rsid w:val="0011570A"/>
    <w:rsid w:val="00115B41"/>
    <w:rsid w:val="00115DF6"/>
    <w:rsid w:val="00116206"/>
    <w:rsid w:val="00116D63"/>
    <w:rsid w:val="0011705A"/>
    <w:rsid w:val="0011717A"/>
    <w:rsid w:val="00117BFD"/>
    <w:rsid w:val="00120104"/>
    <w:rsid w:val="001204C9"/>
    <w:rsid w:val="001204F7"/>
    <w:rsid w:val="001205A5"/>
    <w:rsid w:val="0012073B"/>
    <w:rsid w:val="00120A90"/>
    <w:rsid w:val="00120E97"/>
    <w:rsid w:val="00121192"/>
    <w:rsid w:val="0012157B"/>
    <w:rsid w:val="00121F62"/>
    <w:rsid w:val="00121FA5"/>
    <w:rsid w:val="00122663"/>
    <w:rsid w:val="00123254"/>
    <w:rsid w:val="00123332"/>
    <w:rsid w:val="0012346A"/>
    <w:rsid w:val="001235C3"/>
    <w:rsid w:val="0012360D"/>
    <w:rsid w:val="00123E2C"/>
    <w:rsid w:val="001240E9"/>
    <w:rsid w:val="0012414D"/>
    <w:rsid w:val="00124531"/>
    <w:rsid w:val="00124922"/>
    <w:rsid w:val="00124DB3"/>
    <w:rsid w:val="00124E81"/>
    <w:rsid w:val="001256F6"/>
    <w:rsid w:val="0012594A"/>
    <w:rsid w:val="00125CB5"/>
    <w:rsid w:val="001262D8"/>
    <w:rsid w:val="00126587"/>
    <w:rsid w:val="00126B28"/>
    <w:rsid w:val="00126B3A"/>
    <w:rsid w:val="00126C82"/>
    <w:rsid w:val="0012707B"/>
    <w:rsid w:val="001272C3"/>
    <w:rsid w:val="00127717"/>
    <w:rsid w:val="00127867"/>
    <w:rsid w:val="00127ED3"/>
    <w:rsid w:val="001301C1"/>
    <w:rsid w:val="00130A1F"/>
    <w:rsid w:val="00130B90"/>
    <w:rsid w:val="001315B8"/>
    <w:rsid w:val="00131E95"/>
    <w:rsid w:val="00132270"/>
    <w:rsid w:val="00132806"/>
    <w:rsid w:val="0013334C"/>
    <w:rsid w:val="0013382F"/>
    <w:rsid w:val="00133864"/>
    <w:rsid w:val="00133B2D"/>
    <w:rsid w:val="00133C88"/>
    <w:rsid w:val="00133FE5"/>
    <w:rsid w:val="00134126"/>
    <w:rsid w:val="001343DB"/>
    <w:rsid w:val="00134446"/>
    <w:rsid w:val="00134899"/>
    <w:rsid w:val="00134CA9"/>
    <w:rsid w:val="00134DCA"/>
    <w:rsid w:val="00134E6A"/>
    <w:rsid w:val="00134F09"/>
    <w:rsid w:val="0013501A"/>
    <w:rsid w:val="001350B4"/>
    <w:rsid w:val="001350CB"/>
    <w:rsid w:val="0013514D"/>
    <w:rsid w:val="001359DF"/>
    <w:rsid w:val="00135AE0"/>
    <w:rsid w:val="00135F40"/>
    <w:rsid w:val="00136083"/>
    <w:rsid w:val="00136118"/>
    <w:rsid w:val="00136339"/>
    <w:rsid w:val="00136342"/>
    <w:rsid w:val="00136387"/>
    <w:rsid w:val="00136545"/>
    <w:rsid w:val="00136AD9"/>
    <w:rsid w:val="00136BB6"/>
    <w:rsid w:val="00136BDF"/>
    <w:rsid w:val="00136C40"/>
    <w:rsid w:val="00136CD7"/>
    <w:rsid w:val="00136D10"/>
    <w:rsid w:val="00137023"/>
    <w:rsid w:val="00137497"/>
    <w:rsid w:val="00137B06"/>
    <w:rsid w:val="00140898"/>
    <w:rsid w:val="00140CD4"/>
    <w:rsid w:val="001414E0"/>
    <w:rsid w:val="00141696"/>
    <w:rsid w:val="001417DE"/>
    <w:rsid w:val="00141C5A"/>
    <w:rsid w:val="00141E8A"/>
    <w:rsid w:val="001423C0"/>
    <w:rsid w:val="00142749"/>
    <w:rsid w:val="001428B8"/>
    <w:rsid w:val="00143297"/>
    <w:rsid w:val="00143592"/>
    <w:rsid w:val="001438C3"/>
    <w:rsid w:val="00143C58"/>
    <w:rsid w:val="001440DC"/>
    <w:rsid w:val="00144289"/>
    <w:rsid w:val="00145215"/>
    <w:rsid w:val="001454EC"/>
    <w:rsid w:val="00145781"/>
    <w:rsid w:val="00145C3D"/>
    <w:rsid w:val="00145DD7"/>
    <w:rsid w:val="00145F4E"/>
    <w:rsid w:val="001460F2"/>
    <w:rsid w:val="00146267"/>
    <w:rsid w:val="00146730"/>
    <w:rsid w:val="0014681A"/>
    <w:rsid w:val="00146BB0"/>
    <w:rsid w:val="00146C3F"/>
    <w:rsid w:val="00146CA7"/>
    <w:rsid w:val="00146CFB"/>
    <w:rsid w:val="0014788E"/>
    <w:rsid w:val="00147A05"/>
    <w:rsid w:val="00147A76"/>
    <w:rsid w:val="0015023E"/>
    <w:rsid w:val="001503A1"/>
    <w:rsid w:val="0015059A"/>
    <w:rsid w:val="0015085F"/>
    <w:rsid w:val="00150B9D"/>
    <w:rsid w:val="001512E3"/>
    <w:rsid w:val="00151627"/>
    <w:rsid w:val="00151CD3"/>
    <w:rsid w:val="00151CE8"/>
    <w:rsid w:val="00152486"/>
    <w:rsid w:val="00152E4D"/>
    <w:rsid w:val="001531E6"/>
    <w:rsid w:val="0015322C"/>
    <w:rsid w:val="001534A7"/>
    <w:rsid w:val="00153BB3"/>
    <w:rsid w:val="00153D23"/>
    <w:rsid w:val="00154222"/>
    <w:rsid w:val="0015424A"/>
    <w:rsid w:val="0015429D"/>
    <w:rsid w:val="00154394"/>
    <w:rsid w:val="001544F8"/>
    <w:rsid w:val="00154886"/>
    <w:rsid w:val="00154A43"/>
    <w:rsid w:val="00154CDA"/>
    <w:rsid w:val="001558E0"/>
    <w:rsid w:val="00155A45"/>
    <w:rsid w:val="0015607E"/>
    <w:rsid w:val="0015640A"/>
    <w:rsid w:val="001567CC"/>
    <w:rsid w:val="00156B5B"/>
    <w:rsid w:val="00156CFF"/>
    <w:rsid w:val="00156F39"/>
    <w:rsid w:val="0015718A"/>
    <w:rsid w:val="001571C0"/>
    <w:rsid w:val="00157376"/>
    <w:rsid w:val="001573B0"/>
    <w:rsid w:val="00157C12"/>
    <w:rsid w:val="00157E6D"/>
    <w:rsid w:val="00160115"/>
    <w:rsid w:val="001605E9"/>
    <w:rsid w:val="0016086A"/>
    <w:rsid w:val="0016109C"/>
    <w:rsid w:val="001610EE"/>
    <w:rsid w:val="0016121F"/>
    <w:rsid w:val="0016169D"/>
    <w:rsid w:val="00161859"/>
    <w:rsid w:val="00161A12"/>
    <w:rsid w:val="00161D93"/>
    <w:rsid w:val="001622C0"/>
    <w:rsid w:val="00162B2B"/>
    <w:rsid w:val="001634F7"/>
    <w:rsid w:val="001639BB"/>
    <w:rsid w:val="00163F6B"/>
    <w:rsid w:val="00164229"/>
    <w:rsid w:val="00164273"/>
    <w:rsid w:val="00164456"/>
    <w:rsid w:val="001647EE"/>
    <w:rsid w:val="001647FF"/>
    <w:rsid w:val="00164B16"/>
    <w:rsid w:val="00164E99"/>
    <w:rsid w:val="00165251"/>
    <w:rsid w:val="0016538A"/>
    <w:rsid w:val="001653C8"/>
    <w:rsid w:val="00165501"/>
    <w:rsid w:val="00165A38"/>
    <w:rsid w:val="00165C49"/>
    <w:rsid w:val="00165C5C"/>
    <w:rsid w:val="00165C63"/>
    <w:rsid w:val="00165E7E"/>
    <w:rsid w:val="0016605A"/>
    <w:rsid w:val="001662BB"/>
    <w:rsid w:val="00166301"/>
    <w:rsid w:val="001663F0"/>
    <w:rsid w:val="00166554"/>
    <w:rsid w:val="001667DA"/>
    <w:rsid w:val="001667E7"/>
    <w:rsid w:val="0016688E"/>
    <w:rsid w:val="001668A8"/>
    <w:rsid w:val="00166CE1"/>
    <w:rsid w:val="00166DAF"/>
    <w:rsid w:val="00167028"/>
    <w:rsid w:val="00167A41"/>
    <w:rsid w:val="00167B40"/>
    <w:rsid w:val="00167C1F"/>
    <w:rsid w:val="00167DC8"/>
    <w:rsid w:val="00170004"/>
    <w:rsid w:val="00170681"/>
    <w:rsid w:val="0017084C"/>
    <w:rsid w:val="001709F9"/>
    <w:rsid w:val="00170AEA"/>
    <w:rsid w:val="00171683"/>
    <w:rsid w:val="00171DC3"/>
    <w:rsid w:val="00171F13"/>
    <w:rsid w:val="00171FAE"/>
    <w:rsid w:val="00172767"/>
    <w:rsid w:val="001728F2"/>
    <w:rsid w:val="00172D3B"/>
    <w:rsid w:val="00172D7A"/>
    <w:rsid w:val="00172E60"/>
    <w:rsid w:val="001734FA"/>
    <w:rsid w:val="00173DB3"/>
    <w:rsid w:val="0017452F"/>
    <w:rsid w:val="00174A6C"/>
    <w:rsid w:val="00175230"/>
    <w:rsid w:val="001753F5"/>
    <w:rsid w:val="00175564"/>
    <w:rsid w:val="00175689"/>
    <w:rsid w:val="00176346"/>
    <w:rsid w:val="001765BA"/>
    <w:rsid w:val="00176BFD"/>
    <w:rsid w:val="00176EB2"/>
    <w:rsid w:val="00177046"/>
    <w:rsid w:val="00177853"/>
    <w:rsid w:val="00177AA8"/>
    <w:rsid w:val="00177C32"/>
    <w:rsid w:val="00180827"/>
    <w:rsid w:val="00180C09"/>
    <w:rsid w:val="00180C1C"/>
    <w:rsid w:val="00180C41"/>
    <w:rsid w:val="00180C8A"/>
    <w:rsid w:val="00180DF7"/>
    <w:rsid w:val="0018112A"/>
    <w:rsid w:val="0018184B"/>
    <w:rsid w:val="00181E2E"/>
    <w:rsid w:val="00182104"/>
    <w:rsid w:val="001823D2"/>
    <w:rsid w:val="00182534"/>
    <w:rsid w:val="00182843"/>
    <w:rsid w:val="00182D6C"/>
    <w:rsid w:val="00182E53"/>
    <w:rsid w:val="00183164"/>
    <w:rsid w:val="001833AE"/>
    <w:rsid w:val="00183996"/>
    <w:rsid w:val="00183B4F"/>
    <w:rsid w:val="00184380"/>
    <w:rsid w:val="0018454B"/>
    <w:rsid w:val="001845E5"/>
    <w:rsid w:val="00184862"/>
    <w:rsid w:val="001849A7"/>
    <w:rsid w:val="00184BC6"/>
    <w:rsid w:val="00185F1B"/>
    <w:rsid w:val="001865DF"/>
    <w:rsid w:val="0018688B"/>
    <w:rsid w:val="00186950"/>
    <w:rsid w:val="00186D08"/>
    <w:rsid w:val="00186E23"/>
    <w:rsid w:val="00187007"/>
    <w:rsid w:val="0018727F"/>
    <w:rsid w:val="0018734F"/>
    <w:rsid w:val="00187413"/>
    <w:rsid w:val="00187AAA"/>
    <w:rsid w:val="00187D71"/>
    <w:rsid w:val="0019038D"/>
    <w:rsid w:val="00190447"/>
    <w:rsid w:val="00190C4F"/>
    <w:rsid w:val="00190CE7"/>
    <w:rsid w:val="00190DC0"/>
    <w:rsid w:val="00191450"/>
    <w:rsid w:val="001918CB"/>
    <w:rsid w:val="001918F2"/>
    <w:rsid w:val="0019205C"/>
    <w:rsid w:val="001926E4"/>
    <w:rsid w:val="00192822"/>
    <w:rsid w:val="00192A3F"/>
    <w:rsid w:val="00192B42"/>
    <w:rsid w:val="00192E39"/>
    <w:rsid w:val="00192E8F"/>
    <w:rsid w:val="00192FF8"/>
    <w:rsid w:val="00193930"/>
    <w:rsid w:val="00193F52"/>
    <w:rsid w:val="00194381"/>
    <w:rsid w:val="001944DC"/>
    <w:rsid w:val="00194720"/>
    <w:rsid w:val="00194758"/>
    <w:rsid w:val="00194DD2"/>
    <w:rsid w:val="00194EA4"/>
    <w:rsid w:val="0019570A"/>
    <w:rsid w:val="001959B7"/>
    <w:rsid w:val="00195A55"/>
    <w:rsid w:val="00196046"/>
    <w:rsid w:val="001960BA"/>
    <w:rsid w:val="001961B3"/>
    <w:rsid w:val="0019634A"/>
    <w:rsid w:val="001966BA"/>
    <w:rsid w:val="00196934"/>
    <w:rsid w:val="00196C9B"/>
    <w:rsid w:val="001971BA"/>
    <w:rsid w:val="00197863"/>
    <w:rsid w:val="001979E0"/>
    <w:rsid w:val="001979FD"/>
    <w:rsid w:val="00197B50"/>
    <w:rsid w:val="001A01C9"/>
    <w:rsid w:val="001A0740"/>
    <w:rsid w:val="001A0794"/>
    <w:rsid w:val="001A0916"/>
    <w:rsid w:val="001A094F"/>
    <w:rsid w:val="001A09E8"/>
    <w:rsid w:val="001A1542"/>
    <w:rsid w:val="001A1812"/>
    <w:rsid w:val="001A1BAA"/>
    <w:rsid w:val="001A201C"/>
    <w:rsid w:val="001A21AF"/>
    <w:rsid w:val="001A21BB"/>
    <w:rsid w:val="001A227D"/>
    <w:rsid w:val="001A2AD8"/>
    <w:rsid w:val="001A2FD8"/>
    <w:rsid w:val="001A3208"/>
    <w:rsid w:val="001A3661"/>
    <w:rsid w:val="001A37A2"/>
    <w:rsid w:val="001A3946"/>
    <w:rsid w:val="001A397E"/>
    <w:rsid w:val="001A3ABB"/>
    <w:rsid w:val="001A3D31"/>
    <w:rsid w:val="001A3D3E"/>
    <w:rsid w:val="001A4502"/>
    <w:rsid w:val="001A455A"/>
    <w:rsid w:val="001A4AD2"/>
    <w:rsid w:val="001A4BDE"/>
    <w:rsid w:val="001A4D9B"/>
    <w:rsid w:val="001A52CF"/>
    <w:rsid w:val="001A5B49"/>
    <w:rsid w:val="001A5CBB"/>
    <w:rsid w:val="001A6031"/>
    <w:rsid w:val="001A639F"/>
    <w:rsid w:val="001A66AC"/>
    <w:rsid w:val="001A692F"/>
    <w:rsid w:val="001A6A21"/>
    <w:rsid w:val="001A6A63"/>
    <w:rsid w:val="001A6F2A"/>
    <w:rsid w:val="001A73D9"/>
    <w:rsid w:val="001A7BFF"/>
    <w:rsid w:val="001A7C2E"/>
    <w:rsid w:val="001B0163"/>
    <w:rsid w:val="001B060A"/>
    <w:rsid w:val="001B0D83"/>
    <w:rsid w:val="001B14B1"/>
    <w:rsid w:val="001B171B"/>
    <w:rsid w:val="001B1848"/>
    <w:rsid w:val="001B19F6"/>
    <w:rsid w:val="001B1B7C"/>
    <w:rsid w:val="001B23AE"/>
    <w:rsid w:val="001B2734"/>
    <w:rsid w:val="001B288A"/>
    <w:rsid w:val="001B28AC"/>
    <w:rsid w:val="001B28EC"/>
    <w:rsid w:val="001B2B46"/>
    <w:rsid w:val="001B2BB7"/>
    <w:rsid w:val="001B2F23"/>
    <w:rsid w:val="001B3464"/>
    <w:rsid w:val="001B3532"/>
    <w:rsid w:val="001B3634"/>
    <w:rsid w:val="001B36B0"/>
    <w:rsid w:val="001B3EE7"/>
    <w:rsid w:val="001B402A"/>
    <w:rsid w:val="001B4125"/>
    <w:rsid w:val="001B4A29"/>
    <w:rsid w:val="001B4B66"/>
    <w:rsid w:val="001B52BB"/>
    <w:rsid w:val="001B52F3"/>
    <w:rsid w:val="001B557E"/>
    <w:rsid w:val="001B56D3"/>
    <w:rsid w:val="001B5EBD"/>
    <w:rsid w:val="001B628E"/>
    <w:rsid w:val="001B6319"/>
    <w:rsid w:val="001B685E"/>
    <w:rsid w:val="001B7470"/>
    <w:rsid w:val="001B7C36"/>
    <w:rsid w:val="001B7CE8"/>
    <w:rsid w:val="001B7E83"/>
    <w:rsid w:val="001C04A1"/>
    <w:rsid w:val="001C0656"/>
    <w:rsid w:val="001C0B9D"/>
    <w:rsid w:val="001C0CC9"/>
    <w:rsid w:val="001C0F92"/>
    <w:rsid w:val="001C1585"/>
    <w:rsid w:val="001C16DC"/>
    <w:rsid w:val="001C1814"/>
    <w:rsid w:val="001C182A"/>
    <w:rsid w:val="001C1F3C"/>
    <w:rsid w:val="001C2105"/>
    <w:rsid w:val="001C215D"/>
    <w:rsid w:val="001C2A53"/>
    <w:rsid w:val="001C2B1D"/>
    <w:rsid w:val="001C3029"/>
    <w:rsid w:val="001C312D"/>
    <w:rsid w:val="001C317F"/>
    <w:rsid w:val="001C3205"/>
    <w:rsid w:val="001C3580"/>
    <w:rsid w:val="001C37B2"/>
    <w:rsid w:val="001C3834"/>
    <w:rsid w:val="001C3C8D"/>
    <w:rsid w:val="001C3E19"/>
    <w:rsid w:val="001C4286"/>
    <w:rsid w:val="001C44DE"/>
    <w:rsid w:val="001C4929"/>
    <w:rsid w:val="001C4960"/>
    <w:rsid w:val="001C4A5B"/>
    <w:rsid w:val="001C56D7"/>
    <w:rsid w:val="001C5C48"/>
    <w:rsid w:val="001C61CF"/>
    <w:rsid w:val="001C6400"/>
    <w:rsid w:val="001C688A"/>
    <w:rsid w:val="001C69B0"/>
    <w:rsid w:val="001C6D81"/>
    <w:rsid w:val="001C6E6E"/>
    <w:rsid w:val="001C7124"/>
    <w:rsid w:val="001C7225"/>
    <w:rsid w:val="001C7623"/>
    <w:rsid w:val="001C7AF9"/>
    <w:rsid w:val="001D0241"/>
    <w:rsid w:val="001D02D1"/>
    <w:rsid w:val="001D050C"/>
    <w:rsid w:val="001D1134"/>
    <w:rsid w:val="001D1268"/>
    <w:rsid w:val="001D12F4"/>
    <w:rsid w:val="001D17FA"/>
    <w:rsid w:val="001D1C6F"/>
    <w:rsid w:val="001D2200"/>
    <w:rsid w:val="001D2AEF"/>
    <w:rsid w:val="001D2DE2"/>
    <w:rsid w:val="001D33FE"/>
    <w:rsid w:val="001D34A1"/>
    <w:rsid w:val="001D34D3"/>
    <w:rsid w:val="001D3625"/>
    <w:rsid w:val="001D364D"/>
    <w:rsid w:val="001D3978"/>
    <w:rsid w:val="001D3DF2"/>
    <w:rsid w:val="001D3EE0"/>
    <w:rsid w:val="001D4061"/>
    <w:rsid w:val="001D43DD"/>
    <w:rsid w:val="001D4ABA"/>
    <w:rsid w:val="001D52D9"/>
    <w:rsid w:val="001D585B"/>
    <w:rsid w:val="001D594B"/>
    <w:rsid w:val="001D5957"/>
    <w:rsid w:val="001D5A20"/>
    <w:rsid w:val="001D5C2B"/>
    <w:rsid w:val="001D60A7"/>
    <w:rsid w:val="001D684A"/>
    <w:rsid w:val="001D6AD9"/>
    <w:rsid w:val="001D6ADF"/>
    <w:rsid w:val="001D6D9D"/>
    <w:rsid w:val="001D7419"/>
    <w:rsid w:val="001D7844"/>
    <w:rsid w:val="001D787D"/>
    <w:rsid w:val="001D7A93"/>
    <w:rsid w:val="001E0166"/>
    <w:rsid w:val="001E046F"/>
    <w:rsid w:val="001E098D"/>
    <w:rsid w:val="001E09AF"/>
    <w:rsid w:val="001E0D6A"/>
    <w:rsid w:val="001E0D7D"/>
    <w:rsid w:val="001E0DC1"/>
    <w:rsid w:val="001E0E40"/>
    <w:rsid w:val="001E2007"/>
    <w:rsid w:val="001E208E"/>
    <w:rsid w:val="001E215A"/>
    <w:rsid w:val="001E23B6"/>
    <w:rsid w:val="001E2437"/>
    <w:rsid w:val="001E2592"/>
    <w:rsid w:val="001E2E50"/>
    <w:rsid w:val="001E30A1"/>
    <w:rsid w:val="001E3379"/>
    <w:rsid w:val="001E3A77"/>
    <w:rsid w:val="001E460C"/>
    <w:rsid w:val="001E4625"/>
    <w:rsid w:val="001E4830"/>
    <w:rsid w:val="001E528B"/>
    <w:rsid w:val="001E54EE"/>
    <w:rsid w:val="001E5FE7"/>
    <w:rsid w:val="001E6102"/>
    <w:rsid w:val="001E617D"/>
    <w:rsid w:val="001E6268"/>
    <w:rsid w:val="001E62B0"/>
    <w:rsid w:val="001E6327"/>
    <w:rsid w:val="001E6BC2"/>
    <w:rsid w:val="001E6DA6"/>
    <w:rsid w:val="001E6DCB"/>
    <w:rsid w:val="001E7013"/>
    <w:rsid w:val="001F0693"/>
    <w:rsid w:val="001F074B"/>
    <w:rsid w:val="001F0F58"/>
    <w:rsid w:val="001F0F91"/>
    <w:rsid w:val="001F1242"/>
    <w:rsid w:val="001F1408"/>
    <w:rsid w:val="001F15B3"/>
    <w:rsid w:val="001F15FA"/>
    <w:rsid w:val="001F1E16"/>
    <w:rsid w:val="001F2053"/>
    <w:rsid w:val="001F23A0"/>
    <w:rsid w:val="001F24D0"/>
    <w:rsid w:val="001F25C9"/>
    <w:rsid w:val="001F25EC"/>
    <w:rsid w:val="001F2896"/>
    <w:rsid w:val="001F2B6B"/>
    <w:rsid w:val="001F2FC2"/>
    <w:rsid w:val="001F31A5"/>
    <w:rsid w:val="001F3232"/>
    <w:rsid w:val="001F34A9"/>
    <w:rsid w:val="001F3609"/>
    <w:rsid w:val="001F3DBA"/>
    <w:rsid w:val="001F401A"/>
    <w:rsid w:val="001F4489"/>
    <w:rsid w:val="001F486F"/>
    <w:rsid w:val="001F4B30"/>
    <w:rsid w:val="001F4E43"/>
    <w:rsid w:val="001F5060"/>
    <w:rsid w:val="001F573C"/>
    <w:rsid w:val="001F578A"/>
    <w:rsid w:val="001F59EF"/>
    <w:rsid w:val="001F5D20"/>
    <w:rsid w:val="001F5E09"/>
    <w:rsid w:val="001F681E"/>
    <w:rsid w:val="001F68B8"/>
    <w:rsid w:val="001F6E43"/>
    <w:rsid w:val="001F72D3"/>
    <w:rsid w:val="001F764B"/>
    <w:rsid w:val="001F7927"/>
    <w:rsid w:val="001F7EDB"/>
    <w:rsid w:val="002001CF"/>
    <w:rsid w:val="0020056F"/>
    <w:rsid w:val="002005EB"/>
    <w:rsid w:val="002006CC"/>
    <w:rsid w:val="00200761"/>
    <w:rsid w:val="00200909"/>
    <w:rsid w:val="00200B6B"/>
    <w:rsid w:val="00200DC4"/>
    <w:rsid w:val="00200E90"/>
    <w:rsid w:val="00201325"/>
    <w:rsid w:val="00201764"/>
    <w:rsid w:val="0020177A"/>
    <w:rsid w:val="002017D2"/>
    <w:rsid w:val="00201882"/>
    <w:rsid w:val="00202452"/>
    <w:rsid w:val="00202AE7"/>
    <w:rsid w:val="002033FE"/>
    <w:rsid w:val="00203477"/>
    <w:rsid w:val="00203525"/>
    <w:rsid w:val="002035C3"/>
    <w:rsid w:val="002035ED"/>
    <w:rsid w:val="00203D98"/>
    <w:rsid w:val="0020413F"/>
    <w:rsid w:val="002041A9"/>
    <w:rsid w:val="0020439A"/>
    <w:rsid w:val="002048C8"/>
    <w:rsid w:val="00204C2D"/>
    <w:rsid w:val="00204F59"/>
    <w:rsid w:val="00205171"/>
    <w:rsid w:val="0020519E"/>
    <w:rsid w:val="00205643"/>
    <w:rsid w:val="00205796"/>
    <w:rsid w:val="00205D4F"/>
    <w:rsid w:val="00205DA4"/>
    <w:rsid w:val="002062C6"/>
    <w:rsid w:val="002062D6"/>
    <w:rsid w:val="0020631A"/>
    <w:rsid w:val="00206360"/>
    <w:rsid w:val="00206849"/>
    <w:rsid w:val="00206B4C"/>
    <w:rsid w:val="002073D9"/>
    <w:rsid w:val="002075F3"/>
    <w:rsid w:val="00207672"/>
    <w:rsid w:val="00207767"/>
    <w:rsid w:val="0020790D"/>
    <w:rsid w:val="00207D31"/>
    <w:rsid w:val="00207E8F"/>
    <w:rsid w:val="00210511"/>
    <w:rsid w:val="00210583"/>
    <w:rsid w:val="0021074D"/>
    <w:rsid w:val="0021097C"/>
    <w:rsid w:val="00210A0C"/>
    <w:rsid w:val="00210D45"/>
    <w:rsid w:val="00210D76"/>
    <w:rsid w:val="00210D8B"/>
    <w:rsid w:val="00210E62"/>
    <w:rsid w:val="002115F6"/>
    <w:rsid w:val="00211C2B"/>
    <w:rsid w:val="00211F74"/>
    <w:rsid w:val="00211F77"/>
    <w:rsid w:val="002124C4"/>
    <w:rsid w:val="00212AF9"/>
    <w:rsid w:val="00212F06"/>
    <w:rsid w:val="002132C0"/>
    <w:rsid w:val="002133FF"/>
    <w:rsid w:val="00213483"/>
    <w:rsid w:val="00213AF1"/>
    <w:rsid w:val="00213E56"/>
    <w:rsid w:val="00213EFA"/>
    <w:rsid w:val="0021408C"/>
    <w:rsid w:val="00214098"/>
    <w:rsid w:val="00214110"/>
    <w:rsid w:val="0021424B"/>
    <w:rsid w:val="00214527"/>
    <w:rsid w:val="002148E6"/>
    <w:rsid w:val="00214ED7"/>
    <w:rsid w:val="002151FE"/>
    <w:rsid w:val="002152AF"/>
    <w:rsid w:val="002152B8"/>
    <w:rsid w:val="00215386"/>
    <w:rsid w:val="0021548E"/>
    <w:rsid w:val="00215968"/>
    <w:rsid w:val="00215A2A"/>
    <w:rsid w:val="00215A65"/>
    <w:rsid w:val="00215BF8"/>
    <w:rsid w:val="00215D8A"/>
    <w:rsid w:val="00215FFE"/>
    <w:rsid w:val="00216A95"/>
    <w:rsid w:val="00216BE2"/>
    <w:rsid w:val="00216CA6"/>
    <w:rsid w:val="002174C3"/>
    <w:rsid w:val="00217736"/>
    <w:rsid w:val="002178B3"/>
    <w:rsid w:val="00217955"/>
    <w:rsid w:val="00217B5A"/>
    <w:rsid w:val="00217B7E"/>
    <w:rsid w:val="002204A2"/>
    <w:rsid w:val="00220503"/>
    <w:rsid w:val="00220B5E"/>
    <w:rsid w:val="00220CAD"/>
    <w:rsid w:val="00220D0D"/>
    <w:rsid w:val="00221091"/>
    <w:rsid w:val="00221325"/>
    <w:rsid w:val="00221588"/>
    <w:rsid w:val="0022158A"/>
    <w:rsid w:val="0022172F"/>
    <w:rsid w:val="002219D9"/>
    <w:rsid w:val="00221E8D"/>
    <w:rsid w:val="00222387"/>
    <w:rsid w:val="002226DE"/>
    <w:rsid w:val="0022279E"/>
    <w:rsid w:val="00222880"/>
    <w:rsid w:val="00222E52"/>
    <w:rsid w:val="00222EE5"/>
    <w:rsid w:val="00222F19"/>
    <w:rsid w:val="002233D9"/>
    <w:rsid w:val="00223574"/>
    <w:rsid w:val="002235B1"/>
    <w:rsid w:val="00223698"/>
    <w:rsid w:val="00223E34"/>
    <w:rsid w:val="0022429E"/>
    <w:rsid w:val="002244C6"/>
    <w:rsid w:val="0022473B"/>
    <w:rsid w:val="0022493E"/>
    <w:rsid w:val="00224C18"/>
    <w:rsid w:val="00224D5E"/>
    <w:rsid w:val="00224E3E"/>
    <w:rsid w:val="00225232"/>
    <w:rsid w:val="00225412"/>
    <w:rsid w:val="002254B7"/>
    <w:rsid w:val="0022553E"/>
    <w:rsid w:val="00225934"/>
    <w:rsid w:val="002261A1"/>
    <w:rsid w:val="002264BF"/>
    <w:rsid w:val="0022681F"/>
    <w:rsid w:val="00226A72"/>
    <w:rsid w:val="00226B5B"/>
    <w:rsid w:val="00227552"/>
    <w:rsid w:val="00227886"/>
    <w:rsid w:val="002279BC"/>
    <w:rsid w:val="002279E0"/>
    <w:rsid w:val="00227A2A"/>
    <w:rsid w:val="00227F70"/>
    <w:rsid w:val="0023012A"/>
    <w:rsid w:val="0023016F"/>
    <w:rsid w:val="002303AD"/>
    <w:rsid w:val="0023042F"/>
    <w:rsid w:val="0023053E"/>
    <w:rsid w:val="00230AD5"/>
    <w:rsid w:val="00230C06"/>
    <w:rsid w:val="0023120A"/>
    <w:rsid w:val="0023122B"/>
    <w:rsid w:val="002312D5"/>
    <w:rsid w:val="0023191B"/>
    <w:rsid w:val="0023198C"/>
    <w:rsid w:val="00231E33"/>
    <w:rsid w:val="00231F40"/>
    <w:rsid w:val="00231FC0"/>
    <w:rsid w:val="00232581"/>
    <w:rsid w:val="00232966"/>
    <w:rsid w:val="00232E0A"/>
    <w:rsid w:val="00232FB6"/>
    <w:rsid w:val="002330CA"/>
    <w:rsid w:val="00233183"/>
    <w:rsid w:val="00233238"/>
    <w:rsid w:val="00233ED5"/>
    <w:rsid w:val="00234201"/>
    <w:rsid w:val="00234241"/>
    <w:rsid w:val="0023425E"/>
    <w:rsid w:val="002343DF"/>
    <w:rsid w:val="00234457"/>
    <w:rsid w:val="002346CE"/>
    <w:rsid w:val="002348DE"/>
    <w:rsid w:val="00234E39"/>
    <w:rsid w:val="00234EC4"/>
    <w:rsid w:val="00234F3A"/>
    <w:rsid w:val="002350ED"/>
    <w:rsid w:val="00235566"/>
    <w:rsid w:val="0023597D"/>
    <w:rsid w:val="00235C01"/>
    <w:rsid w:val="00235C09"/>
    <w:rsid w:val="00235E98"/>
    <w:rsid w:val="00236892"/>
    <w:rsid w:val="0023706E"/>
    <w:rsid w:val="002370FF"/>
    <w:rsid w:val="002372EF"/>
    <w:rsid w:val="002373EB"/>
    <w:rsid w:val="00240519"/>
    <w:rsid w:val="0024055E"/>
    <w:rsid w:val="00240A57"/>
    <w:rsid w:val="00240E6E"/>
    <w:rsid w:val="0024191E"/>
    <w:rsid w:val="00241C7D"/>
    <w:rsid w:val="00242502"/>
    <w:rsid w:val="00242696"/>
    <w:rsid w:val="0024277B"/>
    <w:rsid w:val="002429A8"/>
    <w:rsid w:val="002429C9"/>
    <w:rsid w:val="00242BCD"/>
    <w:rsid w:val="0024307D"/>
    <w:rsid w:val="00243321"/>
    <w:rsid w:val="00243363"/>
    <w:rsid w:val="002433A3"/>
    <w:rsid w:val="002433F4"/>
    <w:rsid w:val="002434E5"/>
    <w:rsid w:val="00243506"/>
    <w:rsid w:val="00243529"/>
    <w:rsid w:val="00243969"/>
    <w:rsid w:val="00243A6D"/>
    <w:rsid w:val="00243D13"/>
    <w:rsid w:val="00243FB0"/>
    <w:rsid w:val="002447C8"/>
    <w:rsid w:val="00244E57"/>
    <w:rsid w:val="002452E1"/>
    <w:rsid w:val="0024539F"/>
    <w:rsid w:val="0024584B"/>
    <w:rsid w:val="00245A3F"/>
    <w:rsid w:val="00245FB7"/>
    <w:rsid w:val="002464BA"/>
    <w:rsid w:val="00246524"/>
    <w:rsid w:val="00246606"/>
    <w:rsid w:val="002468DC"/>
    <w:rsid w:val="00246D63"/>
    <w:rsid w:val="00246F43"/>
    <w:rsid w:val="0024716A"/>
    <w:rsid w:val="0024756C"/>
    <w:rsid w:val="002478F3"/>
    <w:rsid w:val="00247C4E"/>
    <w:rsid w:val="002503FF"/>
    <w:rsid w:val="002505BF"/>
    <w:rsid w:val="002506C2"/>
    <w:rsid w:val="00250713"/>
    <w:rsid w:val="00250890"/>
    <w:rsid w:val="00251DB1"/>
    <w:rsid w:val="00251E11"/>
    <w:rsid w:val="00251E5D"/>
    <w:rsid w:val="00251E97"/>
    <w:rsid w:val="00251FDF"/>
    <w:rsid w:val="00252EC4"/>
    <w:rsid w:val="00253143"/>
    <w:rsid w:val="00253295"/>
    <w:rsid w:val="00253395"/>
    <w:rsid w:val="0025347B"/>
    <w:rsid w:val="002535F1"/>
    <w:rsid w:val="002537CB"/>
    <w:rsid w:val="002537CE"/>
    <w:rsid w:val="002541F0"/>
    <w:rsid w:val="00254409"/>
    <w:rsid w:val="00254579"/>
    <w:rsid w:val="00254643"/>
    <w:rsid w:val="002548EA"/>
    <w:rsid w:val="002549B1"/>
    <w:rsid w:val="00254B0A"/>
    <w:rsid w:val="0025533B"/>
    <w:rsid w:val="00255394"/>
    <w:rsid w:val="00255644"/>
    <w:rsid w:val="0025581F"/>
    <w:rsid w:val="0025589D"/>
    <w:rsid w:val="00255909"/>
    <w:rsid w:val="00256235"/>
    <w:rsid w:val="0025658E"/>
    <w:rsid w:val="002567E9"/>
    <w:rsid w:val="00256882"/>
    <w:rsid w:val="00256B4E"/>
    <w:rsid w:val="00256E19"/>
    <w:rsid w:val="0025708F"/>
    <w:rsid w:val="00257588"/>
    <w:rsid w:val="00257590"/>
    <w:rsid w:val="0025789B"/>
    <w:rsid w:val="00257A17"/>
    <w:rsid w:val="00260304"/>
    <w:rsid w:val="002603B2"/>
    <w:rsid w:val="00260B9F"/>
    <w:rsid w:val="00260C04"/>
    <w:rsid w:val="00260D11"/>
    <w:rsid w:val="00260F38"/>
    <w:rsid w:val="002614A1"/>
    <w:rsid w:val="00261AC4"/>
    <w:rsid w:val="00261E94"/>
    <w:rsid w:val="00262218"/>
    <w:rsid w:val="00262220"/>
    <w:rsid w:val="00262298"/>
    <w:rsid w:val="002622A2"/>
    <w:rsid w:val="00262558"/>
    <w:rsid w:val="002625CF"/>
    <w:rsid w:val="002631D5"/>
    <w:rsid w:val="00263561"/>
    <w:rsid w:val="0026357D"/>
    <w:rsid w:val="00263810"/>
    <w:rsid w:val="00263B09"/>
    <w:rsid w:val="002646EF"/>
    <w:rsid w:val="00264700"/>
    <w:rsid w:val="002653E4"/>
    <w:rsid w:val="00265593"/>
    <w:rsid w:val="00265673"/>
    <w:rsid w:val="00265797"/>
    <w:rsid w:val="00265873"/>
    <w:rsid w:val="002658B3"/>
    <w:rsid w:val="0026597B"/>
    <w:rsid w:val="00265DAE"/>
    <w:rsid w:val="00265F50"/>
    <w:rsid w:val="0026602B"/>
    <w:rsid w:val="00266042"/>
    <w:rsid w:val="002661C8"/>
    <w:rsid w:val="00266239"/>
    <w:rsid w:val="0026648D"/>
    <w:rsid w:val="00266714"/>
    <w:rsid w:val="0026675D"/>
    <w:rsid w:val="0026679D"/>
    <w:rsid w:val="00266CA1"/>
    <w:rsid w:val="00266D7E"/>
    <w:rsid w:val="00266ECA"/>
    <w:rsid w:val="002673A0"/>
    <w:rsid w:val="002673AA"/>
    <w:rsid w:val="0026746E"/>
    <w:rsid w:val="002674AB"/>
    <w:rsid w:val="00267865"/>
    <w:rsid w:val="002679CF"/>
    <w:rsid w:val="00270122"/>
    <w:rsid w:val="00270729"/>
    <w:rsid w:val="00270B59"/>
    <w:rsid w:val="00270CC8"/>
    <w:rsid w:val="002715C9"/>
    <w:rsid w:val="00271682"/>
    <w:rsid w:val="00272988"/>
    <w:rsid w:val="00272CDF"/>
    <w:rsid w:val="00272D77"/>
    <w:rsid w:val="00272E60"/>
    <w:rsid w:val="0027399B"/>
    <w:rsid w:val="00273DDD"/>
    <w:rsid w:val="00274378"/>
    <w:rsid w:val="0027480F"/>
    <w:rsid w:val="00275043"/>
    <w:rsid w:val="002752C4"/>
    <w:rsid w:val="00275456"/>
    <w:rsid w:val="002754A4"/>
    <w:rsid w:val="002754F2"/>
    <w:rsid w:val="0027568D"/>
    <w:rsid w:val="002757A5"/>
    <w:rsid w:val="00275A31"/>
    <w:rsid w:val="00275B5D"/>
    <w:rsid w:val="00275B69"/>
    <w:rsid w:val="00275EC5"/>
    <w:rsid w:val="0027605A"/>
    <w:rsid w:val="00276160"/>
    <w:rsid w:val="00276306"/>
    <w:rsid w:val="0027673B"/>
    <w:rsid w:val="00276C64"/>
    <w:rsid w:val="00276DF4"/>
    <w:rsid w:val="00277237"/>
    <w:rsid w:val="0027733A"/>
    <w:rsid w:val="00277480"/>
    <w:rsid w:val="0027767B"/>
    <w:rsid w:val="0027799F"/>
    <w:rsid w:val="00277A9A"/>
    <w:rsid w:val="00277B23"/>
    <w:rsid w:val="00277C52"/>
    <w:rsid w:val="002800C3"/>
    <w:rsid w:val="0028015A"/>
    <w:rsid w:val="0028044D"/>
    <w:rsid w:val="002804F1"/>
    <w:rsid w:val="0028065F"/>
    <w:rsid w:val="00280BA9"/>
    <w:rsid w:val="002812BB"/>
    <w:rsid w:val="002813AA"/>
    <w:rsid w:val="00281A77"/>
    <w:rsid w:val="00281B17"/>
    <w:rsid w:val="00281D61"/>
    <w:rsid w:val="00282041"/>
    <w:rsid w:val="00282D76"/>
    <w:rsid w:val="00282FB8"/>
    <w:rsid w:val="002830DA"/>
    <w:rsid w:val="002833B6"/>
    <w:rsid w:val="00283424"/>
    <w:rsid w:val="002838A6"/>
    <w:rsid w:val="0028391B"/>
    <w:rsid w:val="00283E20"/>
    <w:rsid w:val="00284342"/>
    <w:rsid w:val="0028493E"/>
    <w:rsid w:val="00284AA2"/>
    <w:rsid w:val="00284AF0"/>
    <w:rsid w:val="00284B36"/>
    <w:rsid w:val="002851AE"/>
    <w:rsid w:val="002857B8"/>
    <w:rsid w:val="0028595B"/>
    <w:rsid w:val="00285C79"/>
    <w:rsid w:val="00285D84"/>
    <w:rsid w:val="00285DD6"/>
    <w:rsid w:val="0028603B"/>
    <w:rsid w:val="0028640E"/>
    <w:rsid w:val="00286989"/>
    <w:rsid w:val="00286B5B"/>
    <w:rsid w:val="00286D6C"/>
    <w:rsid w:val="00287058"/>
    <w:rsid w:val="00287131"/>
    <w:rsid w:val="002876F7"/>
    <w:rsid w:val="00287A88"/>
    <w:rsid w:val="00287A9E"/>
    <w:rsid w:val="002900B4"/>
    <w:rsid w:val="002901AC"/>
    <w:rsid w:val="002901DE"/>
    <w:rsid w:val="00290DD4"/>
    <w:rsid w:val="00290F1E"/>
    <w:rsid w:val="00291984"/>
    <w:rsid w:val="00291AC5"/>
    <w:rsid w:val="002921BF"/>
    <w:rsid w:val="002923F3"/>
    <w:rsid w:val="00292A01"/>
    <w:rsid w:val="00292E9D"/>
    <w:rsid w:val="00293010"/>
    <w:rsid w:val="00293897"/>
    <w:rsid w:val="00293CCE"/>
    <w:rsid w:val="00293D2B"/>
    <w:rsid w:val="00293E2D"/>
    <w:rsid w:val="0029414E"/>
    <w:rsid w:val="0029420F"/>
    <w:rsid w:val="002943EE"/>
    <w:rsid w:val="00294DEC"/>
    <w:rsid w:val="00295309"/>
    <w:rsid w:val="00295F53"/>
    <w:rsid w:val="0029605F"/>
    <w:rsid w:val="00296254"/>
    <w:rsid w:val="00296828"/>
    <w:rsid w:val="00296C92"/>
    <w:rsid w:val="002975BD"/>
    <w:rsid w:val="002976A2"/>
    <w:rsid w:val="002977D7"/>
    <w:rsid w:val="00297C50"/>
    <w:rsid w:val="00297D9A"/>
    <w:rsid w:val="002A0D38"/>
    <w:rsid w:val="002A0E51"/>
    <w:rsid w:val="002A0FB8"/>
    <w:rsid w:val="002A10EA"/>
    <w:rsid w:val="002A12EC"/>
    <w:rsid w:val="002A139C"/>
    <w:rsid w:val="002A15D7"/>
    <w:rsid w:val="002A1710"/>
    <w:rsid w:val="002A1E1B"/>
    <w:rsid w:val="002A2018"/>
    <w:rsid w:val="002A2091"/>
    <w:rsid w:val="002A22F2"/>
    <w:rsid w:val="002A260F"/>
    <w:rsid w:val="002A2672"/>
    <w:rsid w:val="002A31E6"/>
    <w:rsid w:val="002A38BD"/>
    <w:rsid w:val="002A3A56"/>
    <w:rsid w:val="002A4713"/>
    <w:rsid w:val="002A47C2"/>
    <w:rsid w:val="002A4824"/>
    <w:rsid w:val="002A4D2F"/>
    <w:rsid w:val="002A4D39"/>
    <w:rsid w:val="002A56D6"/>
    <w:rsid w:val="002A5842"/>
    <w:rsid w:val="002A5E3E"/>
    <w:rsid w:val="002A6182"/>
    <w:rsid w:val="002A64FD"/>
    <w:rsid w:val="002A653D"/>
    <w:rsid w:val="002A66BC"/>
    <w:rsid w:val="002A6703"/>
    <w:rsid w:val="002A675F"/>
    <w:rsid w:val="002A6F85"/>
    <w:rsid w:val="002A7064"/>
    <w:rsid w:val="002A7380"/>
    <w:rsid w:val="002A7383"/>
    <w:rsid w:val="002A7F43"/>
    <w:rsid w:val="002A7FFE"/>
    <w:rsid w:val="002B07AB"/>
    <w:rsid w:val="002B0A90"/>
    <w:rsid w:val="002B0AF1"/>
    <w:rsid w:val="002B166E"/>
    <w:rsid w:val="002B1BCB"/>
    <w:rsid w:val="002B1CEA"/>
    <w:rsid w:val="002B204C"/>
    <w:rsid w:val="002B2365"/>
    <w:rsid w:val="002B2AE1"/>
    <w:rsid w:val="002B2DA1"/>
    <w:rsid w:val="002B2DE4"/>
    <w:rsid w:val="002B2E58"/>
    <w:rsid w:val="002B2E88"/>
    <w:rsid w:val="002B2E90"/>
    <w:rsid w:val="002B327D"/>
    <w:rsid w:val="002B3CC1"/>
    <w:rsid w:val="002B3EC2"/>
    <w:rsid w:val="002B46B3"/>
    <w:rsid w:val="002B49AD"/>
    <w:rsid w:val="002B4AC4"/>
    <w:rsid w:val="002B4CEE"/>
    <w:rsid w:val="002B68D5"/>
    <w:rsid w:val="002B6E61"/>
    <w:rsid w:val="002B6EDA"/>
    <w:rsid w:val="002B711B"/>
    <w:rsid w:val="002B7528"/>
    <w:rsid w:val="002B779C"/>
    <w:rsid w:val="002B7A89"/>
    <w:rsid w:val="002B7CDC"/>
    <w:rsid w:val="002C0521"/>
    <w:rsid w:val="002C05DB"/>
    <w:rsid w:val="002C06C7"/>
    <w:rsid w:val="002C09A6"/>
    <w:rsid w:val="002C1603"/>
    <w:rsid w:val="002C16CC"/>
    <w:rsid w:val="002C18FB"/>
    <w:rsid w:val="002C198C"/>
    <w:rsid w:val="002C1B8A"/>
    <w:rsid w:val="002C1F21"/>
    <w:rsid w:val="002C228F"/>
    <w:rsid w:val="002C26F4"/>
    <w:rsid w:val="002C2746"/>
    <w:rsid w:val="002C27E8"/>
    <w:rsid w:val="002C3244"/>
    <w:rsid w:val="002C36CB"/>
    <w:rsid w:val="002C3CAE"/>
    <w:rsid w:val="002C3F14"/>
    <w:rsid w:val="002C422F"/>
    <w:rsid w:val="002C426B"/>
    <w:rsid w:val="002C44A9"/>
    <w:rsid w:val="002C4E13"/>
    <w:rsid w:val="002C544A"/>
    <w:rsid w:val="002C56FC"/>
    <w:rsid w:val="002C59D7"/>
    <w:rsid w:val="002C6038"/>
    <w:rsid w:val="002C66B1"/>
    <w:rsid w:val="002C68AB"/>
    <w:rsid w:val="002C6C17"/>
    <w:rsid w:val="002C6F9C"/>
    <w:rsid w:val="002C727C"/>
    <w:rsid w:val="002C7355"/>
    <w:rsid w:val="002C7C64"/>
    <w:rsid w:val="002C7D6E"/>
    <w:rsid w:val="002C7F48"/>
    <w:rsid w:val="002D0355"/>
    <w:rsid w:val="002D0660"/>
    <w:rsid w:val="002D0B37"/>
    <w:rsid w:val="002D0F60"/>
    <w:rsid w:val="002D1389"/>
    <w:rsid w:val="002D1A35"/>
    <w:rsid w:val="002D1B1E"/>
    <w:rsid w:val="002D1E24"/>
    <w:rsid w:val="002D1F5B"/>
    <w:rsid w:val="002D2068"/>
    <w:rsid w:val="002D2600"/>
    <w:rsid w:val="002D274A"/>
    <w:rsid w:val="002D2AE3"/>
    <w:rsid w:val="002D2B8F"/>
    <w:rsid w:val="002D33D2"/>
    <w:rsid w:val="002D368F"/>
    <w:rsid w:val="002D3ADC"/>
    <w:rsid w:val="002D4192"/>
    <w:rsid w:val="002D41D1"/>
    <w:rsid w:val="002D41F8"/>
    <w:rsid w:val="002D43E9"/>
    <w:rsid w:val="002D4563"/>
    <w:rsid w:val="002D464D"/>
    <w:rsid w:val="002D4738"/>
    <w:rsid w:val="002D4754"/>
    <w:rsid w:val="002D48BB"/>
    <w:rsid w:val="002D4B0A"/>
    <w:rsid w:val="002D4B2C"/>
    <w:rsid w:val="002D4E13"/>
    <w:rsid w:val="002D4E8D"/>
    <w:rsid w:val="002D5010"/>
    <w:rsid w:val="002D507B"/>
    <w:rsid w:val="002D5210"/>
    <w:rsid w:val="002D5C9E"/>
    <w:rsid w:val="002D5F60"/>
    <w:rsid w:val="002D639D"/>
    <w:rsid w:val="002D685A"/>
    <w:rsid w:val="002D695D"/>
    <w:rsid w:val="002D6C1D"/>
    <w:rsid w:val="002D6E50"/>
    <w:rsid w:val="002D7111"/>
    <w:rsid w:val="002D73BD"/>
    <w:rsid w:val="002D779E"/>
    <w:rsid w:val="002E01BA"/>
    <w:rsid w:val="002E0472"/>
    <w:rsid w:val="002E0B5F"/>
    <w:rsid w:val="002E0CB1"/>
    <w:rsid w:val="002E11EB"/>
    <w:rsid w:val="002E1877"/>
    <w:rsid w:val="002E1EAC"/>
    <w:rsid w:val="002E1FF0"/>
    <w:rsid w:val="002E2176"/>
    <w:rsid w:val="002E23D8"/>
    <w:rsid w:val="002E253B"/>
    <w:rsid w:val="002E2676"/>
    <w:rsid w:val="002E2D5B"/>
    <w:rsid w:val="002E35E1"/>
    <w:rsid w:val="002E393D"/>
    <w:rsid w:val="002E441B"/>
    <w:rsid w:val="002E4436"/>
    <w:rsid w:val="002E4572"/>
    <w:rsid w:val="002E460A"/>
    <w:rsid w:val="002E502C"/>
    <w:rsid w:val="002E530E"/>
    <w:rsid w:val="002E53D9"/>
    <w:rsid w:val="002E55BD"/>
    <w:rsid w:val="002E5720"/>
    <w:rsid w:val="002E5893"/>
    <w:rsid w:val="002E5CF6"/>
    <w:rsid w:val="002E5F83"/>
    <w:rsid w:val="002E6018"/>
    <w:rsid w:val="002E682E"/>
    <w:rsid w:val="002E6D0D"/>
    <w:rsid w:val="002E6E0E"/>
    <w:rsid w:val="002E6E35"/>
    <w:rsid w:val="002E7284"/>
    <w:rsid w:val="002E7F0F"/>
    <w:rsid w:val="002F07CE"/>
    <w:rsid w:val="002F09D8"/>
    <w:rsid w:val="002F09F9"/>
    <w:rsid w:val="002F0C52"/>
    <w:rsid w:val="002F0CE3"/>
    <w:rsid w:val="002F0F70"/>
    <w:rsid w:val="002F112D"/>
    <w:rsid w:val="002F16AE"/>
    <w:rsid w:val="002F1750"/>
    <w:rsid w:val="002F1757"/>
    <w:rsid w:val="002F1F5D"/>
    <w:rsid w:val="002F20D7"/>
    <w:rsid w:val="002F21F4"/>
    <w:rsid w:val="002F2462"/>
    <w:rsid w:val="002F24D3"/>
    <w:rsid w:val="002F2670"/>
    <w:rsid w:val="002F268D"/>
    <w:rsid w:val="002F27A0"/>
    <w:rsid w:val="002F2B1D"/>
    <w:rsid w:val="002F2FC1"/>
    <w:rsid w:val="002F3285"/>
    <w:rsid w:val="002F3875"/>
    <w:rsid w:val="002F3FC1"/>
    <w:rsid w:val="002F40E2"/>
    <w:rsid w:val="002F4222"/>
    <w:rsid w:val="002F4623"/>
    <w:rsid w:val="002F46C0"/>
    <w:rsid w:val="002F4D05"/>
    <w:rsid w:val="002F4DCA"/>
    <w:rsid w:val="002F4F0C"/>
    <w:rsid w:val="002F5379"/>
    <w:rsid w:val="002F5C0A"/>
    <w:rsid w:val="002F5D11"/>
    <w:rsid w:val="002F5DD9"/>
    <w:rsid w:val="002F5E55"/>
    <w:rsid w:val="002F6EE2"/>
    <w:rsid w:val="002F737F"/>
    <w:rsid w:val="002F7F17"/>
    <w:rsid w:val="00300656"/>
    <w:rsid w:val="0030081A"/>
    <w:rsid w:val="0030097F"/>
    <w:rsid w:val="00300D2B"/>
    <w:rsid w:val="00300ECE"/>
    <w:rsid w:val="00301410"/>
    <w:rsid w:val="0030175B"/>
    <w:rsid w:val="0030187B"/>
    <w:rsid w:val="00301911"/>
    <w:rsid w:val="00301D6A"/>
    <w:rsid w:val="00301F5F"/>
    <w:rsid w:val="00302CDB"/>
    <w:rsid w:val="00302D3B"/>
    <w:rsid w:val="00303442"/>
    <w:rsid w:val="0030355B"/>
    <w:rsid w:val="00303597"/>
    <w:rsid w:val="00304604"/>
    <w:rsid w:val="003047B2"/>
    <w:rsid w:val="003049A4"/>
    <w:rsid w:val="00304AF2"/>
    <w:rsid w:val="00304C58"/>
    <w:rsid w:val="00304EB6"/>
    <w:rsid w:val="003050B1"/>
    <w:rsid w:val="00305781"/>
    <w:rsid w:val="00305B0F"/>
    <w:rsid w:val="003074CD"/>
    <w:rsid w:val="003077F0"/>
    <w:rsid w:val="00307806"/>
    <w:rsid w:val="00307870"/>
    <w:rsid w:val="003079AF"/>
    <w:rsid w:val="00310B91"/>
    <w:rsid w:val="00310C95"/>
    <w:rsid w:val="00310DBB"/>
    <w:rsid w:val="00310E5C"/>
    <w:rsid w:val="003111F4"/>
    <w:rsid w:val="003112C0"/>
    <w:rsid w:val="003119CA"/>
    <w:rsid w:val="00311BAF"/>
    <w:rsid w:val="003121F7"/>
    <w:rsid w:val="00312441"/>
    <w:rsid w:val="003124F7"/>
    <w:rsid w:val="003125EA"/>
    <w:rsid w:val="00312CDC"/>
    <w:rsid w:val="00312F51"/>
    <w:rsid w:val="0031331B"/>
    <w:rsid w:val="003135A9"/>
    <w:rsid w:val="00313ACB"/>
    <w:rsid w:val="00313DEA"/>
    <w:rsid w:val="00314293"/>
    <w:rsid w:val="00314621"/>
    <w:rsid w:val="003147B8"/>
    <w:rsid w:val="0031490C"/>
    <w:rsid w:val="0031505C"/>
    <w:rsid w:val="0031548E"/>
    <w:rsid w:val="003155B1"/>
    <w:rsid w:val="00315A8A"/>
    <w:rsid w:val="00315DC4"/>
    <w:rsid w:val="003161E1"/>
    <w:rsid w:val="0031681F"/>
    <w:rsid w:val="00316950"/>
    <w:rsid w:val="00316DC8"/>
    <w:rsid w:val="00316EAE"/>
    <w:rsid w:val="00316F7C"/>
    <w:rsid w:val="00317343"/>
    <w:rsid w:val="003174BE"/>
    <w:rsid w:val="0031762A"/>
    <w:rsid w:val="0032002F"/>
    <w:rsid w:val="003200AE"/>
    <w:rsid w:val="003201FD"/>
    <w:rsid w:val="003205A2"/>
    <w:rsid w:val="0032088B"/>
    <w:rsid w:val="003209DA"/>
    <w:rsid w:val="00320A49"/>
    <w:rsid w:val="00320CC4"/>
    <w:rsid w:val="00321272"/>
    <w:rsid w:val="003213AC"/>
    <w:rsid w:val="003217A9"/>
    <w:rsid w:val="003219C3"/>
    <w:rsid w:val="003222D7"/>
    <w:rsid w:val="00322526"/>
    <w:rsid w:val="00322797"/>
    <w:rsid w:val="00322BAA"/>
    <w:rsid w:val="00322DF1"/>
    <w:rsid w:val="00322EA8"/>
    <w:rsid w:val="00322F3C"/>
    <w:rsid w:val="00323FE8"/>
    <w:rsid w:val="0032441E"/>
    <w:rsid w:val="00324577"/>
    <w:rsid w:val="003246A6"/>
    <w:rsid w:val="00324C1E"/>
    <w:rsid w:val="00324C45"/>
    <w:rsid w:val="00324ED2"/>
    <w:rsid w:val="003250CF"/>
    <w:rsid w:val="00325125"/>
    <w:rsid w:val="003252D1"/>
    <w:rsid w:val="00325C07"/>
    <w:rsid w:val="00325D56"/>
    <w:rsid w:val="00326044"/>
    <w:rsid w:val="00327135"/>
    <w:rsid w:val="00327310"/>
    <w:rsid w:val="003273BE"/>
    <w:rsid w:val="0032758A"/>
    <w:rsid w:val="0032772B"/>
    <w:rsid w:val="00327A26"/>
    <w:rsid w:val="00327AF7"/>
    <w:rsid w:val="00327B43"/>
    <w:rsid w:val="00327E48"/>
    <w:rsid w:val="00327E84"/>
    <w:rsid w:val="0033041A"/>
    <w:rsid w:val="003306DC"/>
    <w:rsid w:val="0033134C"/>
    <w:rsid w:val="00331BFF"/>
    <w:rsid w:val="00331D6A"/>
    <w:rsid w:val="0033252E"/>
    <w:rsid w:val="00332749"/>
    <w:rsid w:val="00332CD7"/>
    <w:rsid w:val="00332CE3"/>
    <w:rsid w:val="0033326B"/>
    <w:rsid w:val="0033370E"/>
    <w:rsid w:val="00333D50"/>
    <w:rsid w:val="00333E4D"/>
    <w:rsid w:val="00333F79"/>
    <w:rsid w:val="003341A8"/>
    <w:rsid w:val="00334966"/>
    <w:rsid w:val="00334EFA"/>
    <w:rsid w:val="00334F9D"/>
    <w:rsid w:val="00335029"/>
    <w:rsid w:val="00335035"/>
    <w:rsid w:val="00335328"/>
    <w:rsid w:val="003353B7"/>
    <w:rsid w:val="003355F4"/>
    <w:rsid w:val="003356F2"/>
    <w:rsid w:val="00335BB8"/>
    <w:rsid w:val="00335C68"/>
    <w:rsid w:val="00335E29"/>
    <w:rsid w:val="00336161"/>
    <w:rsid w:val="003364C8"/>
    <w:rsid w:val="00336505"/>
    <w:rsid w:val="0033670A"/>
    <w:rsid w:val="0033692F"/>
    <w:rsid w:val="00336EDD"/>
    <w:rsid w:val="00336F0C"/>
    <w:rsid w:val="0033704F"/>
    <w:rsid w:val="00337295"/>
    <w:rsid w:val="003379C5"/>
    <w:rsid w:val="00337A00"/>
    <w:rsid w:val="003401B3"/>
    <w:rsid w:val="00340414"/>
    <w:rsid w:val="003404C7"/>
    <w:rsid w:val="00340563"/>
    <w:rsid w:val="00340A10"/>
    <w:rsid w:val="00340A1B"/>
    <w:rsid w:val="00340B34"/>
    <w:rsid w:val="00340C0B"/>
    <w:rsid w:val="0034109C"/>
    <w:rsid w:val="003413FA"/>
    <w:rsid w:val="0034164F"/>
    <w:rsid w:val="00341760"/>
    <w:rsid w:val="0034179C"/>
    <w:rsid w:val="00341808"/>
    <w:rsid w:val="003419CD"/>
    <w:rsid w:val="00341A39"/>
    <w:rsid w:val="00342010"/>
    <w:rsid w:val="0034218C"/>
    <w:rsid w:val="00342553"/>
    <w:rsid w:val="003429AB"/>
    <w:rsid w:val="00342C4E"/>
    <w:rsid w:val="00343230"/>
    <w:rsid w:val="0034368D"/>
    <w:rsid w:val="003439DC"/>
    <w:rsid w:val="00343A52"/>
    <w:rsid w:val="00343D0C"/>
    <w:rsid w:val="00343D68"/>
    <w:rsid w:val="003441B3"/>
    <w:rsid w:val="003448C7"/>
    <w:rsid w:val="00344CF9"/>
    <w:rsid w:val="00345259"/>
    <w:rsid w:val="003455C8"/>
    <w:rsid w:val="003455E6"/>
    <w:rsid w:val="003458E3"/>
    <w:rsid w:val="00345F32"/>
    <w:rsid w:val="00346670"/>
    <w:rsid w:val="00346763"/>
    <w:rsid w:val="003467E9"/>
    <w:rsid w:val="00346887"/>
    <w:rsid w:val="00346960"/>
    <w:rsid w:val="00346AB9"/>
    <w:rsid w:val="00346EC3"/>
    <w:rsid w:val="0034708C"/>
    <w:rsid w:val="00347738"/>
    <w:rsid w:val="00347DE7"/>
    <w:rsid w:val="003500DC"/>
    <w:rsid w:val="003503AD"/>
    <w:rsid w:val="0035040C"/>
    <w:rsid w:val="00350779"/>
    <w:rsid w:val="00350989"/>
    <w:rsid w:val="00350B63"/>
    <w:rsid w:val="00350D42"/>
    <w:rsid w:val="00350EA2"/>
    <w:rsid w:val="003511BD"/>
    <w:rsid w:val="00351AD4"/>
    <w:rsid w:val="00351C76"/>
    <w:rsid w:val="00352348"/>
    <w:rsid w:val="003525F2"/>
    <w:rsid w:val="00353497"/>
    <w:rsid w:val="003538FC"/>
    <w:rsid w:val="00353EF5"/>
    <w:rsid w:val="00354421"/>
    <w:rsid w:val="0035481D"/>
    <w:rsid w:val="00354828"/>
    <w:rsid w:val="003550BD"/>
    <w:rsid w:val="00355283"/>
    <w:rsid w:val="0035538C"/>
    <w:rsid w:val="003556C9"/>
    <w:rsid w:val="00355E53"/>
    <w:rsid w:val="003569FD"/>
    <w:rsid w:val="00356B26"/>
    <w:rsid w:val="00356D70"/>
    <w:rsid w:val="00356EC3"/>
    <w:rsid w:val="00357019"/>
    <w:rsid w:val="003572F7"/>
    <w:rsid w:val="003573D1"/>
    <w:rsid w:val="003575D3"/>
    <w:rsid w:val="00357AA6"/>
    <w:rsid w:val="00357C39"/>
    <w:rsid w:val="00357EC4"/>
    <w:rsid w:val="00360286"/>
    <w:rsid w:val="00360B52"/>
    <w:rsid w:val="00360D18"/>
    <w:rsid w:val="003613CE"/>
    <w:rsid w:val="00361D37"/>
    <w:rsid w:val="00361FF6"/>
    <w:rsid w:val="003627E5"/>
    <w:rsid w:val="0036288B"/>
    <w:rsid w:val="00362A2C"/>
    <w:rsid w:val="00363772"/>
    <w:rsid w:val="003637A8"/>
    <w:rsid w:val="003638B0"/>
    <w:rsid w:val="00363E0A"/>
    <w:rsid w:val="003640CA"/>
    <w:rsid w:val="00364462"/>
    <w:rsid w:val="00364BD3"/>
    <w:rsid w:val="003650B8"/>
    <w:rsid w:val="003654B3"/>
    <w:rsid w:val="003655B3"/>
    <w:rsid w:val="003655E8"/>
    <w:rsid w:val="00365755"/>
    <w:rsid w:val="00365780"/>
    <w:rsid w:val="003659CD"/>
    <w:rsid w:val="0036677D"/>
    <w:rsid w:val="00366F06"/>
    <w:rsid w:val="003672F7"/>
    <w:rsid w:val="003673E8"/>
    <w:rsid w:val="00367433"/>
    <w:rsid w:val="003679BE"/>
    <w:rsid w:val="00367D2B"/>
    <w:rsid w:val="0037030D"/>
    <w:rsid w:val="003704C5"/>
    <w:rsid w:val="003707A5"/>
    <w:rsid w:val="00370936"/>
    <w:rsid w:val="00370B20"/>
    <w:rsid w:val="00370D64"/>
    <w:rsid w:val="003711FB"/>
    <w:rsid w:val="0037143C"/>
    <w:rsid w:val="003715DB"/>
    <w:rsid w:val="00371D3A"/>
    <w:rsid w:val="003720DA"/>
    <w:rsid w:val="00372FD5"/>
    <w:rsid w:val="00373C07"/>
    <w:rsid w:val="00374AFF"/>
    <w:rsid w:val="00374D1F"/>
    <w:rsid w:val="00375183"/>
    <w:rsid w:val="0037547A"/>
    <w:rsid w:val="0037584A"/>
    <w:rsid w:val="00375929"/>
    <w:rsid w:val="00375A1F"/>
    <w:rsid w:val="00375D26"/>
    <w:rsid w:val="0037614A"/>
    <w:rsid w:val="003766BC"/>
    <w:rsid w:val="00376E9E"/>
    <w:rsid w:val="00377EC9"/>
    <w:rsid w:val="00377EFE"/>
    <w:rsid w:val="00380480"/>
    <w:rsid w:val="00380B7E"/>
    <w:rsid w:val="00380DD4"/>
    <w:rsid w:val="003819F9"/>
    <w:rsid w:val="00381DA9"/>
    <w:rsid w:val="00382189"/>
    <w:rsid w:val="0038253C"/>
    <w:rsid w:val="0038262D"/>
    <w:rsid w:val="003830AB"/>
    <w:rsid w:val="003833C5"/>
    <w:rsid w:val="0038373A"/>
    <w:rsid w:val="00383778"/>
    <w:rsid w:val="00383BD7"/>
    <w:rsid w:val="00383D62"/>
    <w:rsid w:val="00383F93"/>
    <w:rsid w:val="00384522"/>
    <w:rsid w:val="00384FD6"/>
    <w:rsid w:val="00385167"/>
    <w:rsid w:val="003852EF"/>
    <w:rsid w:val="003853CC"/>
    <w:rsid w:val="0038590A"/>
    <w:rsid w:val="00385AB2"/>
    <w:rsid w:val="00386038"/>
    <w:rsid w:val="00386094"/>
    <w:rsid w:val="003860F1"/>
    <w:rsid w:val="00386194"/>
    <w:rsid w:val="0038665B"/>
    <w:rsid w:val="00386A55"/>
    <w:rsid w:val="00386A86"/>
    <w:rsid w:val="00386C81"/>
    <w:rsid w:val="0038710F"/>
    <w:rsid w:val="003872A7"/>
    <w:rsid w:val="003902B5"/>
    <w:rsid w:val="003907C8"/>
    <w:rsid w:val="00390935"/>
    <w:rsid w:val="00390AAA"/>
    <w:rsid w:val="00391160"/>
    <w:rsid w:val="00391216"/>
    <w:rsid w:val="003914F8"/>
    <w:rsid w:val="00391BD1"/>
    <w:rsid w:val="00391BDB"/>
    <w:rsid w:val="00391EA7"/>
    <w:rsid w:val="00391FFE"/>
    <w:rsid w:val="00392A73"/>
    <w:rsid w:val="0039341E"/>
    <w:rsid w:val="003937DC"/>
    <w:rsid w:val="00393D28"/>
    <w:rsid w:val="00393ECB"/>
    <w:rsid w:val="00394A99"/>
    <w:rsid w:val="00394CEF"/>
    <w:rsid w:val="00394E39"/>
    <w:rsid w:val="003951BD"/>
    <w:rsid w:val="0039541F"/>
    <w:rsid w:val="00395516"/>
    <w:rsid w:val="003955A4"/>
    <w:rsid w:val="00395A2F"/>
    <w:rsid w:val="00395DCE"/>
    <w:rsid w:val="00395EBB"/>
    <w:rsid w:val="0039636A"/>
    <w:rsid w:val="0039653A"/>
    <w:rsid w:val="003966F6"/>
    <w:rsid w:val="00396707"/>
    <w:rsid w:val="003967D6"/>
    <w:rsid w:val="00396E61"/>
    <w:rsid w:val="003A0413"/>
    <w:rsid w:val="003A080F"/>
    <w:rsid w:val="003A0C2A"/>
    <w:rsid w:val="003A0C3F"/>
    <w:rsid w:val="003A0C98"/>
    <w:rsid w:val="003A13BF"/>
    <w:rsid w:val="003A141D"/>
    <w:rsid w:val="003A16D2"/>
    <w:rsid w:val="003A17FF"/>
    <w:rsid w:val="003A1FF3"/>
    <w:rsid w:val="003A22E9"/>
    <w:rsid w:val="003A252F"/>
    <w:rsid w:val="003A2AC4"/>
    <w:rsid w:val="003A2C76"/>
    <w:rsid w:val="003A2ECA"/>
    <w:rsid w:val="003A3124"/>
    <w:rsid w:val="003A33DE"/>
    <w:rsid w:val="003A353F"/>
    <w:rsid w:val="003A3AA8"/>
    <w:rsid w:val="003A412B"/>
    <w:rsid w:val="003A4411"/>
    <w:rsid w:val="003A45D3"/>
    <w:rsid w:val="003A494E"/>
    <w:rsid w:val="003A51E6"/>
    <w:rsid w:val="003A52E7"/>
    <w:rsid w:val="003A54F8"/>
    <w:rsid w:val="003A56A0"/>
    <w:rsid w:val="003A573C"/>
    <w:rsid w:val="003A5A64"/>
    <w:rsid w:val="003A5C69"/>
    <w:rsid w:val="003A5DEA"/>
    <w:rsid w:val="003A5F08"/>
    <w:rsid w:val="003A5F52"/>
    <w:rsid w:val="003A608E"/>
    <w:rsid w:val="003A63B3"/>
    <w:rsid w:val="003A63F1"/>
    <w:rsid w:val="003A655D"/>
    <w:rsid w:val="003A65A1"/>
    <w:rsid w:val="003A6A0D"/>
    <w:rsid w:val="003A6AD1"/>
    <w:rsid w:val="003A6F79"/>
    <w:rsid w:val="003A7224"/>
    <w:rsid w:val="003A7B00"/>
    <w:rsid w:val="003A7C49"/>
    <w:rsid w:val="003A7F2F"/>
    <w:rsid w:val="003B055F"/>
    <w:rsid w:val="003B0610"/>
    <w:rsid w:val="003B0F79"/>
    <w:rsid w:val="003B10C0"/>
    <w:rsid w:val="003B1534"/>
    <w:rsid w:val="003B192E"/>
    <w:rsid w:val="003B1F4D"/>
    <w:rsid w:val="003B215A"/>
    <w:rsid w:val="003B2304"/>
    <w:rsid w:val="003B252B"/>
    <w:rsid w:val="003B280B"/>
    <w:rsid w:val="003B2A8A"/>
    <w:rsid w:val="003B2AD2"/>
    <w:rsid w:val="003B2FAB"/>
    <w:rsid w:val="003B30BF"/>
    <w:rsid w:val="003B30E1"/>
    <w:rsid w:val="003B3289"/>
    <w:rsid w:val="003B345F"/>
    <w:rsid w:val="003B3E92"/>
    <w:rsid w:val="003B41FD"/>
    <w:rsid w:val="003B461A"/>
    <w:rsid w:val="003B4B73"/>
    <w:rsid w:val="003B4C02"/>
    <w:rsid w:val="003B4C1B"/>
    <w:rsid w:val="003B4D6B"/>
    <w:rsid w:val="003B582F"/>
    <w:rsid w:val="003B59D9"/>
    <w:rsid w:val="003B59F7"/>
    <w:rsid w:val="003B5A33"/>
    <w:rsid w:val="003B5A77"/>
    <w:rsid w:val="003B5CBD"/>
    <w:rsid w:val="003B60F8"/>
    <w:rsid w:val="003B6B1F"/>
    <w:rsid w:val="003B6DB6"/>
    <w:rsid w:val="003B6F1B"/>
    <w:rsid w:val="003B751C"/>
    <w:rsid w:val="003B7734"/>
    <w:rsid w:val="003B7E17"/>
    <w:rsid w:val="003C00DC"/>
    <w:rsid w:val="003C046A"/>
    <w:rsid w:val="003C0482"/>
    <w:rsid w:val="003C0B48"/>
    <w:rsid w:val="003C0D79"/>
    <w:rsid w:val="003C1580"/>
    <w:rsid w:val="003C176F"/>
    <w:rsid w:val="003C1780"/>
    <w:rsid w:val="003C1A3E"/>
    <w:rsid w:val="003C20C4"/>
    <w:rsid w:val="003C28C7"/>
    <w:rsid w:val="003C2935"/>
    <w:rsid w:val="003C29C3"/>
    <w:rsid w:val="003C2D96"/>
    <w:rsid w:val="003C3C1E"/>
    <w:rsid w:val="003C3F7B"/>
    <w:rsid w:val="003C3F90"/>
    <w:rsid w:val="003C4141"/>
    <w:rsid w:val="003C420D"/>
    <w:rsid w:val="003C4339"/>
    <w:rsid w:val="003C49E8"/>
    <w:rsid w:val="003C4A5A"/>
    <w:rsid w:val="003C4D4A"/>
    <w:rsid w:val="003C4D7C"/>
    <w:rsid w:val="003C4E55"/>
    <w:rsid w:val="003C5231"/>
    <w:rsid w:val="003C56AD"/>
    <w:rsid w:val="003C61BB"/>
    <w:rsid w:val="003C6274"/>
    <w:rsid w:val="003C62CA"/>
    <w:rsid w:val="003C68F0"/>
    <w:rsid w:val="003C6939"/>
    <w:rsid w:val="003C6A66"/>
    <w:rsid w:val="003C6D23"/>
    <w:rsid w:val="003C72E1"/>
    <w:rsid w:val="003C7622"/>
    <w:rsid w:val="003C7728"/>
    <w:rsid w:val="003C7977"/>
    <w:rsid w:val="003C7FC3"/>
    <w:rsid w:val="003D0150"/>
    <w:rsid w:val="003D023D"/>
    <w:rsid w:val="003D07E9"/>
    <w:rsid w:val="003D08AB"/>
    <w:rsid w:val="003D0BF2"/>
    <w:rsid w:val="003D0C85"/>
    <w:rsid w:val="003D0DE3"/>
    <w:rsid w:val="003D0E5A"/>
    <w:rsid w:val="003D10BC"/>
    <w:rsid w:val="003D1691"/>
    <w:rsid w:val="003D16EC"/>
    <w:rsid w:val="003D1B0F"/>
    <w:rsid w:val="003D25D9"/>
    <w:rsid w:val="003D28F9"/>
    <w:rsid w:val="003D28FD"/>
    <w:rsid w:val="003D2F2F"/>
    <w:rsid w:val="003D33A4"/>
    <w:rsid w:val="003D375D"/>
    <w:rsid w:val="003D383F"/>
    <w:rsid w:val="003D3CDD"/>
    <w:rsid w:val="003D428B"/>
    <w:rsid w:val="003D4A0E"/>
    <w:rsid w:val="003D4A1A"/>
    <w:rsid w:val="003D4E87"/>
    <w:rsid w:val="003D4EF1"/>
    <w:rsid w:val="003D5089"/>
    <w:rsid w:val="003D5150"/>
    <w:rsid w:val="003D51F0"/>
    <w:rsid w:val="003D5221"/>
    <w:rsid w:val="003D573F"/>
    <w:rsid w:val="003D58B1"/>
    <w:rsid w:val="003D59B2"/>
    <w:rsid w:val="003D5D1E"/>
    <w:rsid w:val="003D637F"/>
    <w:rsid w:val="003D6486"/>
    <w:rsid w:val="003D659E"/>
    <w:rsid w:val="003D6CF0"/>
    <w:rsid w:val="003D70BC"/>
    <w:rsid w:val="003D71C9"/>
    <w:rsid w:val="003D72FC"/>
    <w:rsid w:val="003D7A6E"/>
    <w:rsid w:val="003D7D32"/>
    <w:rsid w:val="003E03CB"/>
    <w:rsid w:val="003E04A8"/>
    <w:rsid w:val="003E06B9"/>
    <w:rsid w:val="003E0969"/>
    <w:rsid w:val="003E0F05"/>
    <w:rsid w:val="003E1346"/>
    <w:rsid w:val="003E1615"/>
    <w:rsid w:val="003E1C9F"/>
    <w:rsid w:val="003E2267"/>
    <w:rsid w:val="003E25A4"/>
    <w:rsid w:val="003E27D1"/>
    <w:rsid w:val="003E2857"/>
    <w:rsid w:val="003E2996"/>
    <w:rsid w:val="003E2A37"/>
    <w:rsid w:val="003E2B21"/>
    <w:rsid w:val="003E2CFE"/>
    <w:rsid w:val="003E301A"/>
    <w:rsid w:val="003E3238"/>
    <w:rsid w:val="003E3A11"/>
    <w:rsid w:val="003E3AD6"/>
    <w:rsid w:val="003E412B"/>
    <w:rsid w:val="003E425E"/>
    <w:rsid w:val="003E43EE"/>
    <w:rsid w:val="003E46E5"/>
    <w:rsid w:val="003E48A0"/>
    <w:rsid w:val="003E496C"/>
    <w:rsid w:val="003E5528"/>
    <w:rsid w:val="003E566A"/>
    <w:rsid w:val="003E5C61"/>
    <w:rsid w:val="003E600E"/>
    <w:rsid w:val="003E6061"/>
    <w:rsid w:val="003E6C9C"/>
    <w:rsid w:val="003E739A"/>
    <w:rsid w:val="003E758B"/>
    <w:rsid w:val="003E7671"/>
    <w:rsid w:val="003E7F01"/>
    <w:rsid w:val="003E7F14"/>
    <w:rsid w:val="003F0637"/>
    <w:rsid w:val="003F072C"/>
    <w:rsid w:val="003F08B8"/>
    <w:rsid w:val="003F0E90"/>
    <w:rsid w:val="003F0EF7"/>
    <w:rsid w:val="003F1877"/>
    <w:rsid w:val="003F1F5C"/>
    <w:rsid w:val="003F2827"/>
    <w:rsid w:val="003F2BCE"/>
    <w:rsid w:val="003F2D5B"/>
    <w:rsid w:val="003F374D"/>
    <w:rsid w:val="003F40FB"/>
    <w:rsid w:val="003F491E"/>
    <w:rsid w:val="003F4D5D"/>
    <w:rsid w:val="003F4DC2"/>
    <w:rsid w:val="003F4E43"/>
    <w:rsid w:val="003F4E67"/>
    <w:rsid w:val="003F54E3"/>
    <w:rsid w:val="003F56E9"/>
    <w:rsid w:val="003F6398"/>
    <w:rsid w:val="003F6D86"/>
    <w:rsid w:val="003F6E05"/>
    <w:rsid w:val="003F6E14"/>
    <w:rsid w:val="003F6E7C"/>
    <w:rsid w:val="003F6E98"/>
    <w:rsid w:val="003F71DC"/>
    <w:rsid w:val="0040046B"/>
    <w:rsid w:val="0040054B"/>
    <w:rsid w:val="004005A3"/>
    <w:rsid w:val="004008A7"/>
    <w:rsid w:val="004008FC"/>
    <w:rsid w:val="00400AB2"/>
    <w:rsid w:val="00400CA2"/>
    <w:rsid w:val="00400D18"/>
    <w:rsid w:val="00400E79"/>
    <w:rsid w:val="00401436"/>
    <w:rsid w:val="004016BE"/>
    <w:rsid w:val="004016D7"/>
    <w:rsid w:val="004018FF"/>
    <w:rsid w:val="00401B70"/>
    <w:rsid w:val="00401F6C"/>
    <w:rsid w:val="00402422"/>
    <w:rsid w:val="00402B0E"/>
    <w:rsid w:val="00402CEB"/>
    <w:rsid w:val="0040395B"/>
    <w:rsid w:val="00403973"/>
    <w:rsid w:val="00403A99"/>
    <w:rsid w:val="00403DBA"/>
    <w:rsid w:val="004049AD"/>
    <w:rsid w:val="00404CBE"/>
    <w:rsid w:val="00404E6C"/>
    <w:rsid w:val="00405039"/>
    <w:rsid w:val="00405DB9"/>
    <w:rsid w:val="0040663E"/>
    <w:rsid w:val="004066AD"/>
    <w:rsid w:val="00406AD8"/>
    <w:rsid w:val="00406D5F"/>
    <w:rsid w:val="004074B2"/>
    <w:rsid w:val="00407D50"/>
    <w:rsid w:val="00407DC8"/>
    <w:rsid w:val="0041002E"/>
    <w:rsid w:val="004101FE"/>
    <w:rsid w:val="004102CF"/>
    <w:rsid w:val="00410B54"/>
    <w:rsid w:val="00410E1D"/>
    <w:rsid w:val="00410F42"/>
    <w:rsid w:val="00410F8B"/>
    <w:rsid w:val="004116DC"/>
    <w:rsid w:val="004121E1"/>
    <w:rsid w:val="004127BA"/>
    <w:rsid w:val="00412F63"/>
    <w:rsid w:val="004130F0"/>
    <w:rsid w:val="0041343D"/>
    <w:rsid w:val="004134FC"/>
    <w:rsid w:val="0041356E"/>
    <w:rsid w:val="00413588"/>
    <w:rsid w:val="004135DE"/>
    <w:rsid w:val="0041377F"/>
    <w:rsid w:val="00413B0C"/>
    <w:rsid w:val="00413B4B"/>
    <w:rsid w:val="00413DEE"/>
    <w:rsid w:val="0041414A"/>
    <w:rsid w:val="0041430C"/>
    <w:rsid w:val="00414496"/>
    <w:rsid w:val="004146F2"/>
    <w:rsid w:val="00414E20"/>
    <w:rsid w:val="00414E47"/>
    <w:rsid w:val="00414EE2"/>
    <w:rsid w:val="00415809"/>
    <w:rsid w:val="00415EFB"/>
    <w:rsid w:val="00415FD7"/>
    <w:rsid w:val="00416E11"/>
    <w:rsid w:val="00416FE8"/>
    <w:rsid w:val="00417045"/>
    <w:rsid w:val="004170AF"/>
    <w:rsid w:val="0041737C"/>
    <w:rsid w:val="004178B2"/>
    <w:rsid w:val="004179AF"/>
    <w:rsid w:val="00417C10"/>
    <w:rsid w:val="00417C37"/>
    <w:rsid w:val="00420274"/>
    <w:rsid w:val="00420A16"/>
    <w:rsid w:val="00420A68"/>
    <w:rsid w:val="00420ABF"/>
    <w:rsid w:val="00420DB1"/>
    <w:rsid w:val="00420F91"/>
    <w:rsid w:val="004210E5"/>
    <w:rsid w:val="00421460"/>
    <w:rsid w:val="004215A8"/>
    <w:rsid w:val="00421E5C"/>
    <w:rsid w:val="004220CB"/>
    <w:rsid w:val="0042229F"/>
    <w:rsid w:val="00422652"/>
    <w:rsid w:val="004228F2"/>
    <w:rsid w:val="00422A9C"/>
    <w:rsid w:val="00422AB4"/>
    <w:rsid w:val="00422F05"/>
    <w:rsid w:val="0042317B"/>
    <w:rsid w:val="00423525"/>
    <w:rsid w:val="004238F0"/>
    <w:rsid w:val="004238F1"/>
    <w:rsid w:val="00423A1C"/>
    <w:rsid w:val="00423B79"/>
    <w:rsid w:val="00423C73"/>
    <w:rsid w:val="00423CD2"/>
    <w:rsid w:val="00423E59"/>
    <w:rsid w:val="004246CE"/>
    <w:rsid w:val="00424A5E"/>
    <w:rsid w:val="00424E1A"/>
    <w:rsid w:val="00424FB1"/>
    <w:rsid w:val="00425506"/>
    <w:rsid w:val="004256F0"/>
    <w:rsid w:val="00425B90"/>
    <w:rsid w:val="00425D93"/>
    <w:rsid w:val="0042626F"/>
    <w:rsid w:val="00426635"/>
    <w:rsid w:val="00426739"/>
    <w:rsid w:val="004268ED"/>
    <w:rsid w:val="0042708E"/>
    <w:rsid w:val="00427171"/>
    <w:rsid w:val="0042757E"/>
    <w:rsid w:val="0042775C"/>
    <w:rsid w:val="004278DD"/>
    <w:rsid w:val="00427D96"/>
    <w:rsid w:val="00427E59"/>
    <w:rsid w:val="004306D2"/>
    <w:rsid w:val="00430ABA"/>
    <w:rsid w:val="00430E80"/>
    <w:rsid w:val="004315D4"/>
    <w:rsid w:val="00431C7D"/>
    <w:rsid w:val="00431F8F"/>
    <w:rsid w:val="004321EF"/>
    <w:rsid w:val="0043230A"/>
    <w:rsid w:val="00432B01"/>
    <w:rsid w:val="004330C8"/>
    <w:rsid w:val="004332DB"/>
    <w:rsid w:val="0043364C"/>
    <w:rsid w:val="004338B0"/>
    <w:rsid w:val="004339E3"/>
    <w:rsid w:val="004339FB"/>
    <w:rsid w:val="00433A46"/>
    <w:rsid w:val="00433BA8"/>
    <w:rsid w:val="00433FBB"/>
    <w:rsid w:val="00434009"/>
    <w:rsid w:val="004343EE"/>
    <w:rsid w:val="00434481"/>
    <w:rsid w:val="00434E8B"/>
    <w:rsid w:val="0043502A"/>
    <w:rsid w:val="00435032"/>
    <w:rsid w:val="004352BA"/>
    <w:rsid w:val="0043558D"/>
    <w:rsid w:val="004356A5"/>
    <w:rsid w:val="0043595A"/>
    <w:rsid w:val="00436603"/>
    <w:rsid w:val="004368AB"/>
    <w:rsid w:val="00436B1B"/>
    <w:rsid w:val="00436B3D"/>
    <w:rsid w:val="00436E1F"/>
    <w:rsid w:val="00436F3E"/>
    <w:rsid w:val="004375E0"/>
    <w:rsid w:val="00437692"/>
    <w:rsid w:val="00437740"/>
    <w:rsid w:val="0043798F"/>
    <w:rsid w:val="00437B4C"/>
    <w:rsid w:val="00437CE9"/>
    <w:rsid w:val="0044035B"/>
    <w:rsid w:val="004404C1"/>
    <w:rsid w:val="00440E1C"/>
    <w:rsid w:val="00440EFA"/>
    <w:rsid w:val="004415C6"/>
    <w:rsid w:val="0044162D"/>
    <w:rsid w:val="00441682"/>
    <w:rsid w:val="004417A4"/>
    <w:rsid w:val="00441C0B"/>
    <w:rsid w:val="00441F29"/>
    <w:rsid w:val="004426B3"/>
    <w:rsid w:val="00442AF9"/>
    <w:rsid w:val="00442C06"/>
    <w:rsid w:val="00443764"/>
    <w:rsid w:val="00444003"/>
    <w:rsid w:val="0044401C"/>
    <w:rsid w:val="004446E2"/>
    <w:rsid w:val="004447CD"/>
    <w:rsid w:val="00444AFC"/>
    <w:rsid w:val="00444E30"/>
    <w:rsid w:val="00444E77"/>
    <w:rsid w:val="0044517C"/>
    <w:rsid w:val="004451B4"/>
    <w:rsid w:val="004455D2"/>
    <w:rsid w:val="004459E9"/>
    <w:rsid w:val="00445A13"/>
    <w:rsid w:val="00445ABA"/>
    <w:rsid w:val="00445C1C"/>
    <w:rsid w:val="00445F8E"/>
    <w:rsid w:val="00446504"/>
    <w:rsid w:val="0044660D"/>
    <w:rsid w:val="00446C42"/>
    <w:rsid w:val="00446DC4"/>
    <w:rsid w:val="00447755"/>
    <w:rsid w:val="004479B1"/>
    <w:rsid w:val="00447F0C"/>
    <w:rsid w:val="00450406"/>
    <w:rsid w:val="00450AA6"/>
    <w:rsid w:val="00450EA3"/>
    <w:rsid w:val="0045103D"/>
    <w:rsid w:val="00451233"/>
    <w:rsid w:val="004512B6"/>
    <w:rsid w:val="00451467"/>
    <w:rsid w:val="004514D1"/>
    <w:rsid w:val="00452402"/>
    <w:rsid w:val="0045290D"/>
    <w:rsid w:val="00452962"/>
    <w:rsid w:val="004531A0"/>
    <w:rsid w:val="004533AE"/>
    <w:rsid w:val="004535E3"/>
    <w:rsid w:val="00453877"/>
    <w:rsid w:val="004538D8"/>
    <w:rsid w:val="004539B5"/>
    <w:rsid w:val="004539FD"/>
    <w:rsid w:val="00454053"/>
    <w:rsid w:val="004543DA"/>
    <w:rsid w:val="004545D3"/>
    <w:rsid w:val="00454633"/>
    <w:rsid w:val="004547D9"/>
    <w:rsid w:val="00455AE6"/>
    <w:rsid w:val="00455BF9"/>
    <w:rsid w:val="00455C5E"/>
    <w:rsid w:val="00456391"/>
    <w:rsid w:val="00456A5F"/>
    <w:rsid w:val="00456C22"/>
    <w:rsid w:val="004572BE"/>
    <w:rsid w:val="0045772D"/>
    <w:rsid w:val="00457E04"/>
    <w:rsid w:val="004603B0"/>
    <w:rsid w:val="00460434"/>
    <w:rsid w:val="004606D1"/>
    <w:rsid w:val="00460C8F"/>
    <w:rsid w:val="00460F47"/>
    <w:rsid w:val="004619A8"/>
    <w:rsid w:val="00461ADD"/>
    <w:rsid w:val="00461B89"/>
    <w:rsid w:val="00461EBA"/>
    <w:rsid w:val="0046215B"/>
    <w:rsid w:val="0046230F"/>
    <w:rsid w:val="00462852"/>
    <w:rsid w:val="00462A04"/>
    <w:rsid w:val="00462D29"/>
    <w:rsid w:val="00463123"/>
    <w:rsid w:val="0046325A"/>
    <w:rsid w:val="00463BD3"/>
    <w:rsid w:val="00463E5D"/>
    <w:rsid w:val="004645E0"/>
    <w:rsid w:val="004645F8"/>
    <w:rsid w:val="0046461F"/>
    <w:rsid w:val="00464738"/>
    <w:rsid w:val="00464A43"/>
    <w:rsid w:val="00464BB4"/>
    <w:rsid w:val="004653C9"/>
    <w:rsid w:val="00465422"/>
    <w:rsid w:val="00465918"/>
    <w:rsid w:val="00465A50"/>
    <w:rsid w:val="00465B06"/>
    <w:rsid w:val="00465E0D"/>
    <w:rsid w:val="00465EBF"/>
    <w:rsid w:val="004661A8"/>
    <w:rsid w:val="00466335"/>
    <w:rsid w:val="004665C2"/>
    <w:rsid w:val="0046662D"/>
    <w:rsid w:val="004668C4"/>
    <w:rsid w:val="00466A32"/>
    <w:rsid w:val="00467359"/>
    <w:rsid w:val="00467441"/>
    <w:rsid w:val="00467A19"/>
    <w:rsid w:val="00470AEE"/>
    <w:rsid w:val="00470CAA"/>
    <w:rsid w:val="004710C8"/>
    <w:rsid w:val="00471174"/>
    <w:rsid w:val="0047132C"/>
    <w:rsid w:val="00471564"/>
    <w:rsid w:val="00471B56"/>
    <w:rsid w:val="00471FE7"/>
    <w:rsid w:val="00472246"/>
    <w:rsid w:val="0047245F"/>
    <w:rsid w:val="004725B7"/>
    <w:rsid w:val="004728FC"/>
    <w:rsid w:val="004729BE"/>
    <w:rsid w:val="00472BB7"/>
    <w:rsid w:val="00472D66"/>
    <w:rsid w:val="00472FB3"/>
    <w:rsid w:val="0047349C"/>
    <w:rsid w:val="004737F5"/>
    <w:rsid w:val="00473936"/>
    <w:rsid w:val="00474110"/>
    <w:rsid w:val="00474CE4"/>
    <w:rsid w:val="00474F51"/>
    <w:rsid w:val="00475107"/>
    <w:rsid w:val="00475224"/>
    <w:rsid w:val="00475283"/>
    <w:rsid w:val="004758A2"/>
    <w:rsid w:val="004758EB"/>
    <w:rsid w:val="00475A94"/>
    <w:rsid w:val="004760A1"/>
    <w:rsid w:val="004762C9"/>
    <w:rsid w:val="0047630C"/>
    <w:rsid w:val="00476350"/>
    <w:rsid w:val="00476A1C"/>
    <w:rsid w:val="00476B33"/>
    <w:rsid w:val="00477586"/>
    <w:rsid w:val="004779D5"/>
    <w:rsid w:val="004779FA"/>
    <w:rsid w:val="00480067"/>
    <w:rsid w:val="0048010A"/>
    <w:rsid w:val="004801B6"/>
    <w:rsid w:val="00480635"/>
    <w:rsid w:val="0048068C"/>
    <w:rsid w:val="00480848"/>
    <w:rsid w:val="00480DDD"/>
    <w:rsid w:val="0048137B"/>
    <w:rsid w:val="00481C2B"/>
    <w:rsid w:val="00481DBB"/>
    <w:rsid w:val="00481F15"/>
    <w:rsid w:val="00482DD0"/>
    <w:rsid w:val="00482F74"/>
    <w:rsid w:val="00483114"/>
    <w:rsid w:val="004832AF"/>
    <w:rsid w:val="004833DD"/>
    <w:rsid w:val="004834EE"/>
    <w:rsid w:val="00483630"/>
    <w:rsid w:val="00483B11"/>
    <w:rsid w:val="00483D30"/>
    <w:rsid w:val="00483FD4"/>
    <w:rsid w:val="00484088"/>
    <w:rsid w:val="00484216"/>
    <w:rsid w:val="00484C42"/>
    <w:rsid w:val="00484D81"/>
    <w:rsid w:val="00485267"/>
    <w:rsid w:val="00485FD4"/>
    <w:rsid w:val="00485FE0"/>
    <w:rsid w:val="00486DC3"/>
    <w:rsid w:val="00486FF2"/>
    <w:rsid w:val="0048788D"/>
    <w:rsid w:val="00487BAD"/>
    <w:rsid w:val="00490053"/>
    <w:rsid w:val="004900BC"/>
    <w:rsid w:val="004902D7"/>
    <w:rsid w:val="00490306"/>
    <w:rsid w:val="004903CF"/>
    <w:rsid w:val="004903E4"/>
    <w:rsid w:val="0049048A"/>
    <w:rsid w:val="00490935"/>
    <w:rsid w:val="00490A5D"/>
    <w:rsid w:val="00490B4C"/>
    <w:rsid w:val="0049108A"/>
    <w:rsid w:val="00491296"/>
    <w:rsid w:val="004913F3"/>
    <w:rsid w:val="00491808"/>
    <w:rsid w:val="00491D3C"/>
    <w:rsid w:val="00491D71"/>
    <w:rsid w:val="004921BF"/>
    <w:rsid w:val="00492401"/>
    <w:rsid w:val="0049259C"/>
    <w:rsid w:val="004927BD"/>
    <w:rsid w:val="00492B42"/>
    <w:rsid w:val="00492DD9"/>
    <w:rsid w:val="00492ED5"/>
    <w:rsid w:val="00492F59"/>
    <w:rsid w:val="0049306F"/>
    <w:rsid w:val="004932B8"/>
    <w:rsid w:val="00493763"/>
    <w:rsid w:val="00493A63"/>
    <w:rsid w:val="00493A6B"/>
    <w:rsid w:val="00493CB2"/>
    <w:rsid w:val="0049417E"/>
    <w:rsid w:val="0049498B"/>
    <w:rsid w:val="00494DA7"/>
    <w:rsid w:val="0049548A"/>
    <w:rsid w:val="0049571E"/>
    <w:rsid w:val="00495984"/>
    <w:rsid w:val="00495AEF"/>
    <w:rsid w:val="00495C26"/>
    <w:rsid w:val="004979AA"/>
    <w:rsid w:val="00497ACD"/>
    <w:rsid w:val="00497C57"/>
    <w:rsid w:val="004A0956"/>
    <w:rsid w:val="004A0A57"/>
    <w:rsid w:val="004A1451"/>
    <w:rsid w:val="004A1496"/>
    <w:rsid w:val="004A15C2"/>
    <w:rsid w:val="004A1624"/>
    <w:rsid w:val="004A16A5"/>
    <w:rsid w:val="004A16DE"/>
    <w:rsid w:val="004A1A87"/>
    <w:rsid w:val="004A1D5A"/>
    <w:rsid w:val="004A1DA8"/>
    <w:rsid w:val="004A240F"/>
    <w:rsid w:val="004A2677"/>
    <w:rsid w:val="004A2750"/>
    <w:rsid w:val="004A2A0F"/>
    <w:rsid w:val="004A2A99"/>
    <w:rsid w:val="004A2DE0"/>
    <w:rsid w:val="004A2E24"/>
    <w:rsid w:val="004A3461"/>
    <w:rsid w:val="004A3483"/>
    <w:rsid w:val="004A36F1"/>
    <w:rsid w:val="004A397B"/>
    <w:rsid w:val="004A42C2"/>
    <w:rsid w:val="004A4574"/>
    <w:rsid w:val="004A4C8E"/>
    <w:rsid w:val="004A4D58"/>
    <w:rsid w:val="004A4F83"/>
    <w:rsid w:val="004A545E"/>
    <w:rsid w:val="004A5467"/>
    <w:rsid w:val="004A57C4"/>
    <w:rsid w:val="004A59E2"/>
    <w:rsid w:val="004A5CB1"/>
    <w:rsid w:val="004A61CB"/>
    <w:rsid w:val="004A6B1C"/>
    <w:rsid w:val="004A6C85"/>
    <w:rsid w:val="004A6F8F"/>
    <w:rsid w:val="004A70F8"/>
    <w:rsid w:val="004A7958"/>
    <w:rsid w:val="004A7D62"/>
    <w:rsid w:val="004B0351"/>
    <w:rsid w:val="004B0974"/>
    <w:rsid w:val="004B09A0"/>
    <w:rsid w:val="004B0F6B"/>
    <w:rsid w:val="004B1364"/>
    <w:rsid w:val="004B1406"/>
    <w:rsid w:val="004B16F3"/>
    <w:rsid w:val="004B17EB"/>
    <w:rsid w:val="004B187C"/>
    <w:rsid w:val="004B1BC1"/>
    <w:rsid w:val="004B1BD0"/>
    <w:rsid w:val="004B2E80"/>
    <w:rsid w:val="004B2FDB"/>
    <w:rsid w:val="004B309B"/>
    <w:rsid w:val="004B341E"/>
    <w:rsid w:val="004B38BE"/>
    <w:rsid w:val="004B3DB5"/>
    <w:rsid w:val="004B41AF"/>
    <w:rsid w:val="004B4271"/>
    <w:rsid w:val="004B43CD"/>
    <w:rsid w:val="004B4908"/>
    <w:rsid w:val="004B4AA9"/>
    <w:rsid w:val="004B4F36"/>
    <w:rsid w:val="004B50D3"/>
    <w:rsid w:val="004B558D"/>
    <w:rsid w:val="004B5866"/>
    <w:rsid w:val="004B597A"/>
    <w:rsid w:val="004B5D85"/>
    <w:rsid w:val="004B5F62"/>
    <w:rsid w:val="004B6070"/>
    <w:rsid w:val="004B6546"/>
    <w:rsid w:val="004B65A6"/>
    <w:rsid w:val="004B69C6"/>
    <w:rsid w:val="004B7340"/>
    <w:rsid w:val="004B7993"/>
    <w:rsid w:val="004B7EBE"/>
    <w:rsid w:val="004B7F72"/>
    <w:rsid w:val="004C02C6"/>
    <w:rsid w:val="004C06B3"/>
    <w:rsid w:val="004C0711"/>
    <w:rsid w:val="004C07C2"/>
    <w:rsid w:val="004C146C"/>
    <w:rsid w:val="004C1880"/>
    <w:rsid w:val="004C1DFE"/>
    <w:rsid w:val="004C1E4B"/>
    <w:rsid w:val="004C1EE4"/>
    <w:rsid w:val="004C2CED"/>
    <w:rsid w:val="004C31A1"/>
    <w:rsid w:val="004C31A7"/>
    <w:rsid w:val="004C36AD"/>
    <w:rsid w:val="004C39A3"/>
    <w:rsid w:val="004C3C5C"/>
    <w:rsid w:val="004C4438"/>
    <w:rsid w:val="004C4569"/>
    <w:rsid w:val="004C47D8"/>
    <w:rsid w:val="004C4DD7"/>
    <w:rsid w:val="004C4DE6"/>
    <w:rsid w:val="004C52A9"/>
    <w:rsid w:val="004C59F5"/>
    <w:rsid w:val="004C5A46"/>
    <w:rsid w:val="004C5BDA"/>
    <w:rsid w:val="004C5C3E"/>
    <w:rsid w:val="004C7446"/>
    <w:rsid w:val="004C7B4F"/>
    <w:rsid w:val="004C7BBB"/>
    <w:rsid w:val="004D079F"/>
    <w:rsid w:val="004D07BF"/>
    <w:rsid w:val="004D08E9"/>
    <w:rsid w:val="004D1055"/>
    <w:rsid w:val="004D117B"/>
    <w:rsid w:val="004D1575"/>
    <w:rsid w:val="004D17FC"/>
    <w:rsid w:val="004D19E2"/>
    <w:rsid w:val="004D1B1D"/>
    <w:rsid w:val="004D1D0E"/>
    <w:rsid w:val="004D1D3B"/>
    <w:rsid w:val="004D2174"/>
    <w:rsid w:val="004D288C"/>
    <w:rsid w:val="004D28DD"/>
    <w:rsid w:val="004D2F07"/>
    <w:rsid w:val="004D2F24"/>
    <w:rsid w:val="004D329E"/>
    <w:rsid w:val="004D3795"/>
    <w:rsid w:val="004D381C"/>
    <w:rsid w:val="004D3B8C"/>
    <w:rsid w:val="004D3BA1"/>
    <w:rsid w:val="004D3DD8"/>
    <w:rsid w:val="004D3DDB"/>
    <w:rsid w:val="004D401A"/>
    <w:rsid w:val="004D45E5"/>
    <w:rsid w:val="004D4A22"/>
    <w:rsid w:val="004D4DC5"/>
    <w:rsid w:val="004D50FA"/>
    <w:rsid w:val="004D54D2"/>
    <w:rsid w:val="004D559C"/>
    <w:rsid w:val="004D5673"/>
    <w:rsid w:val="004D5A37"/>
    <w:rsid w:val="004D5C0A"/>
    <w:rsid w:val="004D5D1D"/>
    <w:rsid w:val="004D62B7"/>
    <w:rsid w:val="004D6B5D"/>
    <w:rsid w:val="004D6F2A"/>
    <w:rsid w:val="004D6FD7"/>
    <w:rsid w:val="004D709F"/>
    <w:rsid w:val="004D721F"/>
    <w:rsid w:val="004D73F1"/>
    <w:rsid w:val="004D7EE1"/>
    <w:rsid w:val="004E02C8"/>
    <w:rsid w:val="004E0BD8"/>
    <w:rsid w:val="004E18CB"/>
    <w:rsid w:val="004E1CBB"/>
    <w:rsid w:val="004E21A3"/>
    <w:rsid w:val="004E2376"/>
    <w:rsid w:val="004E23B0"/>
    <w:rsid w:val="004E2C2A"/>
    <w:rsid w:val="004E2CDA"/>
    <w:rsid w:val="004E2CE7"/>
    <w:rsid w:val="004E31F9"/>
    <w:rsid w:val="004E396A"/>
    <w:rsid w:val="004E397C"/>
    <w:rsid w:val="004E3E0D"/>
    <w:rsid w:val="004E3F39"/>
    <w:rsid w:val="004E42DA"/>
    <w:rsid w:val="004E43D9"/>
    <w:rsid w:val="004E480F"/>
    <w:rsid w:val="004E4CC5"/>
    <w:rsid w:val="004E4CF7"/>
    <w:rsid w:val="004E5AC8"/>
    <w:rsid w:val="004E5B8C"/>
    <w:rsid w:val="004E5F4C"/>
    <w:rsid w:val="004E63B1"/>
    <w:rsid w:val="004E6940"/>
    <w:rsid w:val="004E6D7C"/>
    <w:rsid w:val="004E6DC0"/>
    <w:rsid w:val="004E714E"/>
    <w:rsid w:val="004E7577"/>
    <w:rsid w:val="004E7720"/>
    <w:rsid w:val="004E7D5A"/>
    <w:rsid w:val="004F0249"/>
    <w:rsid w:val="004F02BA"/>
    <w:rsid w:val="004F04DA"/>
    <w:rsid w:val="004F0D7A"/>
    <w:rsid w:val="004F0DF5"/>
    <w:rsid w:val="004F1370"/>
    <w:rsid w:val="004F199E"/>
    <w:rsid w:val="004F1EA9"/>
    <w:rsid w:val="004F1F5F"/>
    <w:rsid w:val="004F20C6"/>
    <w:rsid w:val="004F22BE"/>
    <w:rsid w:val="004F2BEA"/>
    <w:rsid w:val="004F3672"/>
    <w:rsid w:val="004F3792"/>
    <w:rsid w:val="004F39FF"/>
    <w:rsid w:val="004F3BF3"/>
    <w:rsid w:val="004F3C29"/>
    <w:rsid w:val="004F3FEC"/>
    <w:rsid w:val="004F4471"/>
    <w:rsid w:val="004F491C"/>
    <w:rsid w:val="004F4D3C"/>
    <w:rsid w:val="004F512E"/>
    <w:rsid w:val="004F5219"/>
    <w:rsid w:val="004F5220"/>
    <w:rsid w:val="004F52C3"/>
    <w:rsid w:val="004F54D8"/>
    <w:rsid w:val="004F5694"/>
    <w:rsid w:val="004F5BBB"/>
    <w:rsid w:val="004F6183"/>
    <w:rsid w:val="004F695D"/>
    <w:rsid w:val="004F6AB6"/>
    <w:rsid w:val="004F6F23"/>
    <w:rsid w:val="004F7149"/>
    <w:rsid w:val="004F74F2"/>
    <w:rsid w:val="004F7668"/>
    <w:rsid w:val="004F76C1"/>
    <w:rsid w:val="004F76FF"/>
    <w:rsid w:val="004F7999"/>
    <w:rsid w:val="004F7B86"/>
    <w:rsid w:val="004F7E6E"/>
    <w:rsid w:val="00500143"/>
    <w:rsid w:val="005001CA"/>
    <w:rsid w:val="00500391"/>
    <w:rsid w:val="00500629"/>
    <w:rsid w:val="00500A53"/>
    <w:rsid w:val="00500C5D"/>
    <w:rsid w:val="00500CB2"/>
    <w:rsid w:val="00500D1B"/>
    <w:rsid w:val="00500D3D"/>
    <w:rsid w:val="005013F9"/>
    <w:rsid w:val="005017C7"/>
    <w:rsid w:val="0050184B"/>
    <w:rsid w:val="00501944"/>
    <w:rsid w:val="00501E45"/>
    <w:rsid w:val="00502454"/>
    <w:rsid w:val="00502490"/>
    <w:rsid w:val="00502C7D"/>
    <w:rsid w:val="00502E04"/>
    <w:rsid w:val="005035A8"/>
    <w:rsid w:val="00503E4C"/>
    <w:rsid w:val="00503FBD"/>
    <w:rsid w:val="00504F49"/>
    <w:rsid w:val="0050516C"/>
    <w:rsid w:val="005051F6"/>
    <w:rsid w:val="00505304"/>
    <w:rsid w:val="005054EC"/>
    <w:rsid w:val="00505518"/>
    <w:rsid w:val="0050599C"/>
    <w:rsid w:val="00505D89"/>
    <w:rsid w:val="00505EA9"/>
    <w:rsid w:val="00505FA5"/>
    <w:rsid w:val="00506332"/>
    <w:rsid w:val="00506553"/>
    <w:rsid w:val="0050677C"/>
    <w:rsid w:val="005067A1"/>
    <w:rsid w:val="0050680C"/>
    <w:rsid w:val="00506994"/>
    <w:rsid w:val="00506A75"/>
    <w:rsid w:val="00506C99"/>
    <w:rsid w:val="00507244"/>
    <w:rsid w:val="00507975"/>
    <w:rsid w:val="00507B47"/>
    <w:rsid w:val="00507D47"/>
    <w:rsid w:val="00507F4A"/>
    <w:rsid w:val="0051025F"/>
    <w:rsid w:val="005107D0"/>
    <w:rsid w:val="00510C6E"/>
    <w:rsid w:val="00510F6D"/>
    <w:rsid w:val="005112AF"/>
    <w:rsid w:val="005118C2"/>
    <w:rsid w:val="00511DCE"/>
    <w:rsid w:val="00512349"/>
    <w:rsid w:val="00512494"/>
    <w:rsid w:val="00512557"/>
    <w:rsid w:val="0051256C"/>
    <w:rsid w:val="005126F5"/>
    <w:rsid w:val="00512B11"/>
    <w:rsid w:val="00512D60"/>
    <w:rsid w:val="00513575"/>
    <w:rsid w:val="00513597"/>
    <w:rsid w:val="005136D6"/>
    <w:rsid w:val="00513716"/>
    <w:rsid w:val="005139F0"/>
    <w:rsid w:val="00513A05"/>
    <w:rsid w:val="00513BC9"/>
    <w:rsid w:val="00513D98"/>
    <w:rsid w:val="005143F8"/>
    <w:rsid w:val="00514AC0"/>
    <w:rsid w:val="00514C66"/>
    <w:rsid w:val="00515205"/>
    <w:rsid w:val="00515460"/>
    <w:rsid w:val="005155F2"/>
    <w:rsid w:val="00515E9C"/>
    <w:rsid w:val="00516164"/>
    <w:rsid w:val="005163A3"/>
    <w:rsid w:val="00516966"/>
    <w:rsid w:val="00516AF6"/>
    <w:rsid w:val="00516F6F"/>
    <w:rsid w:val="00516FA4"/>
    <w:rsid w:val="005172CA"/>
    <w:rsid w:val="00517825"/>
    <w:rsid w:val="00517B75"/>
    <w:rsid w:val="00517CCD"/>
    <w:rsid w:val="00517DA2"/>
    <w:rsid w:val="00517E70"/>
    <w:rsid w:val="00520171"/>
    <w:rsid w:val="005201D6"/>
    <w:rsid w:val="005206F1"/>
    <w:rsid w:val="005207FF"/>
    <w:rsid w:val="005208E5"/>
    <w:rsid w:val="00521221"/>
    <w:rsid w:val="00521D0C"/>
    <w:rsid w:val="00521ED6"/>
    <w:rsid w:val="00521F55"/>
    <w:rsid w:val="00522396"/>
    <w:rsid w:val="00522459"/>
    <w:rsid w:val="00522829"/>
    <w:rsid w:val="005228E0"/>
    <w:rsid w:val="005228EC"/>
    <w:rsid w:val="00522A8A"/>
    <w:rsid w:val="00522B56"/>
    <w:rsid w:val="00522CB0"/>
    <w:rsid w:val="00522CB9"/>
    <w:rsid w:val="00522CC3"/>
    <w:rsid w:val="00522D5C"/>
    <w:rsid w:val="005230B4"/>
    <w:rsid w:val="005231B7"/>
    <w:rsid w:val="00523232"/>
    <w:rsid w:val="00523382"/>
    <w:rsid w:val="00523613"/>
    <w:rsid w:val="00523F9A"/>
    <w:rsid w:val="00523FA2"/>
    <w:rsid w:val="00523FBC"/>
    <w:rsid w:val="00523FCE"/>
    <w:rsid w:val="00524199"/>
    <w:rsid w:val="005248DC"/>
    <w:rsid w:val="005258BC"/>
    <w:rsid w:val="005267A8"/>
    <w:rsid w:val="00526AB4"/>
    <w:rsid w:val="00526C53"/>
    <w:rsid w:val="00526D93"/>
    <w:rsid w:val="0052730F"/>
    <w:rsid w:val="00527472"/>
    <w:rsid w:val="0052761D"/>
    <w:rsid w:val="0052765F"/>
    <w:rsid w:val="00527679"/>
    <w:rsid w:val="00527731"/>
    <w:rsid w:val="00527E62"/>
    <w:rsid w:val="00527E6F"/>
    <w:rsid w:val="00527F1E"/>
    <w:rsid w:val="005303E9"/>
    <w:rsid w:val="0053085D"/>
    <w:rsid w:val="005308AA"/>
    <w:rsid w:val="00530D41"/>
    <w:rsid w:val="005311AE"/>
    <w:rsid w:val="005312FC"/>
    <w:rsid w:val="005319CE"/>
    <w:rsid w:val="005319FB"/>
    <w:rsid w:val="00532448"/>
    <w:rsid w:val="00532825"/>
    <w:rsid w:val="00532D62"/>
    <w:rsid w:val="00532FF7"/>
    <w:rsid w:val="0053315F"/>
    <w:rsid w:val="00533B8E"/>
    <w:rsid w:val="00533E8B"/>
    <w:rsid w:val="00534168"/>
    <w:rsid w:val="0053427D"/>
    <w:rsid w:val="00534328"/>
    <w:rsid w:val="00534756"/>
    <w:rsid w:val="005349EC"/>
    <w:rsid w:val="00534BA9"/>
    <w:rsid w:val="00535232"/>
    <w:rsid w:val="00535786"/>
    <w:rsid w:val="00535CE8"/>
    <w:rsid w:val="00536081"/>
    <w:rsid w:val="00536484"/>
    <w:rsid w:val="00536599"/>
    <w:rsid w:val="005365C0"/>
    <w:rsid w:val="005365E4"/>
    <w:rsid w:val="0053662B"/>
    <w:rsid w:val="0053699F"/>
    <w:rsid w:val="005372A2"/>
    <w:rsid w:val="005372BF"/>
    <w:rsid w:val="005375A2"/>
    <w:rsid w:val="005375B2"/>
    <w:rsid w:val="00537601"/>
    <w:rsid w:val="00537ADD"/>
    <w:rsid w:val="00537B07"/>
    <w:rsid w:val="00537CC6"/>
    <w:rsid w:val="00537D52"/>
    <w:rsid w:val="0054010A"/>
    <w:rsid w:val="00540320"/>
    <w:rsid w:val="0054069F"/>
    <w:rsid w:val="00540738"/>
    <w:rsid w:val="00540800"/>
    <w:rsid w:val="00540EA6"/>
    <w:rsid w:val="00541586"/>
    <w:rsid w:val="00541788"/>
    <w:rsid w:val="00542855"/>
    <w:rsid w:val="00542CAB"/>
    <w:rsid w:val="00542CFF"/>
    <w:rsid w:val="00542D6E"/>
    <w:rsid w:val="00542DB1"/>
    <w:rsid w:val="005431CA"/>
    <w:rsid w:val="00543954"/>
    <w:rsid w:val="00543DAF"/>
    <w:rsid w:val="00543EEC"/>
    <w:rsid w:val="0054410B"/>
    <w:rsid w:val="00544AFA"/>
    <w:rsid w:val="005451D7"/>
    <w:rsid w:val="00545894"/>
    <w:rsid w:val="00545C81"/>
    <w:rsid w:val="005460AD"/>
    <w:rsid w:val="00546E57"/>
    <w:rsid w:val="00547297"/>
    <w:rsid w:val="00547C15"/>
    <w:rsid w:val="00547DFC"/>
    <w:rsid w:val="00550095"/>
    <w:rsid w:val="0055042F"/>
    <w:rsid w:val="005505B7"/>
    <w:rsid w:val="00550A6A"/>
    <w:rsid w:val="00550DAB"/>
    <w:rsid w:val="0055147C"/>
    <w:rsid w:val="005516BB"/>
    <w:rsid w:val="00551DB0"/>
    <w:rsid w:val="00552140"/>
    <w:rsid w:val="0055217A"/>
    <w:rsid w:val="00552CA7"/>
    <w:rsid w:val="005538C5"/>
    <w:rsid w:val="005538D2"/>
    <w:rsid w:val="00553A9B"/>
    <w:rsid w:val="00553D1C"/>
    <w:rsid w:val="00553DA3"/>
    <w:rsid w:val="00553EEA"/>
    <w:rsid w:val="005542AD"/>
    <w:rsid w:val="005542DB"/>
    <w:rsid w:val="0055435E"/>
    <w:rsid w:val="00554528"/>
    <w:rsid w:val="00554937"/>
    <w:rsid w:val="00554A4E"/>
    <w:rsid w:val="00554DAB"/>
    <w:rsid w:val="00555133"/>
    <w:rsid w:val="005552AD"/>
    <w:rsid w:val="0055535B"/>
    <w:rsid w:val="005559C6"/>
    <w:rsid w:val="00555A52"/>
    <w:rsid w:val="00555AA0"/>
    <w:rsid w:val="00555C48"/>
    <w:rsid w:val="0055651D"/>
    <w:rsid w:val="00556FA4"/>
    <w:rsid w:val="005570C3"/>
    <w:rsid w:val="005570EB"/>
    <w:rsid w:val="005573D0"/>
    <w:rsid w:val="00557AA7"/>
    <w:rsid w:val="00560025"/>
    <w:rsid w:val="005600CE"/>
    <w:rsid w:val="00560375"/>
    <w:rsid w:val="00560799"/>
    <w:rsid w:val="00560B56"/>
    <w:rsid w:val="00560E18"/>
    <w:rsid w:val="005613A7"/>
    <w:rsid w:val="00561862"/>
    <w:rsid w:val="00561A87"/>
    <w:rsid w:val="005624BB"/>
    <w:rsid w:val="005626B7"/>
    <w:rsid w:val="00562764"/>
    <w:rsid w:val="005627A0"/>
    <w:rsid w:val="00562EF4"/>
    <w:rsid w:val="00563086"/>
    <w:rsid w:val="0056368A"/>
    <w:rsid w:val="00564014"/>
    <w:rsid w:val="005643E9"/>
    <w:rsid w:val="00564B0C"/>
    <w:rsid w:val="005653CA"/>
    <w:rsid w:val="005655C0"/>
    <w:rsid w:val="005656D5"/>
    <w:rsid w:val="00565BD2"/>
    <w:rsid w:val="00565D56"/>
    <w:rsid w:val="00565FEE"/>
    <w:rsid w:val="0056659C"/>
    <w:rsid w:val="0056663B"/>
    <w:rsid w:val="005666BD"/>
    <w:rsid w:val="00567235"/>
    <w:rsid w:val="0056793A"/>
    <w:rsid w:val="005679FC"/>
    <w:rsid w:val="00567B3D"/>
    <w:rsid w:val="00567C27"/>
    <w:rsid w:val="00567CF7"/>
    <w:rsid w:val="005704E4"/>
    <w:rsid w:val="005708FF"/>
    <w:rsid w:val="00570915"/>
    <w:rsid w:val="00570998"/>
    <w:rsid w:val="00570D73"/>
    <w:rsid w:val="005715FA"/>
    <w:rsid w:val="00571E71"/>
    <w:rsid w:val="0057226A"/>
    <w:rsid w:val="00572502"/>
    <w:rsid w:val="005728E2"/>
    <w:rsid w:val="00572A7B"/>
    <w:rsid w:val="00572C56"/>
    <w:rsid w:val="00572C7C"/>
    <w:rsid w:val="005730F1"/>
    <w:rsid w:val="00573178"/>
    <w:rsid w:val="005732FE"/>
    <w:rsid w:val="00573427"/>
    <w:rsid w:val="00573479"/>
    <w:rsid w:val="00573508"/>
    <w:rsid w:val="005736F9"/>
    <w:rsid w:val="0057381D"/>
    <w:rsid w:val="00573B80"/>
    <w:rsid w:val="00573CB2"/>
    <w:rsid w:val="00574091"/>
    <w:rsid w:val="00574CB9"/>
    <w:rsid w:val="00574D0E"/>
    <w:rsid w:val="005758E4"/>
    <w:rsid w:val="00575BBE"/>
    <w:rsid w:val="00575E97"/>
    <w:rsid w:val="00576035"/>
    <w:rsid w:val="00576961"/>
    <w:rsid w:val="00576993"/>
    <w:rsid w:val="00576B85"/>
    <w:rsid w:val="00577519"/>
    <w:rsid w:val="00577695"/>
    <w:rsid w:val="0057779B"/>
    <w:rsid w:val="00580258"/>
    <w:rsid w:val="005807AD"/>
    <w:rsid w:val="00580B27"/>
    <w:rsid w:val="00580BE8"/>
    <w:rsid w:val="00580CC2"/>
    <w:rsid w:val="00581118"/>
    <w:rsid w:val="00581202"/>
    <w:rsid w:val="00581455"/>
    <w:rsid w:val="00581937"/>
    <w:rsid w:val="00581ADA"/>
    <w:rsid w:val="0058223C"/>
    <w:rsid w:val="005825E6"/>
    <w:rsid w:val="00582B22"/>
    <w:rsid w:val="00583411"/>
    <w:rsid w:val="00583598"/>
    <w:rsid w:val="00583856"/>
    <w:rsid w:val="0058399F"/>
    <w:rsid w:val="00583DBB"/>
    <w:rsid w:val="00583E5B"/>
    <w:rsid w:val="0058432A"/>
    <w:rsid w:val="00585486"/>
    <w:rsid w:val="00585A71"/>
    <w:rsid w:val="00585D72"/>
    <w:rsid w:val="00585E86"/>
    <w:rsid w:val="005861F5"/>
    <w:rsid w:val="005864B8"/>
    <w:rsid w:val="005865A5"/>
    <w:rsid w:val="00586932"/>
    <w:rsid w:val="00586A68"/>
    <w:rsid w:val="00586D28"/>
    <w:rsid w:val="0058798A"/>
    <w:rsid w:val="00587C35"/>
    <w:rsid w:val="0059008E"/>
    <w:rsid w:val="005900DF"/>
    <w:rsid w:val="005903AE"/>
    <w:rsid w:val="005903C9"/>
    <w:rsid w:val="00590822"/>
    <w:rsid w:val="0059134A"/>
    <w:rsid w:val="00591901"/>
    <w:rsid w:val="005919A5"/>
    <w:rsid w:val="00591BC0"/>
    <w:rsid w:val="00591C06"/>
    <w:rsid w:val="00592E47"/>
    <w:rsid w:val="005930CC"/>
    <w:rsid w:val="005933B7"/>
    <w:rsid w:val="005934FC"/>
    <w:rsid w:val="00593585"/>
    <w:rsid w:val="0059393F"/>
    <w:rsid w:val="00593BA5"/>
    <w:rsid w:val="00593CBC"/>
    <w:rsid w:val="00593F8E"/>
    <w:rsid w:val="0059436C"/>
    <w:rsid w:val="0059479A"/>
    <w:rsid w:val="005949EE"/>
    <w:rsid w:val="00594C76"/>
    <w:rsid w:val="00594DBC"/>
    <w:rsid w:val="00595473"/>
    <w:rsid w:val="005954F4"/>
    <w:rsid w:val="00595A00"/>
    <w:rsid w:val="00595B8A"/>
    <w:rsid w:val="00595F2B"/>
    <w:rsid w:val="00596467"/>
    <w:rsid w:val="00596915"/>
    <w:rsid w:val="00596CD6"/>
    <w:rsid w:val="00596EA8"/>
    <w:rsid w:val="005970D5"/>
    <w:rsid w:val="005976C0"/>
    <w:rsid w:val="00597B9C"/>
    <w:rsid w:val="00597DC7"/>
    <w:rsid w:val="005A01D5"/>
    <w:rsid w:val="005A04A9"/>
    <w:rsid w:val="005A055F"/>
    <w:rsid w:val="005A066C"/>
    <w:rsid w:val="005A06B1"/>
    <w:rsid w:val="005A0888"/>
    <w:rsid w:val="005A0B77"/>
    <w:rsid w:val="005A0D83"/>
    <w:rsid w:val="005A13E4"/>
    <w:rsid w:val="005A148C"/>
    <w:rsid w:val="005A1543"/>
    <w:rsid w:val="005A16D9"/>
    <w:rsid w:val="005A18A8"/>
    <w:rsid w:val="005A19BE"/>
    <w:rsid w:val="005A19DB"/>
    <w:rsid w:val="005A1D8B"/>
    <w:rsid w:val="005A3111"/>
    <w:rsid w:val="005A3221"/>
    <w:rsid w:val="005A34A8"/>
    <w:rsid w:val="005A354F"/>
    <w:rsid w:val="005A35F0"/>
    <w:rsid w:val="005A3CC4"/>
    <w:rsid w:val="005A4BD2"/>
    <w:rsid w:val="005A58B1"/>
    <w:rsid w:val="005A5DA0"/>
    <w:rsid w:val="005A61CF"/>
    <w:rsid w:val="005A64F0"/>
    <w:rsid w:val="005A6B10"/>
    <w:rsid w:val="005A6BB4"/>
    <w:rsid w:val="005A6CD3"/>
    <w:rsid w:val="005A7090"/>
    <w:rsid w:val="005A7148"/>
    <w:rsid w:val="005A72C9"/>
    <w:rsid w:val="005A7327"/>
    <w:rsid w:val="005A7558"/>
    <w:rsid w:val="005A77C2"/>
    <w:rsid w:val="005B0193"/>
    <w:rsid w:val="005B0405"/>
    <w:rsid w:val="005B07F9"/>
    <w:rsid w:val="005B0E22"/>
    <w:rsid w:val="005B1EBA"/>
    <w:rsid w:val="005B22F7"/>
    <w:rsid w:val="005B238B"/>
    <w:rsid w:val="005B2E8B"/>
    <w:rsid w:val="005B3075"/>
    <w:rsid w:val="005B30F2"/>
    <w:rsid w:val="005B3DDD"/>
    <w:rsid w:val="005B422D"/>
    <w:rsid w:val="005B4599"/>
    <w:rsid w:val="005B4830"/>
    <w:rsid w:val="005B48E6"/>
    <w:rsid w:val="005B4977"/>
    <w:rsid w:val="005B4D76"/>
    <w:rsid w:val="005B5478"/>
    <w:rsid w:val="005B661E"/>
    <w:rsid w:val="005B6959"/>
    <w:rsid w:val="005B6EBF"/>
    <w:rsid w:val="005B6FB4"/>
    <w:rsid w:val="005B70B6"/>
    <w:rsid w:val="005B7CB8"/>
    <w:rsid w:val="005B7D8F"/>
    <w:rsid w:val="005B7EF1"/>
    <w:rsid w:val="005C04DC"/>
    <w:rsid w:val="005C08CB"/>
    <w:rsid w:val="005C09FD"/>
    <w:rsid w:val="005C0C27"/>
    <w:rsid w:val="005C0C65"/>
    <w:rsid w:val="005C1056"/>
    <w:rsid w:val="005C10F8"/>
    <w:rsid w:val="005C1143"/>
    <w:rsid w:val="005C225E"/>
    <w:rsid w:val="005C2461"/>
    <w:rsid w:val="005C2931"/>
    <w:rsid w:val="005C3F1F"/>
    <w:rsid w:val="005C459B"/>
    <w:rsid w:val="005C4A4B"/>
    <w:rsid w:val="005C4BC0"/>
    <w:rsid w:val="005C4C51"/>
    <w:rsid w:val="005C4DF2"/>
    <w:rsid w:val="005C50CF"/>
    <w:rsid w:val="005C5112"/>
    <w:rsid w:val="005C5504"/>
    <w:rsid w:val="005C5872"/>
    <w:rsid w:val="005C5AB9"/>
    <w:rsid w:val="005C5B12"/>
    <w:rsid w:val="005C5EF6"/>
    <w:rsid w:val="005C6171"/>
    <w:rsid w:val="005C6866"/>
    <w:rsid w:val="005C6B83"/>
    <w:rsid w:val="005C73F7"/>
    <w:rsid w:val="005C7539"/>
    <w:rsid w:val="005C79C3"/>
    <w:rsid w:val="005C7C6E"/>
    <w:rsid w:val="005D025F"/>
    <w:rsid w:val="005D0403"/>
    <w:rsid w:val="005D05C5"/>
    <w:rsid w:val="005D0E3D"/>
    <w:rsid w:val="005D102F"/>
    <w:rsid w:val="005D10F2"/>
    <w:rsid w:val="005D1F6A"/>
    <w:rsid w:val="005D220E"/>
    <w:rsid w:val="005D2277"/>
    <w:rsid w:val="005D24E4"/>
    <w:rsid w:val="005D255E"/>
    <w:rsid w:val="005D26B2"/>
    <w:rsid w:val="005D2804"/>
    <w:rsid w:val="005D2815"/>
    <w:rsid w:val="005D29AF"/>
    <w:rsid w:val="005D2FB3"/>
    <w:rsid w:val="005D31E6"/>
    <w:rsid w:val="005D3AF2"/>
    <w:rsid w:val="005D3B2F"/>
    <w:rsid w:val="005D3DB9"/>
    <w:rsid w:val="005D41E2"/>
    <w:rsid w:val="005D46FD"/>
    <w:rsid w:val="005D488E"/>
    <w:rsid w:val="005D4A33"/>
    <w:rsid w:val="005D50E1"/>
    <w:rsid w:val="005D541C"/>
    <w:rsid w:val="005D56A6"/>
    <w:rsid w:val="005D56F4"/>
    <w:rsid w:val="005D5839"/>
    <w:rsid w:val="005D599C"/>
    <w:rsid w:val="005D5B99"/>
    <w:rsid w:val="005D5C30"/>
    <w:rsid w:val="005D6513"/>
    <w:rsid w:val="005D6633"/>
    <w:rsid w:val="005D663F"/>
    <w:rsid w:val="005D6A65"/>
    <w:rsid w:val="005D6DB7"/>
    <w:rsid w:val="005D6F2C"/>
    <w:rsid w:val="005D6FB2"/>
    <w:rsid w:val="005D705F"/>
    <w:rsid w:val="005D73A1"/>
    <w:rsid w:val="005D74B2"/>
    <w:rsid w:val="005D77AA"/>
    <w:rsid w:val="005D7B34"/>
    <w:rsid w:val="005D7D70"/>
    <w:rsid w:val="005D7D8C"/>
    <w:rsid w:val="005E0237"/>
    <w:rsid w:val="005E030D"/>
    <w:rsid w:val="005E06E4"/>
    <w:rsid w:val="005E0792"/>
    <w:rsid w:val="005E086D"/>
    <w:rsid w:val="005E1270"/>
    <w:rsid w:val="005E133D"/>
    <w:rsid w:val="005E1C3D"/>
    <w:rsid w:val="005E22D6"/>
    <w:rsid w:val="005E282A"/>
    <w:rsid w:val="005E2E35"/>
    <w:rsid w:val="005E345C"/>
    <w:rsid w:val="005E3632"/>
    <w:rsid w:val="005E39B1"/>
    <w:rsid w:val="005E3A18"/>
    <w:rsid w:val="005E4350"/>
    <w:rsid w:val="005E534A"/>
    <w:rsid w:val="005E5ACE"/>
    <w:rsid w:val="005E6369"/>
    <w:rsid w:val="005E6B28"/>
    <w:rsid w:val="005E6B5E"/>
    <w:rsid w:val="005E787C"/>
    <w:rsid w:val="005E7B94"/>
    <w:rsid w:val="005F037F"/>
    <w:rsid w:val="005F07AA"/>
    <w:rsid w:val="005F0A53"/>
    <w:rsid w:val="005F0BD1"/>
    <w:rsid w:val="005F110D"/>
    <w:rsid w:val="005F117C"/>
    <w:rsid w:val="005F16EA"/>
    <w:rsid w:val="005F195A"/>
    <w:rsid w:val="005F1DA9"/>
    <w:rsid w:val="005F2F73"/>
    <w:rsid w:val="005F311C"/>
    <w:rsid w:val="005F3839"/>
    <w:rsid w:val="005F3B17"/>
    <w:rsid w:val="005F3B86"/>
    <w:rsid w:val="005F3D89"/>
    <w:rsid w:val="005F3EE9"/>
    <w:rsid w:val="005F3FDF"/>
    <w:rsid w:val="005F4135"/>
    <w:rsid w:val="005F4420"/>
    <w:rsid w:val="005F4955"/>
    <w:rsid w:val="005F4A5C"/>
    <w:rsid w:val="005F4A79"/>
    <w:rsid w:val="005F4C2B"/>
    <w:rsid w:val="005F4CDD"/>
    <w:rsid w:val="005F4CFB"/>
    <w:rsid w:val="005F4D9D"/>
    <w:rsid w:val="005F4E34"/>
    <w:rsid w:val="005F5447"/>
    <w:rsid w:val="005F58A9"/>
    <w:rsid w:val="005F598B"/>
    <w:rsid w:val="005F5F01"/>
    <w:rsid w:val="005F6179"/>
    <w:rsid w:val="005F63DF"/>
    <w:rsid w:val="005F63FE"/>
    <w:rsid w:val="005F647A"/>
    <w:rsid w:val="005F69D7"/>
    <w:rsid w:val="005F6C15"/>
    <w:rsid w:val="005F71C0"/>
    <w:rsid w:val="005F77A6"/>
    <w:rsid w:val="005F7928"/>
    <w:rsid w:val="005F7B8C"/>
    <w:rsid w:val="005F7D83"/>
    <w:rsid w:val="005F7FBF"/>
    <w:rsid w:val="006001CB"/>
    <w:rsid w:val="00600262"/>
    <w:rsid w:val="00600AAE"/>
    <w:rsid w:val="00600CA3"/>
    <w:rsid w:val="00601317"/>
    <w:rsid w:val="00601418"/>
    <w:rsid w:val="006014F4"/>
    <w:rsid w:val="006018E9"/>
    <w:rsid w:val="00601C98"/>
    <w:rsid w:val="00601CC0"/>
    <w:rsid w:val="00602555"/>
    <w:rsid w:val="006025B2"/>
    <w:rsid w:val="006026A7"/>
    <w:rsid w:val="006026D8"/>
    <w:rsid w:val="006027D7"/>
    <w:rsid w:val="006028A0"/>
    <w:rsid w:val="00602BE0"/>
    <w:rsid w:val="00602D94"/>
    <w:rsid w:val="00603408"/>
    <w:rsid w:val="00603788"/>
    <w:rsid w:val="00603CD2"/>
    <w:rsid w:val="00604C64"/>
    <w:rsid w:val="006051E3"/>
    <w:rsid w:val="006052A6"/>
    <w:rsid w:val="0060542C"/>
    <w:rsid w:val="0060573B"/>
    <w:rsid w:val="00605812"/>
    <w:rsid w:val="006062EE"/>
    <w:rsid w:val="0060651F"/>
    <w:rsid w:val="00606656"/>
    <w:rsid w:val="006066DD"/>
    <w:rsid w:val="0060678D"/>
    <w:rsid w:val="00606900"/>
    <w:rsid w:val="00606939"/>
    <w:rsid w:val="00606E76"/>
    <w:rsid w:val="0060721B"/>
    <w:rsid w:val="006075DD"/>
    <w:rsid w:val="006077CA"/>
    <w:rsid w:val="006078F9"/>
    <w:rsid w:val="00607B27"/>
    <w:rsid w:val="00610656"/>
    <w:rsid w:val="00610727"/>
    <w:rsid w:val="00610931"/>
    <w:rsid w:val="00610C36"/>
    <w:rsid w:val="00610CD0"/>
    <w:rsid w:val="00610FB9"/>
    <w:rsid w:val="00611184"/>
    <w:rsid w:val="0061152D"/>
    <w:rsid w:val="006116CB"/>
    <w:rsid w:val="00611991"/>
    <w:rsid w:val="006119F7"/>
    <w:rsid w:val="00611A8D"/>
    <w:rsid w:val="00611EE1"/>
    <w:rsid w:val="006120E2"/>
    <w:rsid w:val="006125E6"/>
    <w:rsid w:val="00612D68"/>
    <w:rsid w:val="00612E7D"/>
    <w:rsid w:val="00612F78"/>
    <w:rsid w:val="0061305E"/>
    <w:rsid w:val="006130E5"/>
    <w:rsid w:val="00613110"/>
    <w:rsid w:val="0061391A"/>
    <w:rsid w:val="00613E99"/>
    <w:rsid w:val="006142E9"/>
    <w:rsid w:val="006144EC"/>
    <w:rsid w:val="0061464F"/>
    <w:rsid w:val="00614731"/>
    <w:rsid w:val="0061565D"/>
    <w:rsid w:val="00616183"/>
    <w:rsid w:val="00616B08"/>
    <w:rsid w:val="00616FD9"/>
    <w:rsid w:val="0061710A"/>
    <w:rsid w:val="0061782F"/>
    <w:rsid w:val="00617832"/>
    <w:rsid w:val="00617A36"/>
    <w:rsid w:val="00617F88"/>
    <w:rsid w:val="006202EE"/>
    <w:rsid w:val="00620DCB"/>
    <w:rsid w:val="00620F67"/>
    <w:rsid w:val="006212DC"/>
    <w:rsid w:val="0062185D"/>
    <w:rsid w:val="00621AD0"/>
    <w:rsid w:val="00621BAD"/>
    <w:rsid w:val="00622119"/>
    <w:rsid w:val="00622629"/>
    <w:rsid w:val="00622737"/>
    <w:rsid w:val="00622E64"/>
    <w:rsid w:val="0062339A"/>
    <w:rsid w:val="00623451"/>
    <w:rsid w:val="00623501"/>
    <w:rsid w:val="00623811"/>
    <w:rsid w:val="00623892"/>
    <w:rsid w:val="00623C14"/>
    <w:rsid w:val="00623D5B"/>
    <w:rsid w:val="00623F42"/>
    <w:rsid w:val="006241BD"/>
    <w:rsid w:val="006243CC"/>
    <w:rsid w:val="006246EE"/>
    <w:rsid w:val="00624774"/>
    <w:rsid w:val="006247A2"/>
    <w:rsid w:val="006249FD"/>
    <w:rsid w:val="00624B17"/>
    <w:rsid w:val="00624D88"/>
    <w:rsid w:val="00625716"/>
    <w:rsid w:val="00625A5B"/>
    <w:rsid w:val="00625B41"/>
    <w:rsid w:val="00625B60"/>
    <w:rsid w:val="00625BFB"/>
    <w:rsid w:val="00626314"/>
    <w:rsid w:val="00626BC2"/>
    <w:rsid w:val="00626C00"/>
    <w:rsid w:val="00626F75"/>
    <w:rsid w:val="00627C31"/>
    <w:rsid w:val="00627F0A"/>
    <w:rsid w:val="0063053E"/>
    <w:rsid w:val="0063062C"/>
    <w:rsid w:val="00630923"/>
    <w:rsid w:val="00630994"/>
    <w:rsid w:val="00630CA4"/>
    <w:rsid w:val="00630D15"/>
    <w:rsid w:val="00630F77"/>
    <w:rsid w:val="006314FB"/>
    <w:rsid w:val="0063170D"/>
    <w:rsid w:val="00631853"/>
    <w:rsid w:val="00632025"/>
    <w:rsid w:val="006320EF"/>
    <w:rsid w:val="00632BB1"/>
    <w:rsid w:val="00632F57"/>
    <w:rsid w:val="00632FB2"/>
    <w:rsid w:val="00633066"/>
    <w:rsid w:val="00633281"/>
    <w:rsid w:val="0063343F"/>
    <w:rsid w:val="00633553"/>
    <w:rsid w:val="00633695"/>
    <w:rsid w:val="0063369E"/>
    <w:rsid w:val="0063398E"/>
    <w:rsid w:val="006339EE"/>
    <w:rsid w:val="00633E57"/>
    <w:rsid w:val="006340E7"/>
    <w:rsid w:val="00634211"/>
    <w:rsid w:val="006342A4"/>
    <w:rsid w:val="006343B0"/>
    <w:rsid w:val="00634431"/>
    <w:rsid w:val="0063483B"/>
    <w:rsid w:val="00634B51"/>
    <w:rsid w:val="00634C6D"/>
    <w:rsid w:val="00634D19"/>
    <w:rsid w:val="00634E3F"/>
    <w:rsid w:val="0063502A"/>
    <w:rsid w:val="006353CE"/>
    <w:rsid w:val="006361C7"/>
    <w:rsid w:val="00636797"/>
    <w:rsid w:val="006367F2"/>
    <w:rsid w:val="006367F5"/>
    <w:rsid w:val="00637A61"/>
    <w:rsid w:val="00637D9E"/>
    <w:rsid w:val="00640D28"/>
    <w:rsid w:val="006412A8"/>
    <w:rsid w:val="00641326"/>
    <w:rsid w:val="006415CD"/>
    <w:rsid w:val="006417F6"/>
    <w:rsid w:val="0064197F"/>
    <w:rsid w:val="006420BD"/>
    <w:rsid w:val="0064216A"/>
    <w:rsid w:val="00642292"/>
    <w:rsid w:val="006422FC"/>
    <w:rsid w:val="00642516"/>
    <w:rsid w:val="00642600"/>
    <w:rsid w:val="00642B16"/>
    <w:rsid w:val="00642FD8"/>
    <w:rsid w:val="00643169"/>
    <w:rsid w:val="00643295"/>
    <w:rsid w:val="00643628"/>
    <w:rsid w:val="00643D2E"/>
    <w:rsid w:val="00644AC8"/>
    <w:rsid w:val="00644D1B"/>
    <w:rsid w:val="00644D27"/>
    <w:rsid w:val="00644FD1"/>
    <w:rsid w:val="0064510D"/>
    <w:rsid w:val="00645852"/>
    <w:rsid w:val="00645C04"/>
    <w:rsid w:val="00645D0F"/>
    <w:rsid w:val="00645F23"/>
    <w:rsid w:val="00645FC5"/>
    <w:rsid w:val="006465C0"/>
    <w:rsid w:val="0064670E"/>
    <w:rsid w:val="00646D4A"/>
    <w:rsid w:val="00647138"/>
    <w:rsid w:val="00647324"/>
    <w:rsid w:val="00647894"/>
    <w:rsid w:val="00647C94"/>
    <w:rsid w:val="00647CD9"/>
    <w:rsid w:val="0065051E"/>
    <w:rsid w:val="006505B6"/>
    <w:rsid w:val="0065074D"/>
    <w:rsid w:val="00650BA2"/>
    <w:rsid w:val="00650E79"/>
    <w:rsid w:val="00650FFD"/>
    <w:rsid w:val="00651C02"/>
    <w:rsid w:val="00652141"/>
    <w:rsid w:val="00652371"/>
    <w:rsid w:val="0065241A"/>
    <w:rsid w:val="00652A8A"/>
    <w:rsid w:val="00652FF8"/>
    <w:rsid w:val="00653283"/>
    <w:rsid w:val="006536CF"/>
    <w:rsid w:val="006538D0"/>
    <w:rsid w:val="00653B95"/>
    <w:rsid w:val="00653BE5"/>
    <w:rsid w:val="00653CF6"/>
    <w:rsid w:val="00653E64"/>
    <w:rsid w:val="00653F3D"/>
    <w:rsid w:val="00653FA7"/>
    <w:rsid w:val="006540C8"/>
    <w:rsid w:val="006542EE"/>
    <w:rsid w:val="0065483C"/>
    <w:rsid w:val="006548EE"/>
    <w:rsid w:val="00654E73"/>
    <w:rsid w:val="006554C5"/>
    <w:rsid w:val="0065594F"/>
    <w:rsid w:val="00655CE3"/>
    <w:rsid w:val="00655CE6"/>
    <w:rsid w:val="00655D0F"/>
    <w:rsid w:val="0065613C"/>
    <w:rsid w:val="006561FD"/>
    <w:rsid w:val="0065627A"/>
    <w:rsid w:val="00656338"/>
    <w:rsid w:val="006569A9"/>
    <w:rsid w:val="00656DC7"/>
    <w:rsid w:val="00656FD4"/>
    <w:rsid w:val="00657052"/>
    <w:rsid w:val="006571B9"/>
    <w:rsid w:val="0065739E"/>
    <w:rsid w:val="0065795E"/>
    <w:rsid w:val="00657DA9"/>
    <w:rsid w:val="00660268"/>
    <w:rsid w:val="0066047E"/>
    <w:rsid w:val="00660BCF"/>
    <w:rsid w:val="006611B7"/>
    <w:rsid w:val="00661453"/>
    <w:rsid w:val="00661729"/>
    <w:rsid w:val="00661876"/>
    <w:rsid w:val="00661BF1"/>
    <w:rsid w:val="0066202C"/>
    <w:rsid w:val="0066208D"/>
    <w:rsid w:val="00662519"/>
    <w:rsid w:val="006629F5"/>
    <w:rsid w:val="00662A51"/>
    <w:rsid w:val="00662B1B"/>
    <w:rsid w:val="0066330D"/>
    <w:rsid w:val="00663337"/>
    <w:rsid w:val="0066360A"/>
    <w:rsid w:val="0066388B"/>
    <w:rsid w:val="00663A20"/>
    <w:rsid w:val="00663B6A"/>
    <w:rsid w:val="00663CA6"/>
    <w:rsid w:val="00663DFA"/>
    <w:rsid w:val="00663E9C"/>
    <w:rsid w:val="0066408E"/>
    <w:rsid w:val="006644F3"/>
    <w:rsid w:val="00664753"/>
    <w:rsid w:val="00664B02"/>
    <w:rsid w:val="00664E01"/>
    <w:rsid w:val="00664F36"/>
    <w:rsid w:val="00664F91"/>
    <w:rsid w:val="00665474"/>
    <w:rsid w:val="00665AA6"/>
    <w:rsid w:val="00665B10"/>
    <w:rsid w:val="00665B21"/>
    <w:rsid w:val="00665BBC"/>
    <w:rsid w:val="00665CAB"/>
    <w:rsid w:val="00665FB6"/>
    <w:rsid w:val="00666061"/>
    <w:rsid w:val="00666136"/>
    <w:rsid w:val="0066659A"/>
    <w:rsid w:val="00666C01"/>
    <w:rsid w:val="00666C3D"/>
    <w:rsid w:val="00666CDF"/>
    <w:rsid w:val="00666E61"/>
    <w:rsid w:val="006676C6"/>
    <w:rsid w:val="00667863"/>
    <w:rsid w:val="00667897"/>
    <w:rsid w:val="00667A2B"/>
    <w:rsid w:val="00667B1E"/>
    <w:rsid w:val="00667EB7"/>
    <w:rsid w:val="006702D7"/>
    <w:rsid w:val="0067052B"/>
    <w:rsid w:val="00670C52"/>
    <w:rsid w:val="00670E99"/>
    <w:rsid w:val="00670F67"/>
    <w:rsid w:val="006712DA"/>
    <w:rsid w:val="006715D5"/>
    <w:rsid w:val="0067160E"/>
    <w:rsid w:val="00671F10"/>
    <w:rsid w:val="006720FB"/>
    <w:rsid w:val="00672274"/>
    <w:rsid w:val="0067227F"/>
    <w:rsid w:val="0067264A"/>
    <w:rsid w:val="006726A3"/>
    <w:rsid w:val="00672770"/>
    <w:rsid w:val="00672A79"/>
    <w:rsid w:val="0067381D"/>
    <w:rsid w:val="00673917"/>
    <w:rsid w:val="006740F7"/>
    <w:rsid w:val="006742A8"/>
    <w:rsid w:val="006744AF"/>
    <w:rsid w:val="006744B6"/>
    <w:rsid w:val="006745AA"/>
    <w:rsid w:val="006746D7"/>
    <w:rsid w:val="006746E8"/>
    <w:rsid w:val="00674A78"/>
    <w:rsid w:val="00674AFC"/>
    <w:rsid w:val="00674B1C"/>
    <w:rsid w:val="00674D17"/>
    <w:rsid w:val="00674FFE"/>
    <w:rsid w:val="006750CB"/>
    <w:rsid w:val="0067518C"/>
    <w:rsid w:val="0067586A"/>
    <w:rsid w:val="00675990"/>
    <w:rsid w:val="00675A92"/>
    <w:rsid w:val="00675E46"/>
    <w:rsid w:val="00675E88"/>
    <w:rsid w:val="00676848"/>
    <w:rsid w:val="006768CD"/>
    <w:rsid w:val="00676ADF"/>
    <w:rsid w:val="006770DB"/>
    <w:rsid w:val="00677257"/>
    <w:rsid w:val="00677800"/>
    <w:rsid w:val="00677ED5"/>
    <w:rsid w:val="0068015A"/>
    <w:rsid w:val="006803B3"/>
    <w:rsid w:val="006804D1"/>
    <w:rsid w:val="00680607"/>
    <w:rsid w:val="00680F14"/>
    <w:rsid w:val="00681166"/>
    <w:rsid w:val="00681198"/>
    <w:rsid w:val="006813C0"/>
    <w:rsid w:val="00681851"/>
    <w:rsid w:val="006818BC"/>
    <w:rsid w:val="00681B54"/>
    <w:rsid w:val="00681B56"/>
    <w:rsid w:val="00681B8D"/>
    <w:rsid w:val="00681C0E"/>
    <w:rsid w:val="00682735"/>
    <w:rsid w:val="00682F6F"/>
    <w:rsid w:val="0068382C"/>
    <w:rsid w:val="0068382F"/>
    <w:rsid w:val="006839F1"/>
    <w:rsid w:val="00683A57"/>
    <w:rsid w:val="00683A72"/>
    <w:rsid w:val="00683EC4"/>
    <w:rsid w:val="00684F35"/>
    <w:rsid w:val="00684F71"/>
    <w:rsid w:val="0068505F"/>
    <w:rsid w:val="006851B3"/>
    <w:rsid w:val="00685460"/>
    <w:rsid w:val="0068570A"/>
    <w:rsid w:val="0068577F"/>
    <w:rsid w:val="0068581C"/>
    <w:rsid w:val="00685CF4"/>
    <w:rsid w:val="0068641C"/>
    <w:rsid w:val="0068669F"/>
    <w:rsid w:val="0068686D"/>
    <w:rsid w:val="006869BC"/>
    <w:rsid w:val="00686B3C"/>
    <w:rsid w:val="00686D9A"/>
    <w:rsid w:val="00687399"/>
    <w:rsid w:val="006879E9"/>
    <w:rsid w:val="00687F99"/>
    <w:rsid w:val="0069020B"/>
    <w:rsid w:val="0069067D"/>
    <w:rsid w:val="0069095E"/>
    <w:rsid w:val="00690A1B"/>
    <w:rsid w:val="00690DF5"/>
    <w:rsid w:val="00691057"/>
    <w:rsid w:val="006911B3"/>
    <w:rsid w:val="006911CF"/>
    <w:rsid w:val="00691361"/>
    <w:rsid w:val="00691691"/>
    <w:rsid w:val="00691693"/>
    <w:rsid w:val="0069183D"/>
    <w:rsid w:val="006918F1"/>
    <w:rsid w:val="00691C2B"/>
    <w:rsid w:val="00691F7B"/>
    <w:rsid w:val="0069201B"/>
    <w:rsid w:val="00692107"/>
    <w:rsid w:val="006921F4"/>
    <w:rsid w:val="00692251"/>
    <w:rsid w:val="00692A04"/>
    <w:rsid w:val="00692BD0"/>
    <w:rsid w:val="00692E53"/>
    <w:rsid w:val="00692ED2"/>
    <w:rsid w:val="00692F34"/>
    <w:rsid w:val="00693236"/>
    <w:rsid w:val="006932BF"/>
    <w:rsid w:val="00693332"/>
    <w:rsid w:val="006934E8"/>
    <w:rsid w:val="00693653"/>
    <w:rsid w:val="00693A6D"/>
    <w:rsid w:val="00693ED1"/>
    <w:rsid w:val="00694718"/>
    <w:rsid w:val="00695A03"/>
    <w:rsid w:val="00695ACC"/>
    <w:rsid w:val="00695F0B"/>
    <w:rsid w:val="00695F9F"/>
    <w:rsid w:val="006965B9"/>
    <w:rsid w:val="0069660F"/>
    <w:rsid w:val="006966AE"/>
    <w:rsid w:val="006969C4"/>
    <w:rsid w:val="00697155"/>
    <w:rsid w:val="00697353"/>
    <w:rsid w:val="0069749D"/>
    <w:rsid w:val="00697530"/>
    <w:rsid w:val="0069797B"/>
    <w:rsid w:val="006A0099"/>
    <w:rsid w:val="006A02D3"/>
    <w:rsid w:val="006A04B4"/>
    <w:rsid w:val="006A0C97"/>
    <w:rsid w:val="006A0DB7"/>
    <w:rsid w:val="006A126F"/>
    <w:rsid w:val="006A173F"/>
    <w:rsid w:val="006A1E9C"/>
    <w:rsid w:val="006A1EE1"/>
    <w:rsid w:val="006A2020"/>
    <w:rsid w:val="006A20E8"/>
    <w:rsid w:val="006A29A1"/>
    <w:rsid w:val="006A2EFF"/>
    <w:rsid w:val="006A30E0"/>
    <w:rsid w:val="006A3294"/>
    <w:rsid w:val="006A3490"/>
    <w:rsid w:val="006A3D42"/>
    <w:rsid w:val="006A4CFD"/>
    <w:rsid w:val="006A4E1F"/>
    <w:rsid w:val="006A5525"/>
    <w:rsid w:val="006A5D0C"/>
    <w:rsid w:val="006A5D62"/>
    <w:rsid w:val="006A6071"/>
    <w:rsid w:val="006A60F6"/>
    <w:rsid w:val="006A639A"/>
    <w:rsid w:val="006A645E"/>
    <w:rsid w:val="006A697B"/>
    <w:rsid w:val="006A7324"/>
    <w:rsid w:val="006A73DA"/>
    <w:rsid w:val="006A77B8"/>
    <w:rsid w:val="006A78E6"/>
    <w:rsid w:val="006A7A29"/>
    <w:rsid w:val="006A7B89"/>
    <w:rsid w:val="006A7FEF"/>
    <w:rsid w:val="006B0174"/>
    <w:rsid w:val="006B0283"/>
    <w:rsid w:val="006B07E6"/>
    <w:rsid w:val="006B0B03"/>
    <w:rsid w:val="006B0BAE"/>
    <w:rsid w:val="006B11DB"/>
    <w:rsid w:val="006B16C8"/>
    <w:rsid w:val="006B1AA8"/>
    <w:rsid w:val="006B1D60"/>
    <w:rsid w:val="006B1E0F"/>
    <w:rsid w:val="006B1F11"/>
    <w:rsid w:val="006B1F69"/>
    <w:rsid w:val="006B234C"/>
    <w:rsid w:val="006B24F2"/>
    <w:rsid w:val="006B270B"/>
    <w:rsid w:val="006B2742"/>
    <w:rsid w:val="006B29C2"/>
    <w:rsid w:val="006B319A"/>
    <w:rsid w:val="006B366E"/>
    <w:rsid w:val="006B3B63"/>
    <w:rsid w:val="006B3C6D"/>
    <w:rsid w:val="006B3CA0"/>
    <w:rsid w:val="006B42BC"/>
    <w:rsid w:val="006B4414"/>
    <w:rsid w:val="006B4439"/>
    <w:rsid w:val="006B4566"/>
    <w:rsid w:val="006B4ECA"/>
    <w:rsid w:val="006B4FF7"/>
    <w:rsid w:val="006B5161"/>
    <w:rsid w:val="006B538D"/>
    <w:rsid w:val="006B596C"/>
    <w:rsid w:val="006B5CD8"/>
    <w:rsid w:val="006B5D57"/>
    <w:rsid w:val="006B667B"/>
    <w:rsid w:val="006B6B1E"/>
    <w:rsid w:val="006B6BCF"/>
    <w:rsid w:val="006B6BF4"/>
    <w:rsid w:val="006B6C1F"/>
    <w:rsid w:val="006B6EA4"/>
    <w:rsid w:val="006B6EC2"/>
    <w:rsid w:val="006B6FFF"/>
    <w:rsid w:val="006B716C"/>
    <w:rsid w:val="006B71A5"/>
    <w:rsid w:val="006B71E9"/>
    <w:rsid w:val="006B7B85"/>
    <w:rsid w:val="006C02D0"/>
    <w:rsid w:val="006C02DE"/>
    <w:rsid w:val="006C0581"/>
    <w:rsid w:val="006C11FA"/>
    <w:rsid w:val="006C1524"/>
    <w:rsid w:val="006C1B26"/>
    <w:rsid w:val="006C1CF8"/>
    <w:rsid w:val="006C1D21"/>
    <w:rsid w:val="006C2075"/>
    <w:rsid w:val="006C225F"/>
    <w:rsid w:val="006C22A6"/>
    <w:rsid w:val="006C23F6"/>
    <w:rsid w:val="006C25C9"/>
    <w:rsid w:val="006C2821"/>
    <w:rsid w:val="006C28FF"/>
    <w:rsid w:val="006C3468"/>
    <w:rsid w:val="006C347A"/>
    <w:rsid w:val="006C3588"/>
    <w:rsid w:val="006C3C6D"/>
    <w:rsid w:val="006C44F4"/>
    <w:rsid w:val="006C4559"/>
    <w:rsid w:val="006C4861"/>
    <w:rsid w:val="006C4AF8"/>
    <w:rsid w:val="006C4B51"/>
    <w:rsid w:val="006C54F9"/>
    <w:rsid w:val="006C55CF"/>
    <w:rsid w:val="006C5613"/>
    <w:rsid w:val="006C6227"/>
    <w:rsid w:val="006C6712"/>
    <w:rsid w:val="006C6873"/>
    <w:rsid w:val="006C69CF"/>
    <w:rsid w:val="006C6D7C"/>
    <w:rsid w:val="006C6E67"/>
    <w:rsid w:val="006C72F0"/>
    <w:rsid w:val="006C76EF"/>
    <w:rsid w:val="006C7922"/>
    <w:rsid w:val="006D0029"/>
    <w:rsid w:val="006D0352"/>
    <w:rsid w:val="006D03E3"/>
    <w:rsid w:val="006D06D0"/>
    <w:rsid w:val="006D0781"/>
    <w:rsid w:val="006D083E"/>
    <w:rsid w:val="006D0F21"/>
    <w:rsid w:val="006D1284"/>
    <w:rsid w:val="006D12BE"/>
    <w:rsid w:val="006D13B9"/>
    <w:rsid w:val="006D1709"/>
    <w:rsid w:val="006D1774"/>
    <w:rsid w:val="006D1BB3"/>
    <w:rsid w:val="006D207A"/>
    <w:rsid w:val="006D21F6"/>
    <w:rsid w:val="006D2C1A"/>
    <w:rsid w:val="006D3220"/>
    <w:rsid w:val="006D3231"/>
    <w:rsid w:val="006D3E8C"/>
    <w:rsid w:val="006D4181"/>
    <w:rsid w:val="006D452F"/>
    <w:rsid w:val="006D4989"/>
    <w:rsid w:val="006D4F3A"/>
    <w:rsid w:val="006D4F95"/>
    <w:rsid w:val="006D53D5"/>
    <w:rsid w:val="006D567B"/>
    <w:rsid w:val="006D5692"/>
    <w:rsid w:val="006D5AE4"/>
    <w:rsid w:val="006D5D1F"/>
    <w:rsid w:val="006D5DB3"/>
    <w:rsid w:val="006D68CC"/>
    <w:rsid w:val="006D68EC"/>
    <w:rsid w:val="006D75A5"/>
    <w:rsid w:val="006E089B"/>
    <w:rsid w:val="006E08A3"/>
    <w:rsid w:val="006E0B0A"/>
    <w:rsid w:val="006E10E6"/>
    <w:rsid w:val="006E1604"/>
    <w:rsid w:val="006E18B4"/>
    <w:rsid w:val="006E1A14"/>
    <w:rsid w:val="006E1AA2"/>
    <w:rsid w:val="006E1AF7"/>
    <w:rsid w:val="006E1E5B"/>
    <w:rsid w:val="006E1FC3"/>
    <w:rsid w:val="006E2179"/>
    <w:rsid w:val="006E26DF"/>
    <w:rsid w:val="006E29C2"/>
    <w:rsid w:val="006E2AEC"/>
    <w:rsid w:val="006E2B40"/>
    <w:rsid w:val="006E3BF2"/>
    <w:rsid w:val="006E3E9D"/>
    <w:rsid w:val="006E40AC"/>
    <w:rsid w:val="006E43A9"/>
    <w:rsid w:val="006E4472"/>
    <w:rsid w:val="006E454F"/>
    <w:rsid w:val="006E4962"/>
    <w:rsid w:val="006E4AFB"/>
    <w:rsid w:val="006E4E9F"/>
    <w:rsid w:val="006E5066"/>
    <w:rsid w:val="006E50C0"/>
    <w:rsid w:val="006E5118"/>
    <w:rsid w:val="006E526C"/>
    <w:rsid w:val="006E55F0"/>
    <w:rsid w:val="006E55F1"/>
    <w:rsid w:val="006E5AD4"/>
    <w:rsid w:val="006E66F2"/>
    <w:rsid w:val="006E699D"/>
    <w:rsid w:val="006E6A53"/>
    <w:rsid w:val="006E6CA1"/>
    <w:rsid w:val="006E6F4C"/>
    <w:rsid w:val="006E7368"/>
    <w:rsid w:val="006E77C4"/>
    <w:rsid w:val="006E7C47"/>
    <w:rsid w:val="006F018C"/>
    <w:rsid w:val="006F0390"/>
    <w:rsid w:val="006F096F"/>
    <w:rsid w:val="006F0ABD"/>
    <w:rsid w:val="006F0B9B"/>
    <w:rsid w:val="006F0BD4"/>
    <w:rsid w:val="006F120E"/>
    <w:rsid w:val="006F1233"/>
    <w:rsid w:val="006F15BA"/>
    <w:rsid w:val="006F182F"/>
    <w:rsid w:val="006F1C39"/>
    <w:rsid w:val="006F2041"/>
    <w:rsid w:val="006F22A1"/>
    <w:rsid w:val="006F296E"/>
    <w:rsid w:val="006F2ACE"/>
    <w:rsid w:val="006F311A"/>
    <w:rsid w:val="006F33F1"/>
    <w:rsid w:val="006F3CF4"/>
    <w:rsid w:val="006F3CF8"/>
    <w:rsid w:val="006F3E3C"/>
    <w:rsid w:val="006F41E1"/>
    <w:rsid w:val="006F46FF"/>
    <w:rsid w:val="006F47B7"/>
    <w:rsid w:val="006F4D13"/>
    <w:rsid w:val="006F56D3"/>
    <w:rsid w:val="006F5AA8"/>
    <w:rsid w:val="006F67F7"/>
    <w:rsid w:val="006F6828"/>
    <w:rsid w:val="006F6837"/>
    <w:rsid w:val="006F6C39"/>
    <w:rsid w:val="006F6F77"/>
    <w:rsid w:val="006F7607"/>
    <w:rsid w:val="006F76F9"/>
    <w:rsid w:val="006F77E9"/>
    <w:rsid w:val="006F7D11"/>
    <w:rsid w:val="007006BB"/>
    <w:rsid w:val="007008AB"/>
    <w:rsid w:val="007009EA"/>
    <w:rsid w:val="00700D5F"/>
    <w:rsid w:val="00701206"/>
    <w:rsid w:val="007016B2"/>
    <w:rsid w:val="00701D7F"/>
    <w:rsid w:val="0070205D"/>
    <w:rsid w:val="0070276F"/>
    <w:rsid w:val="007027F8"/>
    <w:rsid w:val="007034EB"/>
    <w:rsid w:val="00703827"/>
    <w:rsid w:val="00703984"/>
    <w:rsid w:val="00703C3C"/>
    <w:rsid w:val="007040B1"/>
    <w:rsid w:val="0070453D"/>
    <w:rsid w:val="00705278"/>
    <w:rsid w:val="007053A9"/>
    <w:rsid w:val="00705674"/>
    <w:rsid w:val="0070591A"/>
    <w:rsid w:val="00705D77"/>
    <w:rsid w:val="00705E0C"/>
    <w:rsid w:val="00706405"/>
    <w:rsid w:val="00706E12"/>
    <w:rsid w:val="00706E98"/>
    <w:rsid w:val="00707032"/>
    <w:rsid w:val="007071D1"/>
    <w:rsid w:val="0070722E"/>
    <w:rsid w:val="00707942"/>
    <w:rsid w:val="00707C26"/>
    <w:rsid w:val="00707CBB"/>
    <w:rsid w:val="007103C2"/>
    <w:rsid w:val="0071056E"/>
    <w:rsid w:val="00710619"/>
    <w:rsid w:val="007108AF"/>
    <w:rsid w:val="00710CD2"/>
    <w:rsid w:val="00711084"/>
    <w:rsid w:val="00711117"/>
    <w:rsid w:val="0071120C"/>
    <w:rsid w:val="007112DA"/>
    <w:rsid w:val="007116D8"/>
    <w:rsid w:val="00711771"/>
    <w:rsid w:val="00711862"/>
    <w:rsid w:val="00711A47"/>
    <w:rsid w:val="00711C22"/>
    <w:rsid w:val="00712280"/>
    <w:rsid w:val="007123EA"/>
    <w:rsid w:val="00712431"/>
    <w:rsid w:val="00712796"/>
    <w:rsid w:val="00712846"/>
    <w:rsid w:val="00712DC4"/>
    <w:rsid w:val="00712F26"/>
    <w:rsid w:val="00713442"/>
    <w:rsid w:val="007136B6"/>
    <w:rsid w:val="00713A13"/>
    <w:rsid w:val="00713FED"/>
    <w:rsid w:val="007141B8"/>
    <w:rsid w:val="00714244"/>
    <w:rsid w:val="007143DC"/>
    <w:rsid w:val="00714748"/>
    <w:rsid w:val="00714A71"/>
    <w:rsid w:val="00714A92"/>
    <w:rsid w:val="00714EEA"/>
    <w:rsid w:val="007151D7"/>
    <w:rsid w:val="0071526D"/>
    <w:rsid w:val="00715323"/>
    <w:rsid w:val="0071586A"/>
    <w:rsid w:val="007158D3"/>
    <w:rsid w:val="00715D6B"/>
    <w:rsid w:val="00715E25"/>
    <w:rsid w:val="007164F7"/>
    <w:rsid w:val="0071685E"/>
    <w:rsid w:val="00716D9E"/>
    <w:rsid w:val="00716EDD"/>
    <w:rsid w:val="007170AE"/>
    <w:rsid w:val="0071728F"/>
    <w:rsid w:val="00717E0B"/>
    <w:rsid w:val="00717E41"/>
    <w:rsid w:val="007202C0"/>
    <w:rsid w:val="00720582"/>
    <w:rsid w:val="007205C5"/>
    <w:rsid w:val="00720DEB"/>
    <w:rsid w:val="00720F6D"/>
    <w:rsid w:val="00721529"/>
    <w:rsid w:val="0072197C"/>
    <w:rsid w:val="00721BF3"/>
    <w:rsid w:val="00722404"/>
    <w:rsid w:val="00722653"/>
    <w:rsid w:val="00722BAD"/>
    <w:rsid w:val="0072329C"/>
    <w:rsid w:val="007235F6"/>
    <w:rsid w:val="007237AC"/>
    <w:rsid w:val="0072395F"/>
    <w:rsid w:val="00723C25"/>
    <w:rsid w:val="00723E6B"/>
    <w:rsid w:val="00723E7D"/>
    <w:rsid w:val="00723ED3"/>
    <w:rsid w:val="00724578"/>
    <w:rsid w:val="0072497F"/>
    <w:rsid w:val="00724E31"/>
    <w:rsid w:val="00725206"/>
    <w:rsid w:val="007252A7"/>
    <w:rsid w:val="007253D6"/>
    <w:rsid w:val="007259E1"/>
    <w:rsid w:val="00725E02"/>
    <w:rsid w:val="00725EEC"/>
    <w:rsid w:val="00725F2B"/>
    <w:rsid w:val="00725FBC"/>
    <w:rsid w:val="007261FC"/>
    <w:rsid w:val="00726382"/>
    <w:rsid w:val="00726C5E"/>
    <w:rsid w:val="0072718A"/>
    <w:rsid w:val="007302FE"/>
    <w:rsid w:val="007305F6"/>
    <w:rsid w:val="00730623"/>
    <w:rsid w:val="00730834"/>
    <w:rsid w:val="00730AB8"/>
    <w:rsid w:val="00730DDD"/>
    <w:rsid w:val="00730FED"/>
    <w:rsid w:val="00731157"/>
    <w:rsid w:val="00731425"/>
    <w:rsid w:val="007318D5"/>
    <w:rsid w:val="0073211E"/>
    <w:rsid w:val="007326EC"/>
    <w:rsid w:val="00732831"/>
    <w:rsid w:val="00732CA7"/>
    <w:rsid w:val="00732CB4"/>
    <w:rsid w:val="00733780"/>
    <w:rsid w:val="00733A65"/>
    <w:rsid w:val="00733D71"/>
    <w:rsid w:val="00734F77"/>
    <w:rsid w:val="00735423"/>
    <w:rsid w:val="00735507"/>
    <w:rsid w:val="007356BE"/>
    <w:rsid w:val="00735DC0"/>
    <w:rsid w:val="007360D9"/>
    <w:rsid w:val="00736152"/>
    <w:rsid w:val="00736171"/>
    <w:rsid w:val="007364F1"/>
    <w:rsid w:val="007369D8"/>
    <w:rsid w:val="00736F48"/>
    <w:rsid w:val="0073716B"/>
    <w:rsid w:val="0073723A"/>
    <w:rsid w:val="00737DCD"/>
    <w:rsid w:val="00737ED6"/>
    <w:rsid w:val="007406E6"/>
    <w:rsid w:val="00741156"/>
    <w:rsid w:val="0074175C"/>
    <w:rsid w:val="00741E10"/>
    <w:rsid w:val="00741F34"/>
    <w:rsid w:val="0074243F"/>
    <w:rsid w:val="0074267B"/>
    <w:rsid w:val="0074291E"/>
    <w:rsid w:val="00742DDB"/>
    <w:rsid w:val="007430B2"/>
    <w:rsid w:val="00743798"/>
    <w:rsid w:val="00744343"/>
    <w:rsid w:val="007448AE"/>
    <w:rsid w:val="00744FB8"/>
    <w:rsid w:val="007450D7"/>
    <w:rsid w:val="00745274"/>
    <w:rsid w:val="0074549B"/>
    <w:rsid w:val="0074550D"/>
    <w:rsid w:val="0074559E"/>
    <w:rsid w:val="00745661"/>
    <w:rsid w:val="00745A12"/>
    <w:rsid w:val="00745BDB"/>
    <w:rsid w:val="00745C17"/>
    <w:rsid w:val="00745DFB"/>
    <w:rsid w:val="00745EB4"/>
    <w:rsid w:val="00745F92"/>
    <w:rsid w:val="00746202"/>
    <w:rsid w:val="007462DE"/>
    <w:rsid w:val="00746E5D"/>
    <w:rsid w:val="007470A8"/>
    <w:rsid w:val="00747449"/>
    <w:rsid w:val="0074779D"/>
    <w:rsid w:val="00750025"/>
    <w:rsid w:val="007505ED"/>
    <w:rsid w:val="00750DE1"/>
    <w:rsid w:val="00750E85"/>
    <w:rsid w:val="00750FCC"/>
    <w:rsid w:val="00750FCF"/>
    <w:rsid w:val="00751021"/>
    <w:rsid w:val="0075103F"/>
    <w:rsid w:val="00751040"/>
    <w:rsid w:val="00751367"/>
    <w:rsid w:val="00751B37"/>
    <w:rsid w:val="00751EA7"/>
    <w:rsid w:val="00751F3A"/>
    <w:rsid w:val="0075227E"/>
    <w:rsid w:val="007523E8"/>
    <w:rsid w:val="0075250A"/>
    <w:rsid w:val="007526EC"/>
    <w:rsid w:val="007529E2"/>
    <w:rsid w:val="00752A91"/>
    <w:rsid w:val="00753026"/>
    <w:rsid w:val="007533EB"/>
    <w:rsid w:val="00753468"/>
    <w:rsid w:val="00753478"/>
    <w:rsid w:val="00753924"/>
    <w:rsid w:val="0075449F"/>
    <w:rsid w:val="007546DC"/>
    <w:rsid w:val="0075487D"/>
    <w:rsid w:val="00754B18"/>
    <w:rsid w:val="0075519E"/>
    <w:rsid w:val="00755EFE"/>
    <w:rsid w:val="0075627A"/>
    <w:rsid w:val="00756543"/>
    <w:rsid w:val="00756824"/>
    <w:rsid w:val="00756C26"/>
    <w:rsid w:val="00757397"/>
    <w:rsid w:val="00757AA3"/>
    <w:rsid w:val="00757AF5"/>
    <w:rsid w:val="00757C56"/>
    <w:rsid w:val="00757C9A"/>
    <w:rsid w:val="0076012B"/>
    <w:rsid w:val="007606DD"/>
    <w:rsid w:val="00760D2A"/>
    <w:rsid w:val="00761057"/>
    <w:rsid w:val="0076155E"/>
    <w:rsid w:val="007615A1"/>
    <w:rsid w:val="007615DF"/>
    <w:rsid w:val="00761F9D"/>
    <w:rsid w:val="007621A1"/>
    <w:rsid w:val="0076253A"/>
    <w:rsid w:val="00762CEF"/>
    <w:rsid w:val="00762D46"/>
    <w:rsid w:val="00763248"/>
    <w:rsid w:val="00763272"/>
    <w:rsid w:val="00763325"/>
    <w:rsid w:val="007636A9"/>
    <w:rsid w:val="00763B3A"/>
    <w:rsid w:val="00763DC9"/>
    <w:rsid w:val="007642EA"/>
    <w:rsid w:val="007642FE"/>
    <w:rsid w:val="007643B2"/>
    <w:rsid w:val="0076442C"/>
    <w:rsid w:val="007645E4"/>
    <w:rsid w:val="0076465E"/>
    <w:rsid w:val="00764A6A"/>
    <w:rsid w:val="0076503A"/>
    <w:rsid w:val="0076525C"/>
    <w:rsid w:val="0076576B"/>
    <w:rsid w:val="00765AEE"/>
    <w:rsid w:val="00765B62"/>
    <w:rsid w:val="00765B9C"/>
    <w:rsid w:val="00765FFE"/>
    <w:rsid w:val="0076601F"/>
    <w:rsid w:val="00766592"/>
    <w:rsid w:val="007665F3"/>
    <w:rsid w:val="00766E1B"/>
    <w:rsid w:val="00766E7E"/>
    <w:rsid w:val="007674CD"/>
    <w:rsid w:val="00767BF7"/>
    <w:rsid w:val="0077012D"/>
    <w:rsid w:val="00770455"/>
    <w:rsid w:val="0077060D"/>
    <w:rsid w:val="00770677"/>
    <w:rsid w:val="007706D8"/>
    <w:rsid w:val="00770964"/>
    <w:rsid w:val="00770D1D"/>
    <w:rsid w:val="0077134E"/>
    <w:rsid w:val="00771AC4"/>
    <w:rsid w:val="00771BFD"/>
    <w:rsid w:val="00771DE6"/>
    <w:rsid w:val="007722A4"/>
    <w:rsid w:val="007729CF"/>
    <w:rsid w:val="00772D29"/>
    <w:rsid w:val="00772EBD"/>
    <w:rsid w:val="00773765"/>
    <w:rsid w:val="00773951"/>
    <w:rsid w:val="007739D8"/>
    <w:rsid w:val="00773F3D"/>
    <w:rsid w:val="0077461E"/>
    <w:rsid w:val="00774B96"/>
    <w:rsid w:val="00774F34"/>
    <w:rsid w:val="0077534C"/>
    <w:rsid w:val="0077541C"/>
    <w:rsid w:val="00775469"/>
    <w:rsid w:val="00775994"/>
    <w:rsid w:val="00775DB8"/>
    <w:rsid w:val="00775DED"/>
    <w:rsid w:val="007761C3"/>
    <w:rsid w:val="00776216"/>
    <w:rsid w:val="007766E0"/>
    <w:rsid w:val="00776985"/>
    <w:rsid w:val="00776A0F"/>
    <w:rsid w:val="00776D29"/>
    <w:rsid w:val="0077774F"/>
    <w:rsid w:val="00777AB4"/>
    <w:rsid w:val="00777E82"/>
    <w:rsid w:val="00780072"/>
    <w:rsid w:val="007801DE"/>
    <w:rsid w:val="00780339"/>
    <w:rsid w:val="0078111E"/>
    <w:rsid w:val="00781282"/>
    <w:rsid w:val="0078169F"/>
    <w:rsid w:val="00781A52"/>
    <w:rsid w:val="00781AD2"/>
    <w:rsid w:val="00781C75"/>
    <w:rsid w:val="00781FAB"/>
    <w:rsid w:val="007823F3"/>
    <w:rsid w:val="00782719"/>
    <w:rsid w:val="00782C58"/>
    <w:rsid w:val="00782D22"/>
    <w:rsid w:val="00782E3E"/>
    <w:rsid w:val="00782E9D"/>
    <w:rsid w:val="0078398D"/>
    <w:rsid w:val="0078398E"/>
    <w:rsid w:val="00783D8C"/>
    <w:rsid w:val="00783EA3"/>
    <w:rsid w:val="0078442B"/>
    <w:rsid w:val="00784721"/>
    <w:rsid w:val="00784F84"/>
    <w:rsid w:val="00785887"/>
    <w:rsid w:val="00785AFA"/>
    <w:rsid w:val="00785FA7"/>
    <w:rsid w:val="00786DA1"/>
    <w:rsid w:val="00786F20"/>
    <w:rsid w:val="0078730A"/>
    <w:rsid w:val="00787357"/>
    <w:rsid w:val="00787403"/>
    <w:rsid w:val="00787EFA"/>
    <w:rsid w:val="00790424"/>
    <w:rsid w:val="00790443"/>
    <w:rsid w:val="007904AF"/>
    <w:rsid w:val="0079053E"/>
    <w:rsid w:val="00790658"/>
    <w:rsid w:val="007907C5"/>
    <w:rsid w:val="0079097D"/>
    <w:rsid w:val="00790C57"/>
    <w:rsid w:val="00790CE7"/>
    <w:rsid w:val="007914B3"/>
    <w:rsid w:val="007914FD"/>
    <w:rsid w:val="0079165B"/>
    <w:rsid w:val="00791661"/>
    <w:rsid w:val="00791B4D"/>
    <w:rsid w:val="00792666"/>
    <w:rsid w:val="00792A32"/>
    <w:rsid w:val="007933A7"/>
    <w:rsid w:val="007934C3"/>
    <w:rsid w:val="00793AEF"/>
    <w:rsid w:val="00793BC3"/>
    <w:rsid w:val="00793F43"/>
    <w:rsid w:val="00793FF4"/>
    <w:rsid w:val="007944A7"/>
    <w:rsid w:val="0079458F"/>
    <w:rsid w:val="00794730"/>
    <w:rsid w:val="00794A69"/>
    <w:rsid w:val="00795009"/>
    <w:rsid w:val="007951E5"/>
    <w:rsid w:val="007957F5"/>
    <w:rsid w:val="00795801"/>
    <w:rsid w:val="00795839"/>
    <w:rsid w:val="00795960"/>
    <w:rsid w:val="00795A51"/>
    <w:rsid w:val="00795D97"/>
    <w:rsid w:val="0079600C"/>
    <w:rsid w:val="00796014"/>
    <w:rsid w:val="0079610C"/>
    <w:rsid w:val="0079614C"/>
    <w:rsid w:val="00796260"/>
    <w:rsid w:val="00796724"/>
    <w:rsid w:val="00796915"/>
    <w:rsid w:val="00796A35"/>
    <w:rsid w:val="00796A9A"/>
    <w:rsid w:val="00796D1E"/>
    <w:rsid w:val="00797099"/>
    <w:rsid w:val="0079782B"/>
    <w:rsid w:val="00797A06"/>
    <w:rsid w:val="00797B80"/>
    <w:rsid w:val="007A0013"/>
    <w:rsid w:val="007A0142"/>
    <w:rsid w:val="007A029F"/>
    <w:rsid w:val="007A078E"/>
    <w:rsid w:val="007A0F87"/>
    <w:rsid w:val="007A111A"/>
    <w:rsid w:val="007A129C"/>
    <w:rsid w:val="007A1A25"/>
    <w:rsid w:val="007A1C2F"/>
    <w:rsid w:val="007A1CAC"/>
    <w:rsid w:val="007A1E12"/>
    <w:rsid w:val="007A1E74"/>
    <w:rsid w:val="007A1E8C"/>
    <w:rsid w:val="007A2373"/>
    <w:rsid w:val="007A2522"/>
    <w:rsid w:val="007A2603"/>
    <w:rsid w:val="007A270B"/>
    <w:rsid w:val="007A2740"/>
    <w:rsid w:val="007A27B6"/>
    <w:rsid w:val="007A2B43"/>
    <w:rsid w:val="007A2EAA"/>
    <w:rsid w:val="007A303F"/>
    <w:rsid w:val="007A3106"/>
    <w:rsid w:val="007A32EF"/>
    <w:rsid w:val="007A37DF"/>
    <w:rsid w:val="007A3A3D"/>
    <w:rsid w:val="007A40FA"/>
    <w:rsid w:val="007A4162"/>
    <w:rsid w:val="007A45E8"/>
    <w:rsid w:val="007A4687"/>
    <w:rsid w:val="007A46CB"/>
    <w:rsid w:val="007A47DB"/>
    <w:rsid w:val="007A51A3"/>
    <w:rsid w:val="007A51DC"/>
    <w:rsid w:val="007A542D"/>
    <w:rsid w:val="007A574D"/>
    <w:rsid w:val="007A5751"/>
    <w:rsid w:val="007A5969"/>
    <w:rsid w:val="007A5CD2"/>
    <w:rsid w:val="007A5E4C"/>
    <w:rsid w:val="007A628B"/>
    <w:rsid w:val="007A6381"/>
    <w:rsid w:val="007A638B"/>
    <w:rsid w:val="007A6461"/>
    <w:rsid w:val="007A7113"/>
    <w:rsid w:val="007A7637"/>
    <w:rsid w:val="007A7800"/>
    <w:rsid w:val="007A7BFC"/>
    <w:rsid w:val="007B000A"/>
    <w:rsid w:val="007B0325"/>
    <w:rsid w:val="007B0330"/>
    <w:rsid w:val="007B037B"/>
    <w:rsid w:val="007B0497"/>
    <w:rsid w:val="007B06DD"/>
    <w:rsid w:val="007B0D02"/>
    <w:rsid w:val="007B0D81"/>
    <w:rsid w:val="007B11D0"/>
    <w:rsid w:val="007B1262"/>
    <w:rsid w:val="007B1C1F"/>
    <w:rsid w:val="007B2084"/>
    <w:rsid w:val="007B20B1"/>
    <w:rsid w:val="007B27EA"/>
    <w:rsid w:val="007B299F"/>
    <w:rsid w:val="007B3238"/>
    <w:rsid w:val="007B33E6"/>
    <w:rsid w:val="007B33EE"/>
    <w:rsid w:val="007B3405"/>
    <w:rsid w:val="007B3714"/>
    <w:rsid w:val="007B3A0F"/>
    <w:rsid w:val="007B4143"/>
    <w:rsid w:val="007B4E5F"/>
    <w:rsid w:val="007B4F23"/>
    <w:rsid w:val="007B512B"/>
    <w:rsid w:val="007B54F5"/>
    <w:rsid w:val="007B55D7"/>
    <w:rsid w:val="007B573C"/>
    <w:rsid w:val="007B5928"/>
    <w:rsid w:val="007B5BB6"/>
    <w:rsid w:val="007B5BF0"/>
    <w:rsid w:val="007B5E56"/>
    <w:rsid w:val="007B6193"/>
    <w:rsid w:val="007B62A5"/>
    <w:rsid w:val="007B6723"/>
    <w:rsid w:val="007B6740"/>
    <w:rsid w:val="007B67D5"/>
    <w:rsid w:val="007B6847"/>
    <w:rsid w:val="007B6A93"/>
    <w:rsid w:val="007B6AD8"/>
    <w:rsid w:val="007B6FDF"/>
    <w:rsid w:val="007B7184"/>
    <w:rsid w:val="007B7349"/>
    <w:rsid w:val="007B7DEB"/>
    <w:rsid w:val="007B7EDA"/>
    <w:rsid w:val="007C02F0"/>
    <w:rsid w:val="007C0582"/>
    <w:rsid w:val="007C08C7"/>
    <w:rsid w:val="007C0B1A"/>
    <w:rsid w:val="007C0F81"/>
    <w:rsid w:val="007C102C"/>
    <w:rsid w:val="007C1071"/>
    <w:rsid w:val="007C12D3"/>
    <w:rsid w:val="007C13BA"/>
    <w:rsid w:val="007C18D0"/>
    <w:rsid w:val="007C1F40"/>
    <w:rsid w:val="007C2160"/>
    <w:rsid w:val="007C222B"/>
    <w:rsid w:val="007C2690"/>
    <w:rsid w:val="007C2EE0"/>
    <w:rsid w:val="007C385F"/>
    <w:rsid w:val="007C3B95"/>
    <w:rsid w:val="007C4443"/>
    <w:rsid w:val="007C45AF"/>
    <w:rsid w:val="007C4768"/>
    <w:rsid w:val="007C4B93"/>
    <w:rsid w:val="007C503D"/>
    <w:rsid w:val="007C5389"/>
    <w:rsid w:val="007C5919"/>
    <w:rsid w:val="007C5AAB"/>
    <w:rsid w:val="007C5FC4"/>
    <w:rsid w:val="007C605E"/>
    <w:rsid w:val="007C61FD"/>
    <w:rsid w:val="007C6448"/>
    <w:rsid w:val="007C64A6"/>
    <w:rsid w:val="007C673A"/>
    <w:rsid w:val="007C6BDA"/>
    <w:rsid w:val="007C6CF9"/>
    <w:rsid w:val="007C6EE5"/>
    <w:rsid w:val="007C704C"/>
    <w:rsid w:val="007C7067"/>
    <w:rsid w:val="007C70A1"/>
    <w:rsid w:val="007C71CE"/>
    <w:rsid w:val="007C722E"/>
    <w:rsid w:val="007C7369"/>
    <w:rsid w:val="007C773A"/>
    <w:rsid w:val="007C7755"/>
    <w:rsid w:val="007C7DB3"/>
    <w:rsid w:val="007D0223"/>
    <w:rsid w:val="007D036B"/>
    <w:rsid w:val="007D064A"/>
    <w:rsid w:val="007D06C6"/>
    <w:rsid w:val="007D0E8B"/>
    <w:rsid w:val="007D15BF"/>
    <w:rsid w:val="007D191E"/>
    <w:rsid w:val="007D1E36"/>
    <w:rsid w:val="007D1EDF"/>
    <w:rsid w:val="007D22C5"/>
    <w:rsid w:val="007D2735"/>
    <w:rsid w:val="007D2954"/>
    <w:rsid w:val="007D2A49"/>
    <w:rsid w:val="007D2B79"/>
    <w:rsid w:val="007D2E5F"/>
    <w:rsid w:val="007D384D"/>
    <w:rsid w:val="007D42F1"/>
    <w:rsid w:val="007D44B1"/>
    <w:rsid w:val="007D4CA3"/>
    <w:rsid w:val="007D521A"/>
    <w:rsid w:val="007D5560"/>
    <w:rsid w:val="007D561E"/>
    <w:rsid w:val="007D59A0"/>
    <w:rsid w:val="007D5B59"/>
    <w:rsid w:val="007D5DCD"/>
    <w:rsid w:val="007D6344"/>
    <w:rsid w:val="007D6660"/>
    <w:rsid w:val="007D6FCA"/>
    <w:rsid w:val="007D7342"/>
    <w:rsid w:val="007D7396"/>
    <w:rsid w:val="007D7450"/>
    <w:rsid w:val="007D77B9"/>
    <w:rsid w:val="007D788B"/>
    <w:rsid w:val="007D7E92"/>
    <w:rsid w:val="007D7F10"/>
    <w:rsid w:val="007D7F85"/>
    <w:rsid w:val="007E0864"/>
    <w:rsid w:val="007E16DD"/>
    <w:rsid w:val="007E17C1"/>
    <w:rsid w:val="007E1B8E"/>
    <w:rsid w:val="007E1CE6"/>
    <w:rsid w:val="007E2636"/>
    <w:rsid w:val="007E2A2F"/>
    <w:rsid w:val="007E3121"/>
    <w:rsid w:val="007E31F1"/>
    <w:rsid w:val="007E3838"/>
    <w:rsid w:val="007E3B0D"/>
    <w:rsid w:val="007E3BE5"/>
    <w:rsid w:val="007E3C01"/>
    <w:rsid w:val="007E4176"/>
    <w:rsid w:val="007E44C0"/>
    <w:rsid w:val="007E45A3"/>
    <w:rsid w:val="007E46B6"/>
    <w:rsid w:val="007E50A9"/>
    <w:rsid w:val="007E5644"/>
    <w:rsid w:val="007E5ABF"/>
    <w:rsid w:val="007E5EC7"/>
    <w:rsid w:val="007E62E5"/>
    <w:rsid w:val="007E68DB"/>
    <w:rsid w:val="007E6A65"/>
    <w:rsid w:val="007E726E"/>
    <w:rsid w:val="007E7306"/>
    <w:rsid w:val="007E7715"/>
    <w:rsid w:val="007E7726"/>
    <w:rsid w:val="007E7793"/>
    <w:rsid w:val="007E78DE"/>
    <w:rsid w:val="007E7A3D"/>
    <w:rsid w:val="007E7EA1"/>
    <w:rsid w:val="007E7F25"/>
    <w:rsid w:val="007F00B6"/>
    <w:rsid w:val="007F0814"/>
    <w:rsid w:val="007F0DB3"/>
    <w:rsid w:val="007F10EB"/>
    <w:rsid w:val="007F150D"/>
    <w:rsid w:val="007F17B9"/>
    <w:rsid w:val="007F185D"/>
    <w:rsid w:val="007F1950"/>
    <w:rsid w:val="007F1D83"/>
    <w:rsid w:val="007F1DAB"/>
    <w:rsid w:val="007F226F"/>
    <w:rsid w:val="007F27E4"/>
    <w:rsid w:val="007F2839"/>
    <w:rsid w:val="007F2A6B"/>
    <w:rsid w:val="007F2B42"/>
    <w:rsid w:val="007F2F91"/>
    <w:rsid w:val="007F317D"/>
    <w:rsid w:val="007F31C5"/>
    <w:rsid w:val="007F33AC"/>
    <w:rsid w:val="007F37E4"/>
    <w:rsid w:val="007F3858"/>
    <w:rsid w:val="007F3DCB"/>
    <w:rsid w:val="007F3DE9"/>
    <w:rsid w:val="007F3E93"/>
    <w:rsid w:val="007F43A1"/>
    <w:rsid w:val="007F4400"/>
    <w:rsid w:val="007F4487"/>
    <w:rsid w:val="007F4515"/>
    <w:rsid w:val="007F4A25"/>
    <w:rsid w:val="007F4A80"/>
    <w:rsid w:val="007F4E9B"/>
    <w:rsid w:val="007F5224"/>
    <w:rsid w:val="007F56AC"/>
    <w:rsid w:val="007F5785"/>
    <w:rsid w:val="007F5DEF"/>
    <w:rsid w:val="007F6774"/>
    <w:rsid w:val="007F6E33"/>
    <w:rsid w:val="007F710B"/>
    <w:rsid w:val="007F7551"/>
    <w:rsid w:val="007F7D3E"/>
    <w:rsid w:val="007F7F09"/>
    <w:rsid w:val="00800061"/>
    <w:rsid w:val="008003DA"/>
    <w:rsid w:val="0080058C"/>
    <w:rsid w:val="00800A47"/>
    <w:rsid w:val="00800D20"/>
    <w:rsid w:val="008012A1"/>
    <w:rsid w:val="00801494"/>
    <w:rsid w:val="008014F9"/>
    <w:rsid w:val="00801A5A"/>
    <w:rsid w:val="00801F76"/>
    <w:rsid w:val="008026D2"/>
    <w:rsid w:val="00802C74"/>
    <w:rsid w:val="00802CA7"/>
    <w:rsid w:val="008032AB"/>
    <w:rsid w:val="008034C9"/>
    <w:rsid w:val="008036C4"/>
    <w:rsid w:val="00803A39"/>
    <w:rsid w:val="00803C00"/>
    <w:rsid w:val="00803C45"/>
    <w:rsid w:val="0080439A"/>
    <w:rsid w:val="008043F6"/>
    <w:rsid w:val="0080441F"/>
    <w:rsid w:val="00804610"/>
    <w:rsid w:val="0080472A"/>
    <w:rsid w:val="0080499F"/>
    <w:rsid w:val="0080536B"/>
    <w:rsid w:val="00805B2E"/>
    <w:rsid w:val="00805E41"/>
    <w:rsid w:val="00806497"/>
    <w:rsid w:val="00806928"/>
    <w:rsid w:val="00806A8E"/>
    <w:rsid w:val="00806B5F"/>
    <w:rsid w:val="00806CA6"/>
    <w:rsid w:val="00806F29"/>
    <w:rsid w:val="00807067"/>
    <w:rsid w:val="00807ADD"/>
    <w:rsid w:val="00810054"/>
    <w:rsid w:val="00810094"/>
    <w:rsid w:val="00810453"/>
    <w:rsid w:val="00810691"/>
    <w:rsid w:val="00810BEF"/>
    <w:rsid w:val="008110BC"/>
    <w:rsid w:val="0081123F"/>
    <w:rsid w:val="008112BF"/>
    <w:rsid w:val="0081155B"/>
    <w:rsid w:val="00811561"/>
    <w:rsid w:val="00811948"/>
    <w:rsid w:val="008119C2"/>
    <w:rsid w:val="00811F68"/>
    <w:rsid w:val="00812122"/>
    <w:rsid w:val="0081217C"/>
    <w:rsid w:val="00812263"/>
    <w:rsid w:val="008127D3"/>
    <w:rsid w:val="00812A75"/>
    <w:rsid w:val="00812B26"/>
    <w:rsid w:val="00812C66"/>
    <w:rsid w:val="00812CF4"/>
    <w:rsid w:val="00812FF8"/>
    <w:rsid w:val="0081314D"/>
    <w:rsid w:val="00813273"/>
    <w:rsid w:val="008137C0"/>
    <w:rsid w:val="008138AC"/>
    <w:rsid w:val="00813AE8"/>
    <w:rsid w:val="008140C4"/>
    <w:rsid w:val="008149EA"/>
    <w:rsid w:val="00814E05"/>
    <w:rsid w:val="0081559D"/>
    <w:rsid w:val="00815B57"/>
    <w:rsid w:val="00816287"/>
    <w:rsid w:val="0081682B"/>
    <w:rsid w:val="008178D7"/>
    <w:rsid w:val="008179FE"/>
    <w:rsid w:val="00817AA7"/>
    <w:rsid w:val="00817DE0"/>
    <w:rsid w:val="008201D5"/>
    <w:rsid w:val="008205BC"/>
    <w:rsid w:val="00820962"/>
    <w:rsid w:val="00820A60"/>
    <w:rsid w:val="00820A96"/>
    <w:rsid w:val="00820CF9"/>
    <w:rsid w:val="008213E7"/>
    <w:rsid w:val="008215C5"/>
    <w:rsid w:val="0082184D"/>
    <w:rsid w:val="0082185A"/>
    <w:rsid w:val="00821930"/>
    <w:rsid w:val="00821A2C"/>
    <w:rsid w:val="00821EE8"/>
    <w:rsid w:val="0082212B"/>
    <w:rsid w:val="00822AC1"/>
    <w:rsid w:val="00822CBD"/>
    <w:rsid w:val="00823001"/>
    <w:rsid w:val="008230CC"/>
    <w:rsid w:val="00823FF4"/>
    <w:rsid w:val="008240C9"/>
    <w:rsid w:val="00824890"/>
    <w:rsid w:val="008253E1"/>
    <w:rsid w:val="0082550D"/>
    <w:rsid w:val="00826146"/>
    <w:rsid w:val="0082618D"/>
    <w:rsid w:val="008261F3"/>
    <w:rsid w:val="00826471"/>
    <w:rsid w:val="008266BD"/>
    <w:rsid w:val="00826BEC"/>
    <w:rsid w:val="00826F2A"/>
    <w:rsid w:val="00827163"/>
    <w:rsid w:val="0082745D"/>
    <w:rsid w:val="00827A0D"/>
    <w:rsid w:val="00827C87"/>
    <w:rsid w:val="008304A4"/>
    <w:rsid w:val="00830D88"/>
    <w:rsid w:val="00830E75"/>
    <w:rsid w:val="00830EC3"/>
    <w:rsid w:val="008317AD"/>
    <w:rsid w:val="0083186D"/>
    <w:rsid w:val="00832840"/>
    <w:rsid w:val="00832C09"/>
    <w:rsid w:val="00832F19"/>
    <w:rsid w:val="00832FDD"/>
    <w:rsid w:val="00833307"/>
    <w:rsid w:val="00833488"/>
    <w:rsid w:val="008342B9"/>
    <w:rsid w:val="0083431E"/>
    <w:rsid w:val="008345E1"/>
    <w:rsid w:val="00834629"/>
    <w:rsid w:val="00834A3D"/>
    <w:rsid w:val="00834E38"/>
    <w:rsid w:val="00834FA6"/>
    <w:rsid w:val="0083512B"/>
    <w:rsid w:val="00835476"/>
    <w:rsid w:val="008354ED"/>
    <w:rsid w:val="00835B97"/>
    <w:rsid w:val="00835DCC"/>
    <w:rsid w:val="00835F21"/>
    <w:rsid w:val="00836217"/>
    <w:rsid w:val="00836766"/>
    <w:rsid w:val="00836843"/>
    <w:rsid w:val="00836A03"/>
    <w:rsid w:val="00836DC1"/>
    <w:rsid w:val="00837467"/>
    <w:rsid w:val="00837556"/>
    <w:rsid w:val="00837C4D"/>
    <w:rsid w:val="00837F3A"/>
    <w:rsid w:val="008405EC"/>
    <w:rsid w:val="008407F8"/>
    <w:rsid w:val="0084089A"/>
    <w:rsid w:val="00840AAA"/>
    <w:rsid w:val="00840C61"/>
    <w:rsid w:val="00840E2E"/>
    <w:rsid w:val="0084114E"/>
    <w:rsid w:val="0084126E"/>
    <w:rsid w:val="00841725"/>
    <w:rsid w:val="008417DB"/>
    <w:rsid w:val="0084199F"/>
    <w:rsid w:val="00841BD8"/>
    <w:rsid w:val="00841C00"/>
    <w:rsid w:val="00842644"/>
    <w:rsid w:val="008426FF"/>
    <w:rsid w:val="00842DF0"/>
    <w:rsid w:val="00842E63"/>
    <w:rsid w:val="00842F20"/>
    <w:rsid w:val="0084316C"/>
    <w:rsid w:val="00843283"/>
    <w:rsid w:val="00843428"/>
    <w:rsid w:val="0084408F"/>
    <w:rsid w:val="0084435D"/>
    <w:rsid w:val="008444B3"/>
    <w:rsid w:val="0084480B"/>
    <w:rsid w:val="00844E85"/>
    <w:rsid w:val="00845002"/>
    <w:rsid w:val="008455C9"/>
    <w:rsid w:val="008457E0"/>
    <w:rsid w:val="008459B7"/>
    <w:rsid w:val="00845BDD"/>
    <w:rsid w:val="00845D49"/>
    <w:rsid w:val="00845DE0"/>
    <w:rsid w:val="00845ED9"/>
    <w:rsid w:val="00845FFB"/>
    <w:rsid w:val="00846159"/>
    <w:rsid w:val="008465C9"/>
    <w:rsid w:val="0084674C"/>
    <w:rsid w:val="0084691D"/>
    <w:rsid w:val="00846EC6"/>
    <w:rsid w:val="00846EE6"/>
    <w:rsid w:val="008470D2"/>
    <w:rsid w:val="0084745F"/>
    <w:rsid w:val="008475E8"/>
    <w:rsid w:val="00847775"/>
    <w:rsid w:val="00847AF8"/>
    <w:rsid w:val="00850164"/>
    <w:rsid w:val="008508FA"/>
    <w:rsid w:val="00850EFD"/>
    <w:rsid w:val="0085116D"/>
    <w:rsid w:val="00851430"/>
    <w:rsid w:val="00851612"/>
    <w:rsid w:val="00851955"/>
    <w:rsid w:val="00851ADC"/>
    <w:rsid w:val="00851CD1"/>
    <w:rsid w:val="0085215E"/>
    <w:rsid w:val="00852AAA"/>
    <w:rsid w:val="00852B24"/>
    <w:rsid w:val="00852B65"/>
    <w:rsid w:val="00852D88"/>
    <w:rsid w:val="0085352B"/>
    <w:rsid w:val="008536B9"/>
    <w:rsid w:val="00853AD5"/>
    <w:rsid w:val="00853C4B"/>
    <w:rsid w:val="00854190"/>
    <w:rsid w:val="008542C9"/>
    <w:rsid w:val="008547F3"/>
    <w:rsid w:val="0085497C"/>
    <w:rsid w:val="00854B74"/>
    <w:rsid w:val="00854FD7"/>
    <w:rsid w:val="0085512C"/>
    <w:rsid w:val="008553C5"/>
    <w:rsid w:val="008556D7"/>
    <w:rsid w:val="008558F7"/>
    <w:rsid w:val="00855AC3"/>
    <w:rsid w:val="00855B36"/>
    <w:rsid w:val="00855EAA"/>
    <w:rsid w:val="0085629A"/>
    <w:rsid w:val="008566C3"/>
    <w:rsid w:val="008568F4"/>
    <w:rsid w:val="00856979"/>
    <w:rsid w:val="00856E70"/>
    <w:rsid w:val="00860727"/>
    <w:rsid w:val="00860FC2"/>
    <w:rsid w:val="00861571"/>
    <w:rsid w:val="00861584"/>
    <w:rsid w:val="008618B3"/>
    <w:rsid w:val="00861D15"/>
    <w:rsid w:val="00862643"/>
    <w:rsid w:val="0086275D"/>
    <w:rsid w:val="00862B38"/>
    <w:rsid w:val="008633A1"/>
    <w:rsid w:val="00863B00"/>
    <w:rsid w:val="00863C69"/>
    <w:rsid w:val="00863D51"/>
    <w:rsid w:val="00864228"/>
    <w:rsid w:val="0086432B"/>
    <w:rsid w:val="00864453"/>
    <w:rsid w:val="00864487"/>
    <w:rsid w:val="00864DAD"/>
    <w:rsid w:val="00864F35"/>
    <w:rsid w:val="0086529B"/>
    <w:rsid w:val="008656B8"/>
    <w:rsid w:val="0086578A"/>
    <w:rsid w:val="008658FE"/>
    <w:rsid w:val="00865AEA"/>
    <w:rsid w:val="00865BFE"/>
    <w:rsid w:val="00866647"/>
    <w:rsid w:val="00867367"/>
    <w:rsid w:val="0086754C"/>
    <w:rsid w:val="008676BB"/>
    <w:rsid w:val="008677B7"/>
    <w:rsid w:val="008679AB"/>
    <w:rsid w:val="00867E0F"/>
    <w:rsid w:val="00867E9C"/>
    <w:rsid w:val="00870039"/>
    <w:rsid w:val="0087024A"/>
    <w:rsid w:val="00870387"/>
    <w:rsid w:val="00870782"/>
    <w:rsid w:val="00870D46"/>
    <w:rsid w:val="00870FC4"/>
    <w:rsid w:val="008714D7"/>
    <w:rsid w:val="0087177B"/>
    <w:rsid w:val="008728F0"/>
    <w:rsid w:val="00872921"/>
    <w:rsid w:val="008729F7"/>
    <w:rsid w:val="0087354F"/>
    <w:rsid w:val="0087358A"/>
    <w:rsid w:val="00873BDC"/>
    <w:rsid w:val="00873F52"/>
    <w:rsid w:val="00874097"/>
    <w:rsid w:val="00874302"/>
    <w:rsid w:val="008743E4"/>
    <w:rsid w:val="00874A74"/>
    <w:rsid w:val="008752DE"/>
    <w:rsid w:val="008753FC"/>
    <w:rsid w:val="0087559F"/>
    <w:rsid w:val="008755B1"/>
    <w:rsid w:val="0087619A"/>
    <w:rsid w:val="008763D0"/>
    <w:rsid w:val="00876542"/>
    <w:rsid w:val="00876590"/>
    <w:rsid w:val="0087693E"/>
    <w:rsid w:val="00876A15"/>
    <w:rsid w:val="00876B03"/>
    <w:rsid w:val="00877031"/>
    <w:rsid w:val="0087772C"/>
    <w:rsid w:val="008777F5"/>
    <w:rsid w:val="00877AE0"/>
    <w:rsid w:val="00877B6B"/>
    <w:rsid w:val="00877ED2"/>
    <w:rsid w:val="008800D8"/>
    <w:rsid w:val="0088010F"/>
    <w:rsid w:val="008801BF"/>
    <w:rsid w:val="00880913"/>
    <w:rsid w:val="008813DF"/>
    <w:rsid w:val="008813EF"/>
    <w:rsid w:val="0088213F"/>
    <w:rsid w:val="008823FC"/>
    <w:rsid w:val="00882A79"/>
    <w:rsid w:val="00882F66"/>
    <w:rsid w:val="0088346F"/>
    <w:rsid w:val="00883996"/>
    <w:rsid w:val="008839CA"/>
    <w:rsid w:val="00883E95"/>
    <w:rsid w:val="00884294"/>
    <w:rsid w:val="00884BE9"/>
    <w:rsid w:val="00884BF8"/>
    <w:rsid w:val="00885203"/>
    <w:rsid w:val="0088533C"/>
    <w:rsid w:val="0088543F"/>
    <w:rsid w:val="00885474"/>
    <w:rsid w:val="008856BE"/>
    <w:rsid w:val="00886189"/>
    <w:rsid w:val="00886C46"/>
    <w:rsid w:val="00886FA9"/>
    <w:rsid w:val="008871E9"/>
    <w:rsid w:val="00887EE2"/>
    <w:rsid w:val="00887FF2"/>
    <w:rsid w:val="008901DB"/>
    <w:rsid w:val="00890384"/>
    <w:rsid w:val="00890623"/>
    <w:rsid w:val="00890884"/>
    <w:rsid w:val="00890AF5"/>
    <w:rsid w:val="00890B03"/>
    <w:rsid w:val="00890B23"/>
    <w:rsid w:val="00890CB6"/>
    <w:rsid w:val="00891ADD"/>
    <w:rsid w:val="008924E1"/>
    <w:rsid w:val="00892C90"/>
    <w:rsid w:val="00893AF3"/>
    <w:rsid w:val="0089461D"/>
    <w:rsid w:val="00894CEF"/>
    <w:rsid w:val="00894D7E"/>
    <w:rsid w:val="00894F8C"/>
    <w:rsid w:val="00895216"/>
    <w:rsid w:val="0089537F"/>
    <w:rsid w:val="00895CB3"/>
    <w:rsid w:val="0089687A"/>
    <w:rsid w:val="008968CD"/>
    <w:rsid w:val="00896957"/>
    <w:rsid w:val="00896B76"/>
    <w:rsid w:val="00896BC5"/>
    <w:rsid w:val="00896F28"/>
    <w:rsid w:val="00896F7B"/>
    <w:rsid w:val="00897282"/>
    <w:rsid w:val="0089757C"/>
    <w:rsid w:val="0089776D"/>
    <w:rsid w:val="008977A3"/>
    <w:rsid w:val="008A0448"/>
    <w:rsid w:val="008A0C1E"/>
    <w:rsid w:val="008A1172"/>
    <w:rsid w:val="008A2148"/>
    <w:rsid w:val="008A221D"/>
    <w:rsid w:val="008A2479"/>
    <w:rsid w:val="008A25D7"/>
    <w:rsid w:val="008A3334"/>
    <w:rsid w:val="008A35F1"/>
    <w:rsid w:val="008A3787"/>
    <w:rsid w:val="008A38A7"/>
    <w:rsid w:val="008A38B0"/>
    <w:rsid w:val="008A3B52"/>
    <w:rsid w:val="008A3BAD"/>
    <w:rsid w:val="008A3CB1"/>
    <w:rsid w:val="008A3D04"/>
    <w:rsid w:val="008A3D24"/>
    <w:rsid w:val="008A3FA1"/>
    <w:rsid w:val="008A4022"/>
    <w:rsid w:val="008A4B3B"/>
    <w:rsid w:val="008A4C35"/>
    <w:rsid w:val="008A4E3C"/>
    <w:rsid w:val="008A53DD"/>
    <w:rsid w:val="008A555B"/>
    <w:rsid w:val="008A5738"/>
    <w:rsid w:val="008A5967"/>
    <w:rsid w:val="008A5B2B"/>
    <w:rsid w:val="008A5B55"/>
    <w:rsid w:val="008A60F0"/>
    <w:rsid w:val="008A6323"/>
    <w:rsid w:val="008A6739"/>
    <w:rsid w:val="008A67E0"/>
    <w:rsid w:val="008A6AA5"/>
    <w:rsid w:val="008A7068"/>
    <w:rsid w:val="008A7235"/>
    <w:rsid w:val="008A729B"/>
    <w:rsid w:val="008A74A6"/>
    <w:rsid w:val="008A75EC"/>
    <w:rsid w:val="008A7640"/>
    <w:rsid w:val="008A7939"/>
    <w:rsid w:val="008A7ACF"/>
    <w:rsid w:val="008A7BA2"/>
    <w:rsid w:val="008A7D0D"/>
    <w:rsid w:val="008B0293"/>
    <w:rsid w:val="008B0369"/>
    <w:rsid w:val="008B05FF"/>
    <w:rsid w:val="008B0C71"/>
    <w:rsid w:val="008B0E08"/>
    <w:rsid w:val="008B1341"/>
    <w:rsid w:val="008B1393"/>
    <w:rsid w:val="008B13B2"/>
    <w:rsid w:val="008B14B5"/>
    <w:rsid w:val="008B1D77"/>
    <w:rsid w:val="008B2239"/>
    <w:rsid w:val="008B2550"/>
    <w:rsid w:val="008B2D7A"/>
    <w:rsid w:val="008B2D8D"/>
    <w:rsid w:val="008B2E08"/>
    <w:rsid w:val="008B2EE7"/>
    <w:rsid w:val="008B3365"/>
    <w:rsid w:val="008B3464"/>
    <w:rsid w:val="008B34DF"/>
    <w:rsid w:val="008B36F0"/>
    <w:rsid w:val="008B3A5A"/>
    <w:rsid w:val="008B3E31"/>
    <w:rsid w:val="008B414C"/>
    <w:rsid w:val="008B417E"/>
    <w:rsid w:val="008B4437"/>
    <w:rsid w:val="008B4585"/>
    <w:rsid w:val="008B4953"/>
    <w:rsid w:val="008B4B66"/>
    <w:rsid w:val="008B5064"/>
    <w:rsid w:val="008B50AF"/>
    <w:rsid w:val="008B590E"/>
    <w:rsid w:val="008B6992"/>
    <w:rsid w:val="008B6AC7"/>
    <w:rsid w:val="008B6D8A"/>
    <w:rsid w:val="008B7141"/>
    <w:rsid w:val="008B764D"/>
    <w:rsid w:val="008B76AD"/>
    <w:rsid w:val="008B792A"/>
    <w:rsid w:val="008B7940"/>
    <w:rsid w:val="008B7CBB"/>
    <w:rsid w:val="008C0202"/>
    <w:rsid w:val="008C02E5"/>
    <w:rsid w:val="008C057E"/>
    <w:rsid w:val="008C06C2"/>
    <w:rsid w:val="008C07F3"/>
    <w:rsid w:val="008C08A9"/>
    <w:rsid w:val="008C14BC"/>
    <w:rsid w:val="008C18E1"/>
    <w:rsid w:val="008C197C"/>
    <w:rsid w:val="008C1D0C"/>
    <w:rsid w:val="008C1F93"/>
    <w:rsid w:val="008C2040"/>
    <w:rsid w:val="008C224E"/>
    <w:rsid w:val="008C286F"/>
    <w:rsid w:val="008C2FB5"/>
    <w:rsid w:val="008C2FF6"/>
    <w:rsid w:val="008C3250"/>
    <w:rsid w:val="008C3478"/>
    <w:rsid w:val="008C34A5"/>
    <w:rsid w:val="008C3628"/>
    <w:rsid w:val="008C3AB5"/>
    <w:rsid w:val="008C3FB8"/>
    <w:rsid w:val="008C4023"/>
    <w:rsid w:val="008C4089"/>
    <w:rsid w:val="008C435D"/>
    <w:rsid w:val="008C4556"/>
    <w:rsid w:val="008C4723"/>
    <w:rsid w:val="008C4AB7"/>
    <w:rsid w:val="008C4BBB"/>
    <w:rsid w:val="008C5129"/>
    <w:rsid w:val="008C59FB"/>
    <w:rsid w:val="008C5CDE"/>
    <w:rsid w:val="008C61E7"/>
    <w:rsid w:val="008C6537"/>
    <w:rsid w:val="008C6790"/>
    <w:rsid w:val="008C6840"/>
    <w:rsid w:val="008C6887"/>
    <w:rsid w:val="008C6C4A"/>
    <w:rsid w:val="008C70C4"/>
    <w:rsid w:val="008C74D8"/>
    <w:rsid w:val="008C77A1"/>
    <w:rsid w:val="008C7CBD"/>
    <w:rsid w:val="008C7CC2"/>
    <w:rsid w:val="008C7F20"/>
    <w:rsid w:val="008D02DD"/>
    <w:rsid w:val="008D097D"/>
    <w:rsid w:val="008D0E1D"/>
    <w:rsid w:val="008D0FC3"/>
    <w:rsid w:val="008D1027"/>
    <w:rsid w:val="008D11C4"/>
    <w:rsid w:val="008D184D"/>
    <w:rsid w:val="008D1C0D"/>
    <w:rsid w:val="008D1C7A"/>
    <w:rsid w:val="008D1D80"/>
    <w:rsid w:val="008D2168"/>
    <w:rsid w:val="008D220C"/>
    <w:rsid w:val="008D286C"/>
    <w:rsid w:val="008D28D8"/>
    <w:rsid w:val="008D315B"/>
    <w:rsid w:val="008D33FF"/>
    <w:rsid w:val="008D3B36"/>
    <w:rsid w:val="008D3B6D"/>
    <w:rsid w:val="008D4372"/>
    <w:rsid w:val="008D447C"/>
    <w:rsid w:val="008D4680"/>
    <w:rsid w:val="008D46A9"/>
    <w:rsid w:val="008D4731"/>
    <w:rsid w:val="008D478C"/>
    <w:rsid w:val="008D479C"/>
    <w:rsid w:val="008D48F3"/>
    <w:rsid w:val="008D498C"/>
    <w:rsid w:val="008D4A92"/>
    <w:rsid w:val="008D4B23"/>
    <w:rsid w:val="008D4FBC"/>
    <w:rsid w:val="008D50D2"/>
    <w:rsid w:val="008D5208"/>
    <w:rsid w:val="008D5366"/>
    <w:rsid w:val="008D598D"/>
    <w:rsid w:val="008D5BE6"/>
    <w:rsid w:val="008D616A"/>
    <w:rsid w:val="008D6BCF"/>
    <w:rsid w:val="008D6F83"/>
    <w:rsid w:val="008D7083"/>
    <w:rsid w:val="008D7387"/>
    <w:rsid w:val="008D74B4"/>
    <w:rsid w:val="008D74D8"/>
    <w:rsid w:val="008D7AA2"/>
    <w:rsid w:val="008D7E48"/>
    <w:rsid w:val="008D7F5A"/>
    <w:rsid w:val="008D7FF9"/>
    <w:rsid w:val="008E031D"/>
    <w:rsid w:val="008E0528"/>
    <w:rsid w:val="008E0C4E"/>
    <w:rsid w:val="008E11A9"/>
    <w:rsid w:val="008E1AF7"/>
    <w:rsid w:val="008E29E4"/>
    <w:rsid w:val="008E2AFE"/>
    <w:rsid w:val="008E310B"/>
    <w:rsid w:val="008E35F3"/>
    <w:rsid w:val="008E3B5C"/>
    <w:rsid w:val="008E3E2A"/>
    <w:rsid w:val="008E4039"/>
    <w:rsid w:val="008E4321"/>
    <w:rsid w:val="008E4713"/>
    <w:rsid w:val="008E4CFC"/>
    <w:rsid w:val="008E4FDE"/>
    <w:rsid w:val="008E551E"/>
    <w:rsid w:val="008E5661"/>
    <w:rsid w:val="008E59E1"/>
    <w:rsid w:val="008E5BB2"/>
    <w:rsid w:val="008E5BCC"/>
    <w:rsid w:val="008E656A"/>
    <w:rsid w:val="008E667F"/>
    <w:rsid w:val="008E67AC"/>
    <w:rsid w:val="008E6A5D"/>
    <w:rsid w:val="008E6ABF"/>
    <w:rsid w:val="008E6CD7"/>
    <w:rsid w:val="008E70FA"/>
    <w:rsid w:val="008F0AFF"/>
    <w:rsid w:val="008F1460"/>
    <w:rsid w:val="008F15EF"/>
    <w:rsid w:val="008F1657"/>
    <w:rsid w:val="008F1881"/>
    <w:rsid w:val="008F1B4B"/>
    <w:rsid w:val="008F2599"/>
    <w:rsid w:val="008F2735"/>
    <w:rsid w:val="008F27E6"/>
    <w:rsid w:val="008F28C0"/>
    <w:rsid w:val="008F2A84"/>
    <w:rsid w:val="008F34BD"/>
    <w:rsid w:val="008F38A4"/>
    <w:rsid w:val="008F3B7A"/>
    <w:rsid w:val="008F3E60"/>
    <w:rsid w:val="008F40A0"/>
    <w:rsid w:val="008F4111"/>
    <w:rsid w:val="008F4331"/>
    <w:rsid w:val="008F44DC"/>
    <w:rsid w:val="008F458A"/>
    <w:rsid w:val="008F45C4"/>
    <w:rsid w:val="008F4B2B"/>
    <w:rsid w:val="008F4C64"/>
    <w:rsid w:val="008F4EBA"/>
    <w:rsid w:val="008F52B6"/>
    <w:rsid w:val="008F5A39"/>
    <w:rsid w:val="008F5A50"/>
    <w:rsid w:val="008F5BEC"/>
    <w:rsid w:val="008F5E3F"/>
    <w:rsid w:val="008F6065"/>
    <w:rsid w:val="008F6B52"/>
    <w:rsid w:val="008F6C6A"/>
    <w:rsid w:val="008F6F91"/>
    <w:rsid w:val="008F72A1"/>
    <w:rsid w:val="008F7590"/>
    <w:rsid w:val="008F77C8"/>
    <w:rsid w:val="008F7CD4"/>
    <w:rsid w:val="008F7F00"/>
    <w:rsid w:val="008F7F70"/>
    <w:rsid w:val="00900530"/>
    <w:rsid w:val="009005FB"/>
    <w:rsid w:val="00900900"/>
    <w:rsid w:val="00900D7B"/>
    <w:rsid w:val="00901235"/>
    <w:rsid w:val="00901311"/>
    <w:rsid w:val="00901343"/>
    <w:rsid w:val="00901E3C"/>
    <w:rsid w:val="0090229D"/>
    <w:rsid w:val="00902593"/>
    <w:rsid w:val="009026AA"/>
    <w:rsid w:val="00902E22"/>
    <w:rsid w:val="00903189"/>
    <w:rsid w:val="00903492"/>
    <w:rsid w:val="00903DE0"/>
    <w:rsid w:val="00904018"/>
    <w:rsid w:val="00904187"/>
    <w:rsid w:val="00904230"/>
    <w:rsid w:val="00904396"/>
    <w:rsid w:val="00904561"/>
    <w:rsid w:val="00904582"/>
    <w:rsid w:val="00904627"/>
    <w:rsid w:val="009048EE"/>
    <w:rsid w:val="00904A45"/>
    <w:rsid w:val="009050EA"/>
    <w:rsid w:val="0090523A"/>
    <w:rsid w:val="00906116"/>
    <w:rsid w:val="009062FD"/>
    <w:rsid w:val="00906326"/>
    <w:rsid w:val="0090655C"/>
    <w:rsid w:val="00906E21"/>
    <w:rsid w:val="009072AA"/>
    <w:rsid w:val="0090783F"/>
    <w:rsid w:val="00907D40"/>
    <w:rsid w:val="00910160"/>
    <w:rsid w:val="009106AB"/>
    <w:rsid w:val="00910840"/>
    <w:rsid w:val="00910CAB"/>
    <w:rsid w:val="00911531"/>
    <w:rsid w:val="00911684"/>
    <w:rsid w:val="00911B62"/>
    <w:rsid w:val="00911DCF"/>
    <w:rsid w:val="00912053"/>
    <w:rsid w:val="009127F6"/>
    <w:rsid w:val="00912A17"/>
    <w:rsid w:val="00912ABE"/>
    <w:rsid w:val="009136BA"/>
    <w:rsid w:val="00913AD4"/>
    <w:rsid w:val="009140FC"/>
    <w:rsid w:val="009142FF"/>
    <w:rsid w:val="00914829"/>
    <w:rsid w:val="00914B46"/>
    <w:rsid w:val="00914DBA"/>
    <w:rsid w:val="00914FFB"/>
    <w:rsid w:val="00915032"/>
    <w:rsid w:val="009153C7"/>
    <w:rsid w:val="00915572"/>
    <w:rsid w:val="00915581"/>
    <w:rsid w:val="009156EA"/>
    <w:rsid w:val="00915B2F"/>
    <w:rsid w:val="00916122"/>
    <w:rsid w:val="009162E4"/>
    <w:rsid w:val="009169AE"/>
    <w:rsid w:val="00916DC6"/>
    <w:rsid w:val="00916E2A"/>
    <w:rsid w:val="009170E3"/>
    <w:rsid w:val="0091721F"/>
    <w:rsid w:val="00917BE3"/>
    <w:rsid w:val="00917EDD"/>
    <w:rsid w:val="0092070E"/>
    <w:rsid w:val="00920A42"/>
    <w:rsid w:val="00920C81"/>
    <w:rsid w:val="00920E3C"/>
    <w:rsid w:val="00921091"/>
    <w:rsid w:val="0092131C"/>
    <w:rsid w:val="00921447"/>
    <w:rsid w:val="00922057"/>
    <w:rsid w:val="00922116"/>
    <w:rsid w:val="009226ED"/>
    <w:rsid w:val="009226FE"/>
    <w:rsid w:val="00922D56"/>
    <w:rsid w:val="00922D6B"/>
    <w:rsid w:val="00923277"/>
    <w:rsid w:val="009232BC"/>
    <w:rsid w:val="00923E44"/>
    <w:rsid w:val="00924042"/>
    <w:rsid w:val="00924380"/>
    <w:rsid w:val="009244DF"/>
    <w:rsid w:val="00924B67"/>
    <w:rsid w:val="00924DF2"/>
    <w:rsid w:val="009255F0"/>
    <w:rsid w:val="0092561B"/>
    <w:rsid w:val="00925A90"/>
    <w:rsid w:val="00925DA2"/>
    <w:rsid w:val="00925EC5"/>
    <w:rsid w:val="009260FD"/>
    <w:rsid w:val="0092621D"/>
    <w:rsid w:val="00926975"/>
    <w:rsid w:val="00926C4C"/>
    <w:rsid w:val="00926C55"/>
    <w:rsid w:val="00926D16"/>
    <w:rsid w:val="009275C3"/>
    <w:rsid w:val="00927AF2"/>
    <w:rsid w:val="00927F2B"/>
    <w:rsid w:val="00927FB1"/>
    <w:rsid w:val="009306DF"/>
    <w:rsid w:val="00930B8B"/>
    <w:rsid w:val="00930E31"/>
    <w:rsid w:val="00931089"/>
    <w:rsid w:val="009314FD"/>
    <w:rsid w:val="009316FD"/>
    <w:rsid w:val="00932578"/>
    <w:rsid w:val="00932DF3"/>
    <w:rsid w:val="00933145"/>
    <w:rsid w:val="009336EE"/>
    <w:rsid w:val="00933C80"/>
    <w:rsid w:val="00933D13"/>
    <w:rsid w:val="0093445B"/>
    <w:rsid w:val="00934993"/>
    <w:rsid w:val="00935239"/>
    <w:rsid w:val="0093545A"/>
    <w:rsid w:val="00935B89"/>
    <w:rsid w:val="00935ED8"/>
    <w:rsid w:val="009361AF"/>
    <w:rsid w:val="009362C4"/>
    <w:rsid w:val="0093656C"/>
    <w:rsid w:val="0093683C"/>
    <w:rsid w:val="00936846"/>
    <w:rsid w:val="00936ACC"/>
    <w:rsid w:val="00936B58"/>
    <w:rsid w:val="00936B8E"/>
    <w:rsid w:val="00936BBE"/>
    <w:rsid w:val="00936E76"/>
    <w:rsid w:val="0093739D"/>
    <w:rsid w:val="0093775A"/>
    <w:rsid w:val="009377A0"/>
    <w:rsid w:val="0093785E"/>
    <w:rsid w:val="009378EA"/>
    <w:rsid w:val="0093791A"/>
    <w:rsid w:val="009379C0"/>
    <w:rsid w:val="009404FE"/>
    <w:rsid w:val="00940B22"/>
    <w:rsid w:val="00941406"/>
    <w:rsid w:val="00941945"/>
    <w:rsid w:val="00941AF8"/>
    <w:rsid w:val="00941B1D"/>
    <w:rsid w:val="00941B70"/>
    <w:rsid w:val="00941D6C"/>
    <w:rsid w:val="00941F23"/>
    <w:rsid w:val="009422AA"/>
    <w:rsid w:val="009425D0"/>
    <w:rsid w:val="00942953"/>
    <w:rsid w:val="00942A34"/>
    <w:rsid w:val="009432D1"/>
    <w:rsid w:val="0094333A"/>
    <w:rsid w:val="0094338E"/>
    <w:rsid w:val="0094350E"/>
    <w:rsid w:val="00943AA6"/>
    <w:rsid w:val="00943E5A"/>
    <w:rsid w:val="00943F39"/>
    <w:rsid w:val="0094421A"/>
    <w:rsid w:val="0094431A"/>
    <w:rsid w:val="00944E37"/>
    <w:rsid w:val="00944E99"/>
    <w:rsid w:val="00944F87"/>
    <w:rsid w:val="00945648"/>
    <w:rsid w:val="00945FC7"/>
    <w:rsid w:val="00946075"/>
    <w:rsid w:val="00946265"/>
    <w:rsid w:val="0094633E"/>
    <w:rsid w:val="00946354"/>
    <w:rsid w:val="00946B38"/>
    <w:rsid w:val="00947024"/>
    <w:rsid w:val="00947331"/>
    <w:rsid w:val="00947659"/>
    <w:rsid w:val="00947AFD"/>
    <w:rsid w:val="00947C04"/>
    <w:rsid w:val="00947CA3"/>
    <w:rsid w:val="009504A7"/>
    <w:rsid w:val="00950615"/>
    <w:rsid w:val="009506CE"/>
    <w:rsid w:val="00950C73"/>
    <w:rsid w:val="00951846"/>
    <w:rsid w:val="00951CCB"/>
    <w:rsid w:val="00951EB3"/>
    <w:rsid w:val="00952B74"/>
    <w:rsid w:val="00952C1B"/>
    <w:rsid w:val="00952E16"/>
    <w:rsid w:val="009532B0"/>
    <w:rsid w:val="009533B7"/>
    <w:rsid w:val="00953451"/>
    <w:rsid w:val="00953987"/>
    <w:rsid w:val="00953B16"/>
    <w:rsid w:val="00954CD6"/>
    <w:rsid w:val="00954F10"/>
    <w:rsid w:val="00954FA7"/>
    <w:rsid w:val="0095525B"/>
    <w:rsid w:val="009559F6"/>
    <w:rsid w:val="00955A6C"/>
    <w:rsid w:val="00955DFE"/>
    <w:rsid w:val="00955E3F"/>
    <w:rsid w:val="00955FCD"/>
    <w:rsid w:val="009561BD"/>
    <w:rsid w:val="009561EA"/>
    <w:rsid w:val="009564F4"/>
    <w:rsid w:val="00956594"/>
    <w:rsid w:val="0095665D"/>
    <w:rsid w:val="00956ABF"/>
    <w:rsid w:val="0095783C"/>
    <w:rsid w:val="009601F2"/>
    <w:rsid w:val="009602CC"/>
    <w:rsid w:val="00960823"/>
    <w:rsid w:val="00960851"/>
    <w:rsid w:val="00960DF0"/>
    <w:rsid w:val="009614F4"/>
    <w:rsid w:val="00961521"/>
    <w:rsid w:val="00961C01"/>
    <w:rsid w:val="009622C1"/>
    <w:rsid w:val="00962329"/>
    <w:rsid w:val="00962428"/>
    <w:rsid w:val="00962478"/>
    <w:rsid w:val="009624CD"/>
    <w:rsid w:val="00962B0B"/>
    <w:rsid w:val="00963102"/>
    <w:rsid w:val="0096330F"/>
    <w:rsid w:val="00963330"/>
    <w:rsid w:val="00964300"/>
    <w:rsid w:val="0096430A"/>
    <w:rsid w:val="00964400"/>
    <w:rsid w:val="00964DAA"/>
    <w:rsid w:val="00964F3F"/>
    <w:rsid w:val="00965136"/>
    <w:rsid w:val="00965228"/>
    <w:rsid w:val="00965284"/>
    <w:rsid w:val="009657E1"/>
    <w:rsid w:val="0096581B"/>
    <w:rsid w:val="00965A9D"/>
    <w:rsid w:val="00965B30"/>
    <w:rsid w:val="00965BF1"/>
    <w:rsid w:val="00965D0E"/>
    <w:rsid w:val="00965E7F"/>
    <w:rsid w:val="00965EDE"/>
    <w:rsid w:val="00966244"/>
    <w:rsid w:val="00966C56"/>
    <w:rsid w:val="00966DC1"/>
    <w:rsid w:val="00966DCF"/>
    <w:rsid w:val="00966F1B"/>
    <w:rsid w:val="00966F47"/>
    <w:rsid w:val="0096756F"/>
    <w:rsid w:val="00967892"/>
    <w:rsid w:val="009678B8"/>
    <w:rsid w:val="009702D3"/>
    <w:rsid w:val="00970739"/>
    <w:rsid w:val="0097133A"/>
    <w:rsid w:val="00971529"/>
    <w:rsid w:val="0097167D"/>
    <w:rsid w:val="009717B7"/>
    <w:rsid w:val="009718C5"/>
    <w:rsid w:val="009718FB"/>
    <w:rsid w:val="00971AE6"/>
    <w:rsid w:val="00971F45"/>
    <w:rsid w:val="0097207A"/>
    <w:rsid w:val="0097211D"/>
    <w:rsid w:val="009721F4"/>
    <w:rsid w:val="00972457"/>
    <w:rsid w:val="00972870"/>
    <w:rsid w:val="00972F2A"/>
    <w:rsid w:val="00973174"/>
    <w:rsid w:val="009731C6"/>
    <w:rsid w:val="009734B0"/>
    <w:rsid w:val="00973CFF"/>
    <w:rsid w:val="00973ED3"/>
    <w:rsid w:val="00973EE9"/>
    <w:rsid w:val="00974164"/>
    <w:rsid w:val="009744BC"/>
    <w:rsid w:val="00974751"/>
    <w:rsid w:val="009747A1"/>
    <w:rsid w:val="00974A47"/>
    <w:rsid w:val="00974A79"/>
    <w:rsid w:val="009756B5"/>
    <w:rsid w:val="00975AA5"/>
    <w:rsid w:val="00975EFA"/>
    <w:rsid w:val="0097657A"/>
    <w:rsid w:val="009769A1"/>
    <w:rsid w:val="00976EB7"/>
    <w:rsid w:val="009770BB"/>
    <w:rsid w:val="0097730A"/>
    <w:rsid w:val="009777FA"/>
    <w:rsid w:val="0097784F"/>
    <w:rsid w:val="00977909"/>
    <w:rsid w:val="00977C89"/>
    <w:rsid w:val="00977E78"/>
    <w:rsid w:val="0098008A"/>
    <w:rsid w:val="00980095"/>
    <w:rsid w:val="00980592"/>
    <w:rsid w:val="009806B2"/>
    <w:rsid w:val="0098079B"/>
    <w:rsid w:val="00980E6B"/>
    <w:rsid w:val="00980F96"/>
    <w:rsid w:val="0098138F"/>
    <w:rsid w:val="00981476"/>
    <w:rsid w:val="009819D2"/>
    <w:rsid w:val="00981B2E"/>
    <w:rsid w:val="00981D2B"/>
    <w:rsid w:val="00982192"/>
    <w:rsid w:val="009826A7"/>
    <w:rsid w:val="00982B31"/>
    <w:rsid w:val="009834D1"/>
    <w:rsid w:val="00983C00"/>
    <w:rsid w:val="00983DAE"/>
    <w:rsid w:val="00984E62"/>
    <w:rsid w:val="009851A7"/>
    <w:rsid w:val="00985339"/>
    <w:rsid w:val="00985657"/>
    <w:rsid w:val="009857EE"/>
    <w:rsid w:val="009858DF"/>
    <w:rsid w:val="00985D85"/>
    <w:rsid w:val="009867C8"/>
    <w:rsid w:val="00986823"/>
    <w:rsid w:val="00986A52"/>
    <w:rsid w:val="00986D8F"/>
    <w:rsid w:val="00986DD5"/>
    <w:rsid w:val="00986DFD"/>
    <w:rsid w:val="00986ED5"/>
    <w:rsid w:val="00986F0F"/>
    <w:rsid w:val="00986F1C"/>
    <w:rsid w:val="00986F5F"/>
    <w:rsid w:val="00987800"/>
    <w:rsid w:val="0098787E"/>
    <w:rsid w:val="0098799D"/>
    <w:rsid w:val="00987CEB"/>
    <w:rsid w:val="00990090"/>
    <w:rsid w:val="00990444"/>
    <w:rsid w:val="009905E1"/>
    <w:rsid w:val="00990E40"/>
    <w:rsid w:val="00991275"/>
    <w:rsid w:val="0099163A"/>
    <w:rsid w:val="0099194A"/>
    <w:rsid w:val="00991A11"/>
    <w:rsid w:val="00991A78"/>
    <w:rsid w:val="00991C8E"/>
    <w:rsid w:val="0099211B"/>
    <w:rsid w:val="00992469"/>
    <w:rsid w:val="00992814"/>
    <w:rsid w:val="00992A23"/>
    <w:rsid w:val="00992F1F"/>
    <w:rsid w:val="00993038"/>
    <w:rsid w:val="009932D7"/>
    <w:rsid w:val="00993657"/>
    <w:rsid w:val="00994075"/>
    <w:rsid w:val="009945DB"/>
    <w:rsid w:val="00994B8F"/>
    <w:rsid w:val="00995293"/>
    <w:rsid w:val="009953CD"/>
    <w:rsid w:val="00995524"/>
    <w:rsid w:val="00997313"/>
    <w:rsid w:val="00997BD9"/>
    <w:rsid w:val="00997C17"/>
    <w:rsid w:val="009A088C"/>
    <w:rsid w:val="009A0D90"/>
    <w:rsid w:val="009A12B2"/>
    <w:rsid w:val="009A1773"/>
    <w:rsid w:val="009A1D29"/>
    <w:rsid w:val="009A2318"/>
    <w:rsid w:val="009A2429"/>
    <w:rsid w:val="009A277E"/>
    <w:rsid w:val="009A2782"/>
    <w:rsid w:val="009A2A51"/>
    <w:rsid w:val="009A2B0B"/>
    <w:rsid w:val="009A2C7A"/>
    <w:rsid w:val="009A2E72"/>
    <w:rsid w:val="009A2FEF"/>
    <w:rsid w:val="009A32D0"/>
    <w:rsid w:val="009A3312"/>
    <w:rsid w:val="009A37DB"/>
    <w:rsid w:val="009A3B36"/>
    <w:rsid w:val="009A3CA9"/>
    <w:rsid w:val="009A3DAA"/>
    <w:rsid w:val="009A415B"/>
    <w:rsid w:val="009A431F"/>
    <w:rsid w:val="009A448F"/>
    <w:rsid w:val="009A55D5"/>
    <w:rsid w:val="009A55D8"/>
    <w:rsid w:val="009A562F"/>
    <w:rsid w:val="009A5A84"/>
    <w:rsid w:val="009A5B1E"/>
    <w:rsid w:val="009A5DC0"/>
    <w:rsid w:val="009A5DE9"/>
    <w:rsid w:val="009A68CC"/>
    <w:rsid w:val="009A6CC8"/>
    <w:rsid w:val="009A6E06"/>
    <w:rsid w:val="009A7223"/>
    <w:rsid w:val="009A75A8"/>
    <w:rsid w:val="009A76FE"/>
    <w:rsid w:val="009A7FDB"/>
    <w:rsid w:val="009B07D1"/>
    <w:rsid w:val="009B0DCA"/>
    <w:rsid w:val="009B1981"/>
    <w:rsid w:val="009B199E"/>
    <w:rsid w:val="009B1ED2"/>
    <w:rsid w:val="009B1F60"/>
    <w:rsid w:val="009B20B7"/>
    <w:rsid w:val="009B23B6"/>
    <w:rsid w:val="009B2C35"/>
    <w:rsid w:val="009B2DCE"/>
    <w:rsid w:val="009B2DFE"/>
    <w:rsid w:val="009B2E76"/>
    <w:rsid w:val="009B30E3"/>
    <w:rsid w:val="009B33DF"/>
    <w:rsid w:val="009B368A"/>
    <w:rsid w:val="009B37B9"/>
    <w:rsid w:val="009B38FD"/>
    <w:rsid w:val="009B3BB8"/>
    <w:rsid w:val="009B3EFD"/>
    <w:rsid w:val="009B3F72"/>
    <w:rsid w:val="009B42A3"/>
    <w:rsid w:val="009B4444"/>
    <w:rsid w:val="009B49B5"/>
    <w:rsid w:val="009B4CEF"/>
    <w:rsid w:val="009B5226"/>
    <w:rsid w:val="009B52C7"/>
    <w:rsid w:val="009B53E9"/>
    <w:rsid w:val="009B54A5"/>
    <w:rsid w:val="009B556F"/>
    <w:rsid w:val="009B5C29"/>
    <w:rsid w:val="009B5CEE"/>
    <w:rsid w:val="009B5FD5"/>
    <w:rsid w:val="009B67E4"/>
    <w:rsid w:val="009B68F6"/>
    <w:rsid w:val="009B6BD0"/>
    <w:rsid w:val="009B706E"/>
    <w:rsid w:val="009B719F"/>
    <w:rsid w:val="009B7240"/>
    <w:rsid w:val="009B7784"/>
    <w:rsid w:val="009B7807"/>
    <w:rsid w:val="009B7A17"/>
    <w:rsid w:val="009B7B8B"/>
    <w:rsid w:val="009C008D"/>
    <w:rsid w:val="009C0175"/>
    <w:rsid w:val="009C09F3"/>
    <w:rsid w:val="009C0B3B"/>
    <w:rsid w:val="009C0CDA"/>
    <w:rsid w:val="009C1387"/>
    <w:rsid w:val="009C1DCC"/>
    <w:rsid w:val="009C1EA4"/>
    <w:rsid w:val="009C2176"/>
    <w:rsid w:val="009C2178"/>
    <w:rsid w:val="009C234F"/>
    <w:rsid w:val="009C29B6"/>
    <w:rsid w:val="009C2B3C"/>
    <w:rsid w:val="009C2BE6"/>
    <w:rsid w:val="009C2ECD"/>
    <w:rsid w:val="009C3339"/>
    <w:rsid w:val="009C33B0"/>
    <w:rsid w:val="009C38FA"/>
    <w:rsid w:val="009C3989"/>
    <w:rsid w:val="009C3B41"/>
    <w:rsid w:val="009C3BFA"/>
    <w:rsid w:val="009C3EED"/>
    <w:rsid w:val="009C4276"/>
    <w:rsid w:val="009C49C2"/>
    <w:rsid w:val="009C49F9"/>
    <w:rsid w:val="009C4E57"/>
    <w:rsid w:val="009C50C7"/>
    <w:rsid w:val="009C50DA"/>
    <w:rsid w:val="009C5378"/>
    <w:rsid w:val="009C5C4D"/>
    <w:rsid w:val="009C64ED"/>
    <w:rsid w:val="009C66A2"/>
    <w:rsid w:val="009C670C"/>
    <w:rsid w:val="009C68B7"/>
    <w:rsid w:val="009C6979"/>
    <w:rsid w:val="009C6A3C"/>
    <w:rsid w:val="009C7AE6"/>
    <w:rsid w:val="009D01BC"/>
    <w:rsid w:val="009D0545"/>
    <w:rsid w:val="009D06DC"/>
    <w:rsid w:val="009D1310"/>
    <w:rsid w:val="009D1346"/>
    <w:rsid w:val="009D14F8"/>
    <w:rsid w:val="009D17B0"/>
    <w:rsid w:val="009D1A94"/>
    <w:rsid w:val="009D20B5"/>
    <w:rsid w:val="009D2113"/>
    <w:rsid w:val="009D21DF"/>
    <w:rsid w:val="009D23D3"/>
    <w:rsid w:val="009D26D3"/>
    <w:rsid w:val="009D28A0"/>
    <w:rsid w:val="009D28BF"/>
    <w:rsid w:val="009D2B9A"/>
    <w:rsid w:val="009D2FE9"/>
    <w:rsid w:val="009D3167"/>
    <w:rsid w:val="009D3187"/>
    <w:rsid w:val="009D32A6"/>
    <w:rsid w:val="009D35CE"/>
    <w:rsid w:val="009D3786"/>
    <w:rsid w:val="009D399E"/>
    <w:rsid w:val="009D4247"/>
    <w:rsid w:val="009D43F3"/>
    <w:rsid w:val="009D46E5"/>
    <w:rsid w:val="009D4E44"/>
    <w:rsid w:val="009D4F89"/>
    <w:rsid w:val="009D5A91"/>
    <w:rsid w:val="009D5C15"/>
    <w:rsid w:val="009D6733"/>
    <w:rsid w:val="009D6792"/>
    <w:rsid w:val="009D6DF8"/>
    <w:rsid w:val="009D740E"/>
    <w:rsid w:val="009D7520"/>
    <w:rsid w:val="009D76A6"/>
    <w:rsid w:val="009D7BF4"/>
    <w:rsid w:val="009D7D4E"/>
    <w:rsid w:val="009E0271"/>
    <w:rsid w:val="009E02B4"/>
    <w:rsid w:val="009E03DA"/>
    <w:rsid w:val="009E0727"/>
    <w:rsid w:val="009E123A"/>
    <w:rsid w:val="009E1513"/>
    <w:rsid w:val="009E2115"/>
    <w:rsid w:val="009E21BA"/>
    <w:rsid w:val="009E230B"/>
    <w:rsid w:val="009E2482"/>
    <w:rsid w:val="009E2776"/>
    <w:rsid w:val="009E2C6E"/>
    <w:rsid w:val="009E318D"/>
    <w:rsid w:val="009E31FB"/>
    <w:rsid w:val="009E3272"/>
    <w:rsid w:val="009E349F"/>
    <w:rsid w:val="009E368B"/>
    <w:rsid w:val="009E3821"/>
    <w:rsid w:val="009E3A74"/>
    <w:rsid w:val="009E3A94"/>
    <w:rsid w:val="009E4088"/>
    <w:rsid w:val="009E4318"/>
    <w:rsid w:val="009E44DA"/>
    <w:rsid w:val="009E4515"/>
    <w:rsid w:val="009E46AE"/>
    <w:rsid w:val="009E488A"/>
    <w:rsid w:val="009E4E94"/>
    <w:rsid w:val="009E4F89"/>
    <w:rsid w:val="009E528B"/>
    <w:rsid w:val="009E563F"/>
    <w:rsid w:val="009E6446"/>
    <w:rsid w:val="009E6458"/>
    <w:rsid w:val="009E689C"/>
    <w:rsid w:val="009E701A"/>
    <w:rsid w:val="009E717B"/>
    <w:rsid w:val="009E7528"/>
    <w:rsid w:val="009E7A76"/>
    <w:rsid w:val="009E7A87"/>
    <w:rsid w:val="009E7D44"/>
    <w:rsid w:val="009F0188"/>
    <w:rsid w:val="009F05D0"/>
    <w:rsid w:val="009F0D80"/>
    <w:rsid w:val="009F11CA"/>
    <w:rsid w:val="009F15C6"/>
    <w:rsid w:val="009F1C21"/>
    <w:rsid w:val="009F2507"/>
    <w:rsid w:val="009F2539"/>
    <w:rsid w:val="009F2FC9"/>
    <w:rsid w:val="009F3595"/>
    <w:rsid w:val="009F3918"/>
    <w:rsid w:val="009F40BF"/>
    <w:rsid w:val="009F436B"/>
    <w:rsid w:val="009F463A"/>
    <w:rsid w:val="009F4A3A"/>
    <w:rsid w:val="009F4CB1"/>
    <w:rsid w:val="009F4CBB"/>
    <w:rsid w:val="009F4D95"/>
    <w:rsid w:val="009F4E11"/>
    <w:rsid w:val="009F51B9"/>
    <w:rsid w:val="009F58FF"/>
    <w:rsid w:val="009F59DD"/>
    <w:rsid w:val="009F5D0F"/>
    <w:rsid w:val="009F6449"/>
    <w:rsid w:val="009F651E"/>
    <w:rsid w:val="009F678D"/>
    <w:rsid w:val="009F6A4B"/>
    <w:rsid w:val="009F6C08"/>
    <w:rsid w:val="009F6C33"/>
    <w:rsid w:val="009F6CAE"/>
    <w:rsid w:val="009F6D67"/>
    <w:rsid w:val="009F6E49"/>
    <w:rsid w:val="009F7390"/>
    <w:rsid w:val="009F7597"/>
    <w:rsid w:val="009F7786"/>
    <w:rsid w:val="00A002CF"/>
    <w:rsid w:val="00A00391"/>
    <w:rsid w:val="00A0068D"/>
    <w:rsid w:val="00A00796"/>
    <w:rsid w:val="00A00A78"/>
    <w:rsid w:val="00A00C21"/>
    <w:rsid w:val="00A00DCE"/>
    <w:rsid w:val="00A018D4"/>
    <w:rsid w:val="00A01F8B"/>
    <w:rsid w:val="00A025C2"/>
    <w:rsid w:val="00A03123"/>
    <w:rsid w:val="00A0316F"/>
    <w:rsid w:val="00A031EE"/>
    <w:rsid w:val="00A0421E"/>
    <w:rsid w:val="00A04336"/>
    <w:rsid w:val="00A05359"/>
    <w:rsid w:val="00A05A90"/>
    <w:rsid w:val="00A05DF0"/>
    <w:rsid w:val="00A069FB"/>
    <w:rsid w:val="00A06DFC"/>
    <w:rsid w:val="00A06FA3"/>
    <w:rsid w:val="00A07406"/>
    <w:rsid w:val="00A07A31"/>
    <w:rsid w:val="00A07D84"/>
    <w:rsid w:val="00A07F28"/>
    <w:rsid w:val="00A10519"/>
    <w:rsid w:val="00A105D4"/>
    <w:rsid w:val="00A10657"/>
    <w:rsid w:val="00A10675"/>
    <w:rsid w:val="00A10712"/>
    <w:rsid w:val="00A108F2"/>
    <w:rsid w:val="00A10C0F"/>
    <w:rsid w:val="00A10C6C"/>
    <w:rsid w:val="00A10E00"/>
    <w:rsid w:val="00A10E37"/>
    <w:rsid w:val="00A10E70"/>
    <w:rsid w:val="00A114DE"/>
    <w:rsid w:val="00A11D76"/>
    <w:rsid w:val="00A1299E"/>
    <w:rsid w:val="00A12A7D"/>
    <w:rsid w:val="00A12BE6"/>
    <w:rsid w:val="00A12C52"/>
    <w:rsid w:val="00A12D0C"/>
    <w:rsid w:val="00A13026"/>
    <w:rsid w:val="00A13385"/>
    <w:rsid w:val="00A13820"/>
    <w:rsid w:val="00A13A17"/>
    <w:rsid w:val="00A13D28"/>
    <w:rsid w:val="00A13E0F"/>
    <w:rsid w:val="00A13F5A"/>
    <w:rsid w:val="00A1402D"/>
    <w:rsid w:val="00A144B8"/>
    <w:rsid w:val="00A145EA"/>
    <w:rsid w:val="00A1492E"/>
    <w:rsid w:val="00A149AC"/>
    <w:rsid w:val="00A14B1C"/>
    <w:rsid w:val="00A14E9D"/>
    <w:rsid w:val="00A15241"/>
    <w:rsid w:val="00A15331"/>
    <w:rsid w:val="00A15780"/>
    <w:rsid w:val="00A15A70"/>
    <w:rsid w:val="00A15AA5"/>
    <w:rsid w:val="00A15C10"/>
    <w:rsid w:val="00A1619B"/>
    <w:rsid w:val="00A16404"/>
    <w:rsid w:val="00A16541"/>
    <w:rsid w:val="00A169F5"/>
    <w:rsid w:val="00A16D16"/>
    <w:rsid w:val="00A16D86"/>
    <w:rsid w:val="00A16E51"/>
    <w:rsid w:val="00A170F8"/>
    <w:rsid w:val="00A172DF"/>
    <w:rsid w:val="00A17337"/>
    <w:rsid w:val="00A174E0"/>
    <w:rsid w:val="00A17C6B"/>
    <w:rsid w:val="00A17F40"/>
    <w:rsid w:val="00A204F0"/>
    <w:rsid w:val="00A2053C"/>
    <w:rsid w:val="00A2096C"/>
    <w:rsid w:val="00A20CCE"/>
    <w:rsid w:val="00A210C8"/>
    <w:rsid w:val="00A21337"/>
    <w:rsid w:val="00A21433"/>
    <w:rsid w:val="00A21C33"/>
    <w:rsid w:val="00A21EBD"/>
    <w:rsid w:val="00A21F1F"/>
    <w:rsid w:val="00A22074"/>
    <w:rsid w:val="00A2273D"/>
    <w:rsid w:val="00A22784"/>
    <w:rsid w:val="00A22ED3"/>
    <w:rsid w:val="00A230FA"/>
    <w:rsid w:val="00A23625"/>
    <w:rsid w:val="00A23656"/>
    <w:rsid w:val="00A2390B"/>
    <w:rsid w:val="00A23B39"/>
    <w:rsid w:val="00A242FE"/>
    <w:rsid w:val="00A2497D"/>
    <w:rsid w:val="00A25280"/>
    <w:rsid w:val="00A255FD"/>
    <w:rsid w:val="00A25861"/>
    <w:rsid w:val="00A25E23"/>
    <w:rsid w:val="00A260DC"/>
    <w:rsid w:val="00A2664E"/>
    <w:rsid w:val="00A266ED"/>
    <w:rsid w:val="00A26B5A"/>
    <w:rsid w:val="00A26D6A"/>
    <w:rsid w:val="00A26D85"/>
    <w:rsid w:val="00A27195"/>
    <w:rsid w:val="00A2759B"/>
    <w:rsid w:val="00A27A34"/>
    <w:rsid w:val="00A27D09"/>
    <w:rsid w:val="00A27D21"/>
    <w:rsid w:val="00A30A26"/>
    <w:rsid w:val="00A30C6D"/>
    <w:rsid w:val="00A31164"/>
    <w:rsid w:val="00A3118B"/>
    <w:rsid w:val="00A31433"/>
    <w:rsid w:val="00A316DF"/>
    <w:rsid w:val="00A31728"/>
    <w:rsid w:val="00A3176E"/>
    <w:rsid w:val="00A31779"/>
    <w:rsid w:val="00A32567"/>
    <w:rsid w:val="00A3275E"/>
    <w:rsid w:val="00A3281E"/>
    <w:rsid w:val="00A32941"/>
    <w:rsid w:val="00A32A04"/>
    <w:rsid w:val="00A32B66"/>
    <w:rsid w:val="00A32BE1"/>
    <w:rsid w:val="00A3342F"/>
    <w:rsid w:val="00A33877"/>
    <w:rsid w:val="00A3389A"/>
    <w:rsid w:val="00A338BF"/>
    <w:rsid w:val="00A33B09"/>
    <w:rsid w:val="00A33D4E"/>
    <w:rsid w:val="00A34AB8"/>
    <w:rsid w:val="00A35240"/>
    <w:rsid w:val="00A352FE"/>
    <w:rsid w:val="00A3536C"/>
    <w:rsid w:val="00A353C9"/>
    <w:rsid w:val="00A35456"/>
    <w:rsid w:val="00A35561"/>
    <w:rsid w:val="00A355F3"/>
    <w:rsid w:val="00A356EA"/>
    <w:rsid w:val="00A35761"/>
    <w:rsid w:val="00A35868"/>
    <w:rsid w:val="00A35A55"/>
    <w:rsid w:val="00A35D61"/>
    <w:rsid w:val="00A35D92"/>
    <w:rsid w:val="00A35F19"/>
    <w:rsid w:val="00A362E5"/>
    <w:rsid w:val="00A367BA"/>
    <w:rsid w:val="00A36D29"/>
    <w:rsid w:val="00A3763F"/>
    <w:rsid w:val="00A37CD9"/>
    <w:rsid w:val="00A4060F"/>
    <w:rsid w:val="00A406EC"/>
    <w:rsid w:val="00A40A6D"/>
    <w:rsid w:val="00A40B8C"/>
    <w:rsid w:val="00A40CC6"/>
    <w:rsid w:val="00A40DA8"/>
    <w:rsid w:val="00A40DC3"/>
    <w:rsid w:val="00A411EA"/>
    <w:rsid w:val="00A41367"/>
    <w:rsid w:val="00A41565"/>
    <w:rsid w:val="00A415EC"/>
    <w:rsid w:val="00A41747"/>
    <w:rsid w:val="00A41869"/>
    <w:rsid w:val="00A4285E"/>
    <w:rsid w:val="00A4323D"/>
    <w:rsid w:val="00A433E7"/>
    <w:rsid w:val="00A43431"/>
    <w:rsid w:val="00A4348D"/>
    <w:rsid w:val="00A437A5"/>
    <w:rsid w:val="00A4387E"/>
    <w:rsid w:val="00A43935"/>
    <w:rsid w:val="00A43CA7"/>
    <w:rsid w:val="00A441DF"/>
    <w:rsid w:val="00A447AE"/>
    <w:rsid w:val="00A451A5"/>
    <w:rsid w:val="00A45340"/>
    <w:rsid w:val="00A459A6"/>
    <w:rsid w:val="00A45C4E"/>
    <w:rsid w:val="00A45D93"/>
    <w:rsid w:val="00A45DA1"/>
    <w:rsid w:val="00A4622F"/>
    <w:rsid w:val="00A46619"/>
    <w:rsid w:val="00A4681F"/>
    <w:rsid w:val="00A46830"/>
    <w:rsid w:val="00A468E4"/>
    <w:rsid w:val="00A47230"/>
    <w:rsid w:val="00A47F6C"/>
    <w:rsid w:val="00A50699"/>
    <w:rsid w:val="00A50AE6"/>
    <w:rsid w:val="00A50CE3"/>
    <w:rsid w:val="00A50EBE"/>
    <w:rsid w:val="00A51276"/>
    <w:rsid w:val="00A5128E"/>
    <w:rsid w:val="00A51407"/>
    <w:rsid w:val="00A51412"/>
    <w:rsid w:val="00A51E40"/>
    <w:rsid w:val="00A527C1"/>
    <w:rsid w:val="00A52881"/>
    <w:rsid w:val="00A528CA"/>
    <w:rsid w:val="00A52B3E"/>
    <w:rsid w:val="00A52FE4"/>
    <w:rsid w:val="00A533E1"/>
    <w:rsid w:val="00A539BF"/>
    <w:rsid w:val="00A539D1"/>
    <w:rsid w:val="00A53B07"/>
    <w:rsid w:val="00A53C99"/>
    <w:rsid w:val="00A53CA1"/>
    <w:rsid w:val="00A53DA8"/>
    <w:rsid w:val="00A53FC7"/>
    <w:rsid w:val="00A5425A"/>
    <w:rsid w:val="00A54A2F"/>
    <w:rsid w:val="00A54D64"/>
    <w:rsid w:val="00A54FDE"/>
    <w:rsid w:val="00A5502D"/>
    <w:rsid w:val="00A5503A"/>
    <w:rsid w:val="00A55203"/>
    <w:rsid w:val="00A55D2D"/>
    <w:rsid w:val="00A56874"/>
    <w:rsid w:val="00A5699C"/>
    <w:rsid w:val="00A56D02"/>
    <w:rsid w:val="00A570A3"/>
    <w:rsid w:val="00A57533"/>
    <w:rsid w:val="00A57D4E"/>
    <w:rsid w:val="00A600AE"/>
    <w:rsid w:val="00A60187"/>
    <w:rsid w:val="00A602C4"/>
    <w:rsid w:val="00A60345"/>
    <w:rsid w:val="00A60423"/>
    <w:rsid w:val="00A60455"/>
    <w:rsid w:val="00A604A1"/>
    <w:rsid w:val="00A604C5"/>
    <w:rsid w:val="00A6053E"/>
    <w:rsid w:val="00A605AF"/>
    <w:rsid w:val="00A60FA5"/>
    <w:rsid w:val="00A61222"/>
    <w:rsid w:val="00A61992"/>
    <w:rsid w:val="00A619F7"/>
    <w:rsid w:val="00A61AA1"/>
    <w:rsid w:val="00A62945"/>
    <w:rsid w:val="00A62C77"/>
    <w:rsid w:val="00A62FC3"/>
    <w:rsid w:val="00A639F5"/>
    <w:rsid w:val="00A63E47"/>
    <w:rsid w:val="00A6492D"/>
    <w:rsid w:val="00A64948"/>
    <w:rsid w:val="00A649AD"/>
    <w:rsid w:val="00A64B45"/>
    <w:rsid w:val="00A6512B"/>
    <w:rsid w:val="00A652EC"/>
    <w:rsid w:val="00A656A9"/>
    <w:rsid w:val="00A65D9D"/>
    <w:rsid w:val="00A65E5F"/>
    <w:rsid w:val="00A66CE9"/>
    <w:rsid w:val="00A66E35"/>
    <w:rsid w:val="00A66F48"/>
    <w:rsid w:val="00A673AD"/>
    <w:rsid w:val="00A673C0"/>
    <w:rsid w:val="00A67489"/>
    <w:rsid w:val="00A67687"/>
    <w:rsid w:val="00A6768A"/>
    <w:rsid w:val="00A67C38"/>
    <w:rsid w:val="00A67C72"/>
    <w:rsid w:val="00A70407"/>
    <w:rsid w:val="00A709A9"/>
    <w:rsid w:val="00A70BAE"/>
    <w:rsid w:val="00A70CA7"/>
    <w:rsid w:val="00A70D1F"/>
    <w:rsid w:val="00A71268"/>
    <w:rsid w:val="00A71607"/>
    <w:rsid w:val="00A716B4"/>
    <w:rsid w:val="00A717F1"/>
    <w:rsid w:val="00A71C3F"/>
    <w:rsid w:val="00A71D33"/>
    <w:rsid w:val="00A71EE5"/>
    <w:rsid w:val="00A722A6"/>
    <w:rsid w:val="00A723F0"/>
    <w:rsid w:val="00A726E7"/>
    <w:rsid w:val="00A727F1"/>
    <w:rsid w:val="00A72A55"/>
    <w:rsid w:val="00A72E6F"/>
    <w:rsid w:val="00A73173"/>
    <w:rsid w:val="00A731DE"/>
    <w:rsid w:val="00A732FC"/>
    <w:rsid w:val="00A7350B"/>
    <w:rsid w:val="00A735EF"/>
    <w:rsid w:val="00A738EA"/>
    <w:rsid w:val="00A741E3"/>
    <w:rsid w:val="00A74820"/>
    <w:rsid w:val="00A748C4"/>
    <w:rsid w:val="00A74D69"/>
    <w:rsid w:val="00A75481"/>
    <w:rsid w:val="00A75659"/>
    <w:rsid w:val="00A757D8"/>
    <w:rsid w:val="00A75E92"/>
    <w:rsid w:val="00A76596"/>
    <w:rsid w:val="00A76BAB"/>
    <w:rsid w:val="00A76C28"/>
    <w:rsid w:val="00A77382"/>
    <w:rsid w:val="00A773EC"/>
    <w:rsid w:val="00A77546"/>
    <w:rsid w:val="00A77860"/>
    <w:rsid w:val="00A77961"/>
    <w:rsid w:val="00A77AF1"/>
    <w:rsid w:val="00A77CBD"/>
    <w:rsid w:val="00A77E19"/>
    <w:rsid w:val="00A77E55"/>
    <w:rsid w:val="00A77FD2"/>
    <w:rsid w:val="00A80740"/>
    <w:rsid w:val="00A808F5"/>
    <w:rsid w:val="00A80B41"/>
    <w:rsid w:val="00A80C3F"/>
    <w:rsid w:val="00A813A0"/>
    <w:rsid w:val="00A81A73"/>
    <w:rsid w:val="00A81BAD"/>
    <w:rsid w:val="00A820F3"/>
    <w:rsid w:val="00A822FB"/>
    <w:rsid w:val="00A8244F"/>
    <w:rsid w:val="00A82E07"/>
    <w:rsid w:val="00A836D1"/>
    <w:rsid w:val="00A83974"/>
    <w:rsid w:val="00A83EC8"/>
    <w:rsid w:val="00A83F06"/>
    <w:rsid w:val="00A83F98"/>
    <w:rsid w:val="00A83FA1"/>
    <w:rsid w:val="00A83FBE"/>
    <w:rsid w:val="00A8419E"/>
    <w:rsid w:val="00A844BF"/>
    <w:rsid w:val="00A8478C"/>
    <w:rsid w:val="00A849D0"/>
    <w:rsid w:val="00A8509F"/>
    <w:rsid w:val="00A85736"/>
    <w:rsid w:val="00A85AF5"/>
    <w:rsid w:val="00A85BC1"/>
    <w:rsid w:val="00A85BF8"/>
    <w:rsid w:val="00A85CA8"/>
    <w:rsid w:val="00A86EB4"/>
    <w:rsid w:val="00A8747D"/>
    <w:rsid w:val="00A87BB7"/>
    <w:rsid w:val="00A87C9D"/>
    <w:rsid w:val="00A87DE1"/>
    <w:rsid w:val="00A90370"/>
    <w:rsid w:val="00A90392"/>
    <w:rsid w:val="00A90441"/>
    <w:rsid w:val="00A90504"/>
    <w:rsid w:val="00A90796"/>
    <w:rsid w:val="00A90951"/>
    <w:rsid w:val="00A909DC"/>
    <w:rsid w:val="00A90A17"/>
    <w:rsid w:val="00A9103F"/>
    <w:rsid w:val="00A910A0"/>
    <w:rsid w:val="00A9126E"/>
    <w:rsid w:val="00A91450"/>
    <w:rsid w:val="00A915DA"/>
    <w:rsid w:val="00A91C54"/>
    <w:rsid w:val="00A91FD8"/>
    <w:rsid w:val="00A920A9"/>
    <w:rsid w:val="00A92399"/>
    <w:rsid w:val="00A92AA4"/>
    <w:rsid w:val="00A930D8"/>
    <w:rsid w:val="00A939E0"/>
    <w:rsid w:val="00A93A82"/>
    <w:rsid w:val="00A93AF1"/>
    <w:rsid w:val="00A93B54"/>
    <w:rsid w:val="00A941B7"/>
    <w:rsid w:val="00A94366"/>
    <w:rsid w:val="00A951C0"/>
    <w:rsid w:val="00A954DA"/>
    <w:rsid w:val="00A95670"/>
    <w:rsid w:val="00A95685"/>
    <w:rsid w:val="00A95A01"/>
    <w:rsid w:val="00A95C8D"/>
    <w:rsid w:val="00A95F52"/>
    <w:rsid w:val="00A95F9C"/>
    <w:rsid w:val="00A965CC"/>
    <w:rsid w:val="00A968E0"/>
    <w:rsid w:val="00A968E3"/>
    <w:rsid w:val="00A969F1"/>
    <w:rsid w:val="00A96FD9"/>
    <w:rsid w:val="00A96FDE"/>
    <w:rsid w:val="00A97451"/>
    <w:rsid w:val="00A976FF"/>
    <w:rsid w:val="00A978EC"/>
    <w:rsid w:val="00A97F35"/>
    <w:rsid w:val="00A97F38"/>
    <w:rsid w:val="00AA0327"/>
    <w:rsid w:val="00AA037A"/>
    <w:rsid w:val="00AA09AD"/>
    <w:rsid w:val="00AA09F1"/>
    <w:rsid w:val="00AA0C8E"/>
    <w:rsid w:val="00AA0E6D"/>
    <w:rsid w:val="00AA1702"/>
    <w:rsid w:val="00AA1B65"/>
    <w:rsid w:val="00AA216D"/>
    <w:rsid w:val="00AA228A"/>
    <w:rsid w:val="00AA25A1"/>
    <w:rsid w:val="00AA2615"/>
    <w:rsid w:val="00AA2ABE"/>
    <w:rsid w:val="00AA3AFF"/>
    <w:rsid w:val="00AA3BDE"/>
    <w:rsid w:val="00AA3C46"/>
    <w:rsid w:val="00AA3E26"/>
    <w:rsid w:val="00AA3E6F"/>
    <w:rsid w:val="00AA434B"/>
    <w:rsid w:val="00AA4415"/>
    <w:rsid w:val="00AA4732"/>
    <w:rsid w:val="00AA4B4E"/>
    <w:rsid w:val="00AA4E23"/>
    <w:rsid w:val="00AA5050"/>
    <w:rsid w:val="00AA545C"/>
    <w:rsid w:val="00AA55DA"/>
    <w:rsid w:val="00AA574F"/>
    <w:rsid w:val="00AA5A18"/>
    <w:rsid w:val="00AA5CEE"/>
    <w:rsid w:val="00AA5E9C"/>
    <w:rsid w:val="00AA6306"/>
    <w:rsid w:val="00AA6532"/>
    <w:rsid w:val="00AA6A55"/>
    <w:rsid w:val="00AA6C10"/>
    <w:rsid w:val="00AA6CD5"/>
    <w:rsid w:val="00AA6FB7"/>
    <w:rsid w:val="00AA734A"/>
    <w:rsid w:val="00AA7D47"/>
    <w:rsid w:val="00AA7F2F"/>
    <w:rsid w:val="00AA7F3F"/>
    <w:rsid w:val="00AB0233"/>
    <w:rsid w:val="00AB03C8"/>
    <w:rsid w:val="00AB06A9"/>
    <w:rsid w:val="00AB06F3"/>
    <w:rsid w:val="00AB0ED8"/>
    <w:rsid w:val="00AB106D"/>
    <w:rsid w:val="00AB1213"/>
    <w:rsid w:val="00AB131A"/>
    <w:rsid w:val="00AB16A7"/>
    <w:rsid w:val="00AB1A18"/>
    <w:rsid w:val="00AB206A"/>
    <w:rsid w:val="00AB21A4"/>
    <w:rsid w:val="00AB220C"/>
    <w:rsid w:val="00AB260F"/>
    <w:rsid w:val="00AB275D"/>
    <w:rsid w:val="00AB2A29"/>
    <w:rsid w:val="00AB2A51"/>
    <w:rsid w:val="00AB319C"/>
    <w:rsid w:val="00AB37F5"/>
    <w:rsid w:val="00AB3D3C"/>
    <w:rsid w:val="00AB4031"/>
    <w:rsid w:val="00AB407D"/>
    <w:rsid w:val="00AB456E"/>
    <w:rsid w:val="00AB493B"/>
    <w:rsid w:val="00AB4A4B"/>
    <w:rsid w:val="00AB4DDF"/>
    <w:rsid w:val="00AB54CF"/>
    <w:rsid w:val="00AB5A28"/>
    <w:rsid w:val="00AB5BAE"/>
    <w:rsid w:val="00AB5D8F"/>
    <w:rsid w:val="00AB5EC6"/>
    <w:rsid w:val="00AB621F"/>
    <w:rsid w:val="00AB64B1"/>
    <w:rsid w:val="00AB6672"/>
    <w:rsid w:val="00AB69A8"/>
    <w:rsid w:val="00AB6A3B"/>
    <w:rsid w:val="00AB6AE2"/>
    <w:rsid w:val="00AB6CEE"/>
    <w:rsid w:val="00AB6FF2"/>
    <w:rsid w:val="00AB708A"/>
    <w:rsid w:val="00AB7CD8"/>
    <w:rsid w:val="00AC0112"/>
    <w:rsid w:val="00AC0797"/>
    <w:rsid w:val="00AC08E3"/>
    <w:rsid w:val="00AC097E"/>
    <w:rsid w:val="00AC0B64"/>
    <w:rsid w:val="00AC0F20"/>
    <w:rsid w:val="00AC1281"/>
    <w:rsid w:val="00AC14D2"/>
    <w:rsid w:val="00AC1A5E"/>
    <w:rsid w:val="00AC2150"/>
    <w:rsid w:val="00AC263F"/>
    <w:rsid w:val="00AC2D71"/>
    <w:rsid w:val="00AC2E07"/>
    <w:rsid w:val="00AC3318"/>
    <w:rsid w:val="00AC3426"/>
    <w:rsid w:val="00AC3DC9"/>
    <w:rsid w:val="00AC426A"/>
    <w:rsid w:val="00AC4323"/>
    <w:rsid w:val="00AC43E4"/>
    <w:rsid w:val="00AC4845"/>
    <w:rsid w:val="00AC4A7C"/>
    <w:rsid w:val="00AC4B04"/>
    <w:rsid w:val="00AC52C8"/>
    <w:rsid w:val="00AC58DD"/>
    <w:rsid w:val="00AC60CD"/>
    <w:rsid w:val="00AC63EC"/>
    <w:rsid w:val="00AC683A"/>
    <w:rsid w:val="00AC6A96"/>
    <w:rsid w:val="00AC763F"/>
    <w:rsid w:val="00AC78D5"/>
    <w:rsid w:val="00AC79A7"/>
    <w:rsid w:val="00AC79D1"/>
    <w:rsid w:val="00AC79E5"/>
    <w:rsid w:val="00AC7FEB"/>
    <w:rsid w:val="00AD0977"/>
    <w:rsid w:val="00AD0A87"/>
    <w:rsid w:val="00AD0ABD"/>
    <w:rsid w:val="00AD0B99"/>
    <w:rsid w:val="00AD1237"/>
    <w:rsid w:val="00AD14FB"/>
    <w:rsid w:val="00AD175D"/>
    <w:rsid w:val="00AD1AA4"/>
    <w:rsid w:val="00AD1C22"/>
    <w:rsid w:val="00AD28D9"/>
    <w:rsid w:val="00AD2A5C"/>
    <w:rsid w:val="00AD2CA7"/>
    <w:rsid w:val="00AD2D89"/>
    <w:rsid w:val="00AD3439"/>
    <w:rsid w:val="00AD34B8"/>
    <w:rsid w:val="00AD477C"/>
    <w:rsid w:val="00AD4C43"/>
    <w:rsid w:val="00AD4FF9"/>
    <w:rsid w:val="00AD50BE"/>
    <w:rsid w:val="00AD56F5"/>
    <w:rsid w:val="00AD5AE1"/>
    <w:rsid w:val="00AD5DA2"/>
    <w:rsid w:val="00AD5FD3"/>
    <w:rsid w:val="00AD6029"/>
    <w:rsid w:val="00AD65BE"/>
    <w:rsid w:val="00AD6664"/>
    <w:rsid w:val="00AD689B"/>
    <w:rsid w:val="00AD68A6"/>
    <w:rsid w:val="00AD6A38"/>
    <w:rsid w:val="00AD6DA5"/>
    <w:rsid w:val="00AD7376"/>
    <w:rsid w:val="00AD7BB5"/>
    <w:rsid w:val="00AE001B"/>
    <w:rsid w:val="00AE005F"/>
    <w:rsid w:val="00AE00A9"/>
    <w:rsid w:val="00AE08E9"/>
    <w:rsid w:val="00AE0992"/>
    <w:rsid w:val="00AE1006"/>
    <w:rsid w:val="00AE146F"/>
    <w:rsid w:val="00AE1744"/>
    <w:rsid w:val="00AE19DE"/>
    <w:rsid w:val="00AE1F6A"/>
    <w:rsid w:val="00AE2978"/>
    <w:rsid w:val="00AE2B60"/>
    <w:rsid w:val="00AE2D7C"/>
    <w:rsid w:val="00AE2E68"/>
    <w:rsid w:val="00AE3110"/>
    <w:rsid w:val="00AE3765"/>
    <w:rsid w:val="00AE3B9D"/>
    <w:rsid w:val="00AE3D1F"/>
    <w:rsid w:val="00AE421F"/>
    <w:rsid w:val="00AE44B0"/>
    <w:rsid w:val="00AE48BD"/>
    <w:rsid w:val="00AE4C2C"/>
    <w:rsid w:val="00AE54DD"/>
    <w:rsid w:val="00AE5581"/>
    <w:rsid w:val="00AE56FF"/>
    <w:rsid w:val="00AE62B6"/>
    <w:rsid w:val="00AE62E5"/>
    <w:rsid w:val="00AE63D9"/>
    <w:rsid w:val="00AE6FE8"/>
    <w:rsid w:val="00AE71F3"/>
    <w:rsid w:val="00AE77AB"/>
    <w:rsid w:val="00AF0134"/>
    <w:rsid w:val="00AF01F0"/>
    <w:rsid w:val="00AF0246"/>
    <w:rsid w:val="00AF06C9"/>
    <w:rsid w:val="00AF079F"/>
    <w:rsid w:val="00AF0BBB"/>
    <w:rsid w:val="00AF10C0"/>
    <w:rsid w:val="00AF12B7"/>
    <w:rsid w:val="00AF12F8"/>
    <w:rsid w:val="00AF162E"/>
    <w:rsid w:val="00AF1680"/>
    <w:rsid w:val="00AF19B0"/>
    <w:rsid w:val="00AF22C3"/>
    <w:rsid w:val="00AF23A3"/>
    <w:rsid w:val="00AF23D8"/>
    <w:rsid w:val="00AF2C3F"/>
    <w:rsid w:val="00AF32D5"/>
    <w:rsid w:val="00AF3343"/>
    <w:rsid w:val="00AF33A4"/>
    <w:rsid w:val="00AF3E40"/>
    <w:rsid w:val="00AF3EA4"/>
    <w:rsid w:val="00AF3EF1"/>
    <w:rsid w:val="00AF41AF"/>
    <w:rsid w:val="00AF437B"/>
    <w:rsid w:val="00AF4550"/>
    <w:rsid w:val="00AF4898"/>
    <w:rsid w:val="00AF49E2"/>
    <w:rsid w:val="00AF4C4C"/>
    <w:rsid w:val="00AF4F14"/>
    <w:rsid w:val="00AF4F71"/>
    <w:rsid w:val="00AF5132"/>
    <w:rsid w:val="00AF52B6"/>
    <w:rsid w:val="00AF58FE"/>
    <w:rsid w:val="00AF5B72"/>
    <w:rsid w:val="00AF614E"/>
    <w:rsid w:val="00AF6210"/>
    <w:rsid w:val="00AF6A03"/>
    <w:rsid w:val="00AF6A5A"/>
    <w:rsid w:val="00AF6EA2"/>
    <w:rsid w:val="00AF6EF5"/>
    <w:rsid w:val="00AF7AA0"/>
    <w:rsid w:val="00AF7BCE"/>
    <w:rsid w:val="00AF7DA8"/>
    <w:rsid w:val="00AF7EAE"/>
    <w:rsid w:val="00B0058D"/>
    <w:rsid w:val="00B016E1"/>
    <w:rsid w:val="00B0178E"/>
    <w:rsid w:val="00B01B20"/>
    <w:rsid w:val="00B01BF1"/>
    <w:rsid w:val="00B02125"/>
    <w:rsid w:val="00B02BB8"/>
    <w:rsid w:val="00B02FAB"/>
    <w:rsid w:val="00B030C8"/>
    <w:rsid w:val="00B03107"/>
    <w:rsid w:val="00B032D4"/>
    <w:rsid w:val="00B03731"/>
    <w:rsid w:val="00B03B84"/>
    <w:rsid w:val="00B04620"/>
    <w:rsid w:val="00B0492F"/>
    <w:rsid w:val="00B04B9B"/>
    <w:rsid w:val="00B05126"/>
    <w:rsid w:val="00B051AF"/>
    <w:rsid w:val="00B053C7"/>
    <w:rsid w:val="00B05482"/>
    <w:rsid w:val="00B05650"/>
    <w:rsid w:val="00B05BB9"/>
    <w:rsid w:val="00B05EFD"/>
    <w:rsid w:val="00B0612D"/>
    <w:rsid w:val="00B067C3"/>
    <w:rsid w:val="00B06977"/>
    <w:rsid w:val="00B06A9C"/>
    <w:rsid w:val="00B06BFD"/>
    <w:rsid w:val="00B06CE2"/>
    <w:rsid w:val="00B0731C"/>
    <w:rsid w:val="00B07C75"/>
    <w:rsid w:val="00B103E1"/>
    <w:rsid w:val="00B1066D"/>
    <w:rsid w:val="00B108FC"/>
    <w:rsid w:val="00B10D55"/>
    <w:rsid w:val="00B10E9B"/>
    <w:rsid w:val="00B110AF"/>
    <w:rsid w:val="00B11156"/>
    <w:rsid w:val="00B11379"/>
    <w:rsid w:val="00B114A3"/>
    <w:rsid w:val="00B11677"/>
    <w:rsid w:val="00B11922"/>
    <w:rsid w:val="00B11BBB"/>
    <w:rsid w:val="00B12261"/>
    <w:rsid w:val="00B12319"/>
    <w:rsid w:val="00B12634"/>
    <w:rsid w:val="00B12744"/>
    <w:rsid w:val="00B1298A"/>
    <w:rsid w:val="00B129DA"/>
    <w:rsid w:val="00B12D00"/>
    <w:rsid w:val="00B13042"/>
    <w:rsid w:val="00B132EE"/>
    <w:rsid w:val="00B134FC"/>
    <w:rsid w:val="00B1397C"/>
    <w:rsid w:val="00B145AF"/>
    <w:rsid w:val="00B15003"/>
    <w:rsid w:val="00B15141"/>
    <w:rsid w:val="00B157E2"/>
    <w:rsid w:val="00B15A3C"/>
    <w:rsid w:val="00B15BA7"/>
    <w:rsid w:val="00B15C3A"/>
    <w:rsid w:val="00B15CCD"/>
    <w:rsid w:val="00B161C1"/>
    <w:rsid w:val="00B164AC"/>
    <w:rsid w:val="00B164EA"/>
    <w:rsid w:val="00B16588"/>
    <w:rsid w:val="00B16C5A"/>
    <w:rsid w:val="00B16CDF"/>
    <w:rsid w:val="00B17200"/>
    <w:rsid w:val="00B172C1"/>
    <w:rsid w:val="00B1739C"/>
    <w:rsid w:val="00B17727"/>
    <w:rsid w:val="00B17910"/>
    <w:rsid w:val="00B17B84"/>
    <w:rsid w:val="00B20085"/>
    <w:rsid w:val="00B2036E"/>
    <w:rsid w:val="00B20D93"/>
    <w:rsid w:val="00B20DE6"/>
    <w:rsid w:val="00B20FEA"/>
    <w:rsid w:val="00B211F2"/>
    <w:rsid w:val="00B215D9"/>
    <w:rsid w:val="00B21897"/>
    <w:rsid w:val="00B21C66"/>
    <w:rsid w:val="00B21E33"/>
    <w:rsid w:val="00B22005"/>
    <w:rsid w:val="00B22028"/>
    <w:rsid w:val="00B220EB"/>
    <w:rsid w:val="00B22952"/>
    <w:rsid w:val="00B231D1"/>
    <w:rsid w:val="00B235FA"/>
    <w:rsid w:val="00B23932"/>
    <w:rsid w:val="00B23C2B"/>
    <w:rsid w:val="00B23EB0"/>
    <w:rsid w:val="00B23F51"/>
    <w:rsid w:val="00B247E9"/>
    <w:rsid w:val="00B24A5E"/>
    <w:rsid w:val="00B24F0F"/>
    <w:rsid w:val="00B253D5"/>
    <w:rsid w:val="00B25AF7"/>
    <w:rsid w:val="00B260CE"/>
    <w:rsid w:val="00B268F4"/>
    <w:rsid w:val="00B26D36"/>
    <w:rsid w:val="00B2799C"/>
    <w:rsid w:val="00B3031A"/>
    <w:rsid w:val="00B30511"/>
    <w:rsid w:val="00B30A3E"/>
    <w:rsid w:val="00B30B2B"/>
    <w:rsid w:val="00B30B86"/>
    <w:rsid w:val="00B30CA7"/>
    <w:rsid w:val="00B30E09"/>
    <w:rsid w:val="00B30F11"/>
    <w:rsid w:val="00B315F8"/>
    <w:rsid w:val="00B31668"/>
    <w:rsid w:val="00B316DF"/>
    <w:rsid w:val="00B31B4D"/>
    <w:rsid w:val="00B31DBA"/>
    <w:rsid w:val="00B32672"/>
    <w:rsid w:val="00B32940"/>
    <w:rsid w:val="00B333C5"/>
    <w:rsid w:val="00B33779"/>
    <w:rsid w:val="00B3386A"/>
    <w:rsid w:val="00B33B89"/>
    <w:rsid w:val="00B349AC"/>
    <w:rsid w:val="00B34A8C"/>
    <w:rsid w:val="00B34F87"/>
    <w:rsid w:val="00B35487"/>
    <w:rsid w:val="00B355E1"/>
    <w:rsid w:val="00B356D8"/>
    <w:rsid w:val="00B35D40"/>
    <w:rsid w:val="00B3601C"/>
    <w:rsid w:val="00B36222"/>
    <w:rsid w:val="00B36378"/>
    <w:rsid w:val="00B36448"/>
    <w:rsid w:val="00B36468"/>
    <w:rsid w:val="00B36856"/>
    <w:rsid w:val="00B37202"/>
    <w:rsid w:val="00B37C22"/>
    <w:rsid w:val="00B37C6A"/>
    <w:rsid w:val="00B37FA3"/>
    <w:rsid w:val="00B40068"/>
    <w:rsid w:val="00B40887"/>
    <w:rsid w:val="00B408F8"/>
    <w:rsid w:val="00B4114D"/>
    <w:rsid w:val="00B41789"/>
    <w:rsid w:val="00B41A44"/>
    <w:rsid w:val="00B41ADC"/>
    <w:rsid w:val="00B420D0"/>
    <w:rsid w:val="00B42C98"/>
    <w:rsid w:val="00B42E50"/>
    <w:rsid w:val="00B43299"/>
    <w:rsid w:val="00B43733"/>
    <w:rsid w:val="00B437D3"/>
    <w:rsid w:val="00B43AD0"/>
    <w:rsid w:val="00B43C0E"/>
    <w:rsid w:val="00B43E6B"/>
    <w:rsid w:val="00B441CE"/>
    <w:rsid w:val="00B441DB"/>
    <w:rsid w:val="00B44469"/>
    <w:rsid w:val="00B44678"/>
    <w:rsid w:val="00B4480E"/>
    <w:rsid w:val="00B44CDB"/>
    <w:rsid w:val="00B45638"/>
    <w:rsid w:val="00B457BB"/>
    <w:rsid w:val="00B45AD4"/>
    <w:rsid w:val="00B45E7A"/>
    <w:rsid w:val="00B463A1"/>
    <w:rsid w:val="00B46921"/>
    <w:rsid w:val="00B46DA5"/>
    <w:rsid w:val="00B47028"/>
    <w:rsid w:val="00B47295"/>
    <w:rsid w:val="00B472E0"/>
    <w:rsid w:val="00B4743B"/>
    <w:rsid w:val="00B474AC"/>
    <w:rsid w:val="00B4785E"/>
    <w:rsid w:val="00B47919"/>
    <w:rsid w:val="00B47B79"/>
    <w:rsid w:val="00B47E8B"/>
    <w:rsid w:val="00B50041"/>
    <w:rsid w:val="00B5057D"/>
    <w:rsid w:val="00B5096C"/>
    <w:rsid w:val="00B50986"/>
    <w:rsid w:val="00B509F2"/>
    <w:rsid w:val="00B50A72"/>
    <w:rsid w:val="00B50F3E"/>
    <w:rsid w:val="00B51009"/>
    <w:rsid w:val="00B51037"/>
    <w:rsid w:val="00B5111C"/>
    <w:rsid w:val="00B512C2"/>
    <w:rsid w:val="00B514B3"/>
    <w:rsid w:val="00B517BE"/>
    <w:rsid w:val="00B51FA9"/>
    <w:rsid w:val="00B5207A"/>
    <w:rsid w:val="00B52615"/>
    <w:rsid w:val="00B527EE"/>
    <w:rsid w:val="00B52865"/>
    <w:rsid w:val="00B52D27"/>
    <w:rsid w:val="00B52D28"/>
    <w:rsid w:val="00B52E36"/>
    <w:rsid w:val="00B53969"/>
    <w:rsid w:val="00B543BC"/>
    <w:rsid w:val="00B54477"/>
    <w:rsid w:val="00B555A9"/>
    <w:rsid w:val="00B558EE"/>
    <w:rsid w:val="00B55999"/>
    <w:rsid w:val="00B56058"/>
    <w:rsid w:val="00B5605F"/>
    <w:rsid w:val="00B56556"/>
    <w:rsid w:val="00B56CE0"/>
    <w:rsid w:val="00B5736C"/>
    <w:rsid w:val="00B5740E"/>
    <w:rsid w:val="00B5751A"/>
    <w:rsid w:val="00B576CE"/>
    <w:rsid w:val="00B57B3F"/>
    <w:rsid w:val="00B57BF8"/>
    <w:rsid w:val="00B60089"/>
    <w:rsid w:val="00B601B7"/>
    <w:rsid w:val="00B604F2"/>
    <w:rsid w:val="00B606C0"/>
    <w:rsid w:val="00B607DA"/>
    <w:rsid w:val="00B60831"/>
    <w:rsid w:val="00B608F6"/>
    <w:rsid w:val="00B619ED"/>
    <w:rsid w:val="00B61A70"/>
    <w:rsid w:val="00B62578"/>
    <w:rsid w:val="00B625A6"/>
    <w:rsid w:val="00B6289A"/>
    <w:rsid w:val="00B6298B"/>
    <w:rsid w:val="00B6348E"/>
    <w:rsid w:val="00B6421E"/>
    <w:rsid w:val="00B6439E"/>
    <w:rsid w:val="00B64718"/>
    <w:rsid w:val="00B64BFB"/>
    <w:rsid w:val="00B64C1C"/>
    <w:rsid w:val="00B64C9D"/>
    <w:rsid w:val="00B65298"/>
    <w:rsid w:val="00B65327"/>
    <w:rsid w:val="00B65387"/>
    <w:rsid w:val="00B655DD"/>
    <w:rsid w:val="00B656E4"/>
    <w:rsid w:val="00B65A3F"/>
    <w:rsid w:val="00B65CE7"/>
    <w:rsid w:val="00B660C5"/>
    <w:rsid w:val="00B664B3"/>
    <w:rsid w:val="00B66956"/>
    <w:rsid w:val="00B66E42"/>
    <w:rsid w:val="00B67055"/>
    <w:rsid w:val="00B6761B"/>
    <w:rsid w:val="00B67AAE"/>
    <w:rsid w:val="00B67DFC"/>
    <w:rsid w:val="00B67EDD"/>
    <w:rsid w:val="00B7007F"/>
    <w:rsid w:val="00B7058F"/>
    <w:rsid w:val="00B708CD"/>
    <w:rsid w:val="00B709A9"/>
    <w:rsid w:val="00B70B64"/>
    <w:rsid w:val="00B711B9"/>
    <w:rsid w:val="00B72397"/>
    <w:rsid w:val="00B72D81"/>
    <w:rsid w:val="00B730EE"/>
    <w:rsid w:val="00B735F4"/>
    <w:rsid w:val="00B73E80"/>
    <w:rsid w:val="00B73EC1"/>
    <w:rsid w:val="00B74004"/>
    <w:rsid w:val="00B74358"/>
    <w:rsid w:val="00B7437F"/>
    <w:rsid w:val="00B743B8"/>
    <w:rsid w:val="00B74596"/>
    <w:rsid w:val="00B7476B"/>
    <w:rsid w:val="00B74E0E"/>
    <w:rsid w:val="00B74EA5"/>
    <w:rsid w:val="00B75339"/>
    <w:rsid w:val="00B75A0D"/>
    <w:rsid w:val="00B75A37"/>
    <w:rsid w:val="00B765BF"/>
    <w:rsid w:val="00B76778"/>
    <w:rsid w:val="00B76955"/>
    <w:rsid w:val="00B76A64"/>
    <w:rsid w:val="00B76D31"/>
    <w:rsid w:val="00B77629"/>
    <w:rsid w:val="00B776BA"/>
    <w:rsid w:val="00B7789C"/>
    <w:rsid w:val="00B77AA6"/>
    <w:rsid w:val="00B77F71"/>
    <w:rsid w:val="00B800B8"/>
    <w:rsid w:val="00B801FC"/>
    <w:rsid w:val="00B80219"/>
    <w:rsid w:val="00B80AF3"/>
    <w:rsid w:val="00B81196"/>
    <w:rsid w:val="00B812F1"/>
    <w:rsid w:val="00B81304"/>
    <w:rsid w:val="00B81437"/>
    <w:rsid w:val="00B81732"/>
    <w:rsid w:val="00B81886"/>
    <w:rsid w:val="00B818AD"/>
    <w:rsid w:val="00B81BA3"/>
    <w:rsid w:val="00B81ED7"/>
    <w:rsid w:val="00B82CF5"/>
    <w:rsid w:val="00B82F02"/>
    <w:rsid w:val="00B83102"/>
    <w:rsid w:val="00B833D9"/>
    <w:rsid w:val="00B83491"/>
    <w:rsid w:val="00B835D8"/>
    <w:rsid w:val="00B835F2"/>
    <w:rsid w:val="00B83919"/>
    <w:rsid w:val="00B83B20"/>
    <w:rsid w:val="00B83DD0"/>
    <w:rsid w:val="00B83F43"/>
    <w:rsid w:val="00B8443F"/>
    <w:rsid w:val="00B846F2"/>
    <w:rsid w:val="00B8488A"/>
    <w:rsid w:val="00B84A0A"/>
    <w:rsid w:val="00B85254"/>
    <w:rsid w:val="00B854B4"/>
    <w:rsid w:val="00B8658D"/>
    <w:rsid w:val="00B865E2"/>
    <w:rsid w:val="00B866DB"/>
    <w:rsid w:val="00B87680"/>
    <w:rsid w:val="00B87F27"/>
    <w:rsid w:val="00B91120"/>
    <w:rsid w:val="00B918B5"/>
    <w:rsid w:val="00B91E4C"/>
    <w:rsid w:val="00B91F7D"/>
    <w:rsid w:val="00B921C6"/>
    <w:rsid w:val="00B92348"/>
    <w:rsid w:val="00B92483"/>
    <w:rsid w:val="00B924BE"/>
    <w:rsid w:val="00B92C49"/>
    <w:rsid w:val="00B9329A"/>
    <w:rsid w:val="00B9392A"/>
    <w:rsid w:val="00B945E5"/>
    <w:rsid w:val="00B9466B"/>
    <w:rsid w:val="00B9488B"/>
    <w:rsid w:val="00B9497C"/>
    <w:rsid w:val="00B94F75"/>
    <w:rsid w:val="00B95540"/>
    <w:rsid w:val="00B95575"/>
    <w:rsid w:val="00B9565C"/>
    <w:rsid w:val="00B95AE8"/>
    <w:rsid w:val="00B95D8B"/>
    <w:rsid w:val="00B96395"/>
    <w:rsid w:val="00B967A6"/>
    <w:rsid w:val="00B968C0"/>
    <w:rsid w:val="00B97554"/>
    <w:rsid w:val="00B97A5B"/>
    <w:rsid w:val="00B97AF3"/>
    <w:rsid w:val="00BA0737"/>
    <w:rsid w:val="00BA09B4"/>
    <w:rsid w:val="00BA0A83"/>
    <w:rsid w:val="00BA0B59"/>
    <w:rsid w:val="00BA0FD9"/>
    <w:rsid w:val="00BA10CC"/>
    <w:rsid w:val="00BA1641"/>
    <w:rsid w:val="00BA18F7"/>
    <w:rsid w:val="00BA1918"/>
    <w:rsid w:val="00BA19B3"/>
    <w:rsid w:val="00BA1AB3"/>
    <w:rsid w:val="00BA21CD"/>
    <w:rsid w:val="00BA25CE"/>
    <w:rsid w:val="00BA2879"/>
    <w:rsid w:val="00BA305E"/>
    <w:rsid w:val="00BA35C7"/>
    <w:rsid w:val="00BA3954"/>
    <w:rsid w:val="00BA3A98"/>
    <w:rsid w:val="00BA3B49"/>
    <w:rsid w:val="00BA3BA4"/>
    <w:rsid w:val="00BA42A4"/>
    <w:rsid w:val="00BA42DE"/>
    <w:rsid w:val="00BA47F4"/>
    <w:rsid w:val="00BA5072"/>
    <w:rsid w:val="00BA5468"/>
    <w:rsid w:val="00BA59B1"/>
    <w:rsid w:val="00BA5A14"/>
    <w:rsid w:val="00BA5B31"/>
    <w:rsid w:val="00BA5F16"/>
    <w:rsid w:val="00BA6448"/>
    <w:rsid w:val="00BA67A7"/>
    <w:rsid w:val="00BA67FC"/>
    <w:rsid w:val="00BA6812"/>
    <w:rsid w:val="00BA690F"/>
    <w:rsid w:val="00BA69AA"/>
    <w:rsid w:val="00BA6EC5"/>
    <w:rsid w:val="00BA7004"/>
    <w:rsid w:val="00BA7074"/>
    <w:rsid w:val="00BA7437"/>
    <w:rsid w:val="00BA757F"/>
    <w:rsid w:val="00BA75AC"/>
    <w:rsid w:val="00BA7641"/>
    <w:rsid w:val="00BB03BB"/>
    <w:rsid w:val="00BB03CB"/>
    <w:rsid w:val="00BB0AEE"/>
    <w:rsid w:val="00BB0E9D"/>
    <w:rsid w:val="00BB17E0"/>
    <w:rsid w:val="00BB1EA1"/>
    <w:rsid w:val="00BB1F83"/>
    <w:rsid w:val="00BB2081"/>
    <w:rsid w:val="00BB230C"/>
    <w:rsid w:val="00BB259C"/>
    <w:rsid w:val="00BB26ED"/>
    <w:rsid w:val="00BB2958"/>
    <w:rsid w:val="00BB2B59"/>
    <w:rsid w:val="00BB2F84"/>
    <w:rsid w:val="00BB317C"/>
    <w:rsid w:val="00BB3901"/>
    <w:rsid w:val="00BB3E31"/>
    <w:rsid w:val="00BB3F04"/>
    <w:rsid w:val="00BB4024"/>
    <w:rsid w:val="00BB4073"/>
    <w:rsid w:val="00BB41FA"/>
    <w:rsid w:val="00BB4980"/>
    <w:rsid w:val="00BB4C4A"/>
    <w:rsid w:val="00BB5212"/>
    <w:rsid w:val="00BB569E"/>
    <w:rsid w:val="00BB57EB"/>
    <w:rsid w:val="00BB5A09"/>
    <w:rsid w:val="00BB62B4"/>
    <w:rsid w:val="00BB64A6"/>
    <w:rsid w:val="00BB65A9"/>
    <w:rsid w:val="00BB66CE"/>
    <w:rsid w:val="00BB6C39"/>
    <w:rsid w:val="00BB6C74"/>
    <w:rsid w:val="00BB6D89"/>
    <w:rsid w:val="00BB7092"/>
    <w:rsid w:val="00BB713F"/>
    <w:rsid w:val="00BB71D1"/>
    <w:rsid w:val="00BB7231"/>
    <w:rsid w:val="00BB7358"/>
    <w:rsid w:val="00BB73E6"/>
    <w:rsid w:val="00BB7A49"/>
    <w:rsid w:val="00BB7E2C"/>
    <w:rsid w:val="00BB7FF0"/>
    <w:rsid w:val="00BC017F"/>
    <w:rsid w:val="00BC0748"/>
    <w:rsid w:val="00BC0C33"/>
    <w:rsid w:val="00BC0DF5"/>
    <w:rsid w:val="00BC105A"/>
    <w:rsid w:val="00BC107D"/>
    <w:rsid w:val="00BC12DD"/>
    <w:rsid w:val="00BC156D"/>
    <w:rsid w:val="00BC161E"/>
    <w:rsid w:val="00BC1D37"/>
    <w:rsid w:val="00BC1E7D"/>
    <w:rsid w:val="00BC2372"/>
    <w:rsid w:val="00BC287E"/>
    <w:rsid w:val="00BC2988"/>
    <w:rsid w:val="00BC2DEC"/>
    <w:rsid w:val="00BC316E"/>
    <w:rsid w:val="00BC31C8"/>
    <w:rsid w:val="00BC3286"/>
    <w:rsid w:val="00BC366E"/>
    <w:rsid w:val="00BC3672"/>
    <w:rsid w:val="00BC3679"/>
    <w:rsid w:val="00BC37A8"/>
    <w:rsid w:val="00BC38B7"/>
    <w:rsid w:val="00BC398A"/>
    <w:rsid w:val="00BC3D03"/>
    <w:rsid w:val="00BC4174"/>
    <w:rsid w:val="00BC4717"/>
    <w:rsid w:val="00BC471D"/>
    <w:rsid w:val="00BC474E"/>
    <w:rsid w:val="00BC4D92"/>
    <w:rsid w:val="00BC52C7"/>
    <w:rsid w:val="00BC5524"/>
    <w:rsid w:val="00BC558D"/>
    <w:rsid w:val="00BC5664"/>
    <w:rsid w:val="00BC59CA"/>
    <w:rsid w:val="00BC5CF2"/>
    <w:rsid w:val="00BC6464"/>
    <w:rsid w:val="00BC64AF"/>
    <w:rsid w:val="00BC6AFB"/>
    <w:rsid w:val="00BC6CD1"/>
    <w:rsid w:val="00BC6EEA"/>
    <w:rsid w:val="00BC728F"/>
    <w:rsid w:val="00BC7349"/>
    <w:rsid w:val="00BC76F5"/>
    <w:rsid w:val="00BC7CFD"/>
    <w:rsid w:val="00BD00E1"/>
    <w:rsid w:val="00BD02DE"/>
    <w:rsid w:val="00BD0A39"/>
    <w:rsid w:val="00BD0AE9"/>
    <w:rsid w:val="00BD0D8C"/>
    <w:rsid w:val="00BD0EA3"/>
    <w:rsid w:val="00BD111C"/>
    <w:rsid w:val="00BD1295"/>
    <w:rsid w:val="00BD12C5"/>
    <w:rsid w:val="00BD12F9"/>
    <w:rsid w:val="00BD1901"/>
    <w:rsid w:val="00BD1E3A"/>
    <w:rsid w:val="00BD22DC"/>
    <w:rsid w:val="00BD29EC"/>
    <w:rsid w:val="00BD2E56"/>
    <w:rsid w:val="00BD36B2"/>
    <w:rsid w:val="00BD36DF"/>
    <w:rsid w:val="00BD37C7"/>
    <w:rsid w:val="00BD384D"/>
    <w:rsid w:val="00BD39B0"/>
    <w:rsid w:val="00BD39E7"/>
    <w:rsid w:val="00BD3CF6"/>
    <w:rsid w:val="00BD433C"/>
    <w:rsid w:val="00BD4EA3"/>
    <w:rsid w:val="00BD5024"/>
    <w:rsid w:val="00BD5383"/>
    <w:rsid w:val="00BD5C45"/>
    <w:rsid w:val="00BD5ED5"/>
    <w:rsid w:val="00BD6390"/>
    <w:rsid w:val="00BD6442"/>
    <w:rsid w:val="00BD67AD"/>
    <w:rsid w:val="00BD699F"/>
    <w:rsid w:val="00BD6E98"/>
    <w:rsid w:val="00BD7418"/>
    <w:rsid w:val="00BD76D0"/>
    <w:rsid w:val="00BD777B"/>
    <w:rsid w:val="00BD7DF3"/>
    <w:rsid w:val="00BD7EBE"/>
    <w:rsid w:val="00BE00CC"/>
    <w:rsid w:val="00BE0577"/>
    <w:rsid w:val="00BE081F"/>
    <w:rsid w:val="00BE08E3"/>
    <w:rsid w:val="00BE0935"/>
    <w:rsid w:val="00BE0AB2"/>
    <w:rsid w:val="00BE0D61"/>
    <w:rsid w:val="00BE1314"/>
    <w:rsid w:val="00BE19A2"/>
    <w:rsid w:val="00BE1A13"/>
    <w:rsid w:val="00BE1B66"/>
    <w:rsid w:val="00BE1D4C"/>
    <w:rsid w:val="00BE1FA1"/>
    <w:rsid w:val="00BE2027"/>
    <w:rsid w:val="00BE27BA"/>
    <w:rsid w:val="00BE2839"/>
    <w:rsid w:val="00BE2913"/>
    <w:rsid w:val="00BE2B17"/>
    <w:rsid w:val="00BE2C98"/>
    <w:rsid w:val="00BE2DBF"/>
    <w:rsid w:val="00BE2EF8"/>
    <w:rsid w:val="00BE2F1E"/>
    <w:rsid w:val="00BE3356"/>
    <w:rsid w:val="00BE3C00"/>
    <w:rsid w:val="00BE3E15"/>
    <w:rsid w:val="00BE410E"/>
    <w:rsid w:val="00BE4206"/>
    <w:rsid w:val="00BE447E"/>
    <w:rsid w:val="00BE4AA8"/>
    <w:rsid w:val="00BE4E04"/>
    <w:rsid w:val="00BE53C9"/>
    <w:rsid w:val="00BE53FC"/>
    <w:rsid w:val="00BE5491"/>
    <w:rsid w:val="00BE570C"/>
    <w:rsid w:val="00BE5938"/>
    <w:rsid w:val="00BE59CE"/>
    <w:rsid w:val="00BE5A6C"/>
    <w:rsid w:val="00BE5B49"/>
    <w:rsid w:val="00BE5B87"/>
    <w:rsid w:val="00BE5CCD"/>
    <w:rsid w:val="00BE63F0"/>
    <w:rsid w:val="00BE6838"/>
    <w:rsid w:val="00BE6C59"/>
    <w:rsid w:val="00BE75A1"/>
    <w:rsid w:val="00BE79C8"/>
    <w:rsid w:val="00BE7A0C"/>
    <w:rsid w:val="00BF009C"/>
    <w:rsid w:val="00BF05F5"/>
    <w:rsid w:val="00BF05FF"/>
    <w:rsid w:val="00BF0BC5"/>
    <w:rsid w:val="00BF10A0"/>
    <w:rsid w:val="00BF1472"/>
    <w:rsid w:val="00BF152F"/>
    <w:rsid w:val="00BF1AD2"/>
    <w:rsid w:val="00BF1DCA"/>
    <w:rsid w:val="00BF2463"/>
    <w:rsid w:val="00BF2748"/>
    <w:rsid w:val="00BF2AB4"/>
    <w:rsid w:val="00BF2E3F"/>
    <w:rsid w:val="00BF384F"/>
    <w:rsid w:val="00BF3A8A"/>
    <w:rsid w:val="00BF4171"/>
    <w:rsid w:val="00BF4354"/>
    <w:rsid w:val="00BF45E1"/>
    <w:rsid w:val="00BF4AEC"/>
    <w:rsid w:val="00BF5136"/>
    <w:rsid w:val="00BF52D7"/>
    <w:rsid w:val="00BF535F"/>
    <w:rsid w:val="00BF575F"/>
    <w:rsid w:val="00BF5D1E"/>
    <w:rsid w:val="00BF5E2E"/>
    <w:rsid w:val="00BF5EF4"/>
    <w:rsid w:val="00BF5F1C"/>
    <w:rsid w:val="00BF60B6"/>
    <w:rsid w:val="00BF644A"/>
    <w:rsid w:val="00BF6506"/>
    <w:rsid w:val="00BF6ABD"/>
    <w:rsid w:val="00BF6B80"/>
    <w:rsid w:val="00BF6EDA"/>
    <w:rsid w:val="00BF766D"/>
    <w:rsid w:val="00BF7922"/>
    <w:rsid w:val="00BF7974"/>
    <w:rsid w:val="00BF7A1B"/>
    <w:rsid w:val="00BF7E6E"/>
    <w:rsid w:val="00C00253"/>
    <w:rsid w:val="00C006DD"/>
    <w:rsid w:val="00C00708"/>
    <w:rsid w:val="00C00AC5"/>
    <w:rsid w:val="00C00B78"/>
    <w:rsid w:val="00C00F1C"/>
    <w:rsid w:val="00C00F8D"/>
    <w:rsid w:val="00C010E1"/>
    <w:rsid w:val="00C01671"/>
    <w:rsid w:val="00C01C8E"/>
    <w:rsid w:val="00C01E84"/>
    <w:rsid w:val="00C02036"/>
    <w:rsid w:val="00C02664"/>
    <w:rsid w:val="00C02815"/>
    <w:rsid w:val="00C028E6"/>
    <w:rsid w:val="00C02FEC"/>
    <w:rsid w:val="00C0309F"/>
    <w:rsid w:val="00C036BE"/>
    <w:rsid w:val="00C03A5C"/>
    <w:rsid w:val="00C040D9"/>
    <w:rsid w:val="00C0446A"/>
    <w:rsid w:val="00C04C68"/>
    <w:rsid w:val="00C04D33"/>
    <w:rsid w:val="00C04E71"/>
    <w:rsid w:val="00C05844"/>
    <w:rsid w:val="00C0584B"/>
    <w:rsid w:val="00C05989"/>
    <w:rsid w:val="00C0667E"/>
    <w:rsid w:val="00C066AA"/>
    <w:rsid w:val="00C06D45"/>
    <w:rsid w:val="00C071C4"/>
    <w:rsid w:val="00C07C05"/>
    <w:rsid w:val="00C07D67"/>
    <w:rsid w:val="00C101B1"/>
    <w:rsid w:val="00C1020F"/>
    <w:rsid w:val="00C10579"/>
    <w:rsid w:val="00C108EC"/>
    <w:rsid w:val="00C10B40"/>
    <w:rsid w:val="00C10EF1"/>
    <w:rsid w:val="00C110A5"/>
    <w:rsid w:val="00C11670"/>
    <w:rsid w:val="00C11976"/>
    <w:rsid w:val="00C11C36"/>
    <w:rsid w:val="00C11E46"/>
    <w:rsid w:val="00C11FD9"/>
    <w:rsid w:val="00C120C1"/>
    <w:rsid w:val="00C1255A"/>
    <w:rsid w:val="00C12E04"/>
    <w:rsid w:val="00C130AD"/>
    <w:rsid w:val="00C132C0"/>
    <w:rsid w:val="00C1373C"/>
    <w:rsid w:val="00C13861"/>
    <w:rsid w:val="00C1388A"/>
    <w:rsid w:val="00C13A38"/>
    <w:rsid w:val="00C13C73"/>
    <w:rsid w:val="00C13CEF"/>
    <w:rsid w:val="00C14186"/>
    <w:rsid w:val="00C147B6"/>
    <w:rsid w:val="00C148B1"/>
    <w:rsid w:val="00C150CA"/>
    <w:rsid w:val="00C154DE"/>
    <w:rsid w:val="00C15A81"/>
    <w:rsid w:val="00C15DBE"/>
    <w:rsid w:val="00C15E72"/>
    <w:rsid w:val="00C1631F"/>
    <w:rsid w:val="00C16540"/>
    <w:rsid w:val="00C168B4"/>
    <w:rsid w:val="00C169E0"/>
    <w:rsid w:val="00C16B64"/>
    <w:rsid w:val="00C16C7B"/>
    <w:rsid w:val="00C1720F"/>
    <w:rsid w:val="00C172D7"/>
    <w:rsid w:val="00C201C4"/>
    <w:rsid w:val="00C20C0A"/>
    <w:rsid w:val="00C22463"/>
    <w:rsid w:val="00C2257E"/>
    <w:rsid w:val="00C22EA4"/>
    <w:rsid w:val="00C23496"/>
    <w:rsid w:val="00C2370B"/>
    <w:rsid w:val="00C2417F"/>
    <w:rsid w:val="00C249C4"/>
    <w:rsid w:val="00C25563"/>
    <w:rsid w:val="00C255E1"/>
    <w:rsid w:val="00C25604"/>
    <w:rsid w:val="00C25F68"/>
    <w:rsid w:val="00C26011"/>
    <w:rsid w:val="00C26197"/>
    <w:rsid w:val="00C2623E"/>
    <w:rsid w:val="00C2642E"/>
    <w:rsid w:val="00C265D6"/>
    <w:rsid w:val="00C268A1"/>
    <w:rsid w:val="00C2697C"/>
    <w:rsid w:val="00C26AEB"/>
    <w:rsid w:val="00C26BBD"/>
    <w:rsid w:val="00C26E2E"/>
    <w:rsid w:val="00C26FE3"/>
    <w:rsid w:val="00C272A6"/>
    <w:rsid w:val="00C275E4"/>
    <w:rsid w:val="00C27715"/>
    <w:rsid w:val="00C279A7"/>
    <w:rsid w:val="00C30948"/>
    <w:rsid w:val="00C30DC1"/>
    <w:rsid w:val="00C316C8"/>
    <w:rsid w:val="00C31983"/>
    <w:rsid w:val="00C31B96"/>
    <w:rsid w:val="00C31BD9"/>
    <w:rsid w:val="00C321EE"/>
    <w:rsid w:val="00C32604"/>
    <w:rsid w:val="00C32C2C"/>
    <w:rsid w:val="00C33081"/>
    <w:rsid w:val="00C33524"/>
    <w:rsid w:val="00C33797"/>
    <w:rsid w:val="00C33B13"/>
    <w:rsid w:val="00C33E01"/>
    <w:rsid w:val="00C33F42"/>
    <w:rsid w:val="00C33F5B"/>
    <w:rsid w:val="00C33F91"/>
    <w:rsid w:val="00C34519"/>
    <w:rsid w:val="00C3462C"/>
    <w:rsid w:val="00C348C8"/>
    <w:rsid w:val="00C34A36"/>
    <w:rsid w:val="00C34A86"/>
    <w:rsid w:val="00C34B30"/>
    <w:rsid w:val="00C34C8D"/>
    <w:rsid w:val="00C34DE4"/>
    <w:rsid w:val="00C34E51"/>
    <w:rsid w:val="00C34EFF"/>
    <w:rsid w:val="00C353DA"/>
    <w:rsid w:val="00C35455"/>
    <w:rsid w:val="00C35588"/>
    <w:rsid w:val="00C35CA5"/>
    <w:rsid w:val="00C3602A"/>
    <w:rsid w:val="00C368A3"/>
    <w:rsid w:val="00C36A71"/>
    <w:rsid w:val="00C36A72"/>
    <w:rsid w:val="00C36EB4"/>
    <w:rsid w:val="00C3775E"/>
    <w:rsid w:val="00C37845"/>
    <w:rsid w:val="00C37AC1"/>
    <w:rsid w:val="00C40E9B"/>
    <w:rsid w:val="00C411A8"/>
    <w:rsid w:val="00C412DE"/>
    <w:rsid w:val="00C4169D"/>
    <w:rsid w:val="00C41C4E"/>
    <w:rsid w:val="00C420FA"/>
    <w:rsid w:val="00C42307"/>
    <w:rsid w:val="00C425C1"/>
    <w:rsid w:val="00C42AB5"/>
    <w:rsid w:val="00C42AF6"/>
    <w:rsid w:val="00C42F57"/>
    <w:rsid w:val="00C4362E"/>
    <w:rsid w:val="00C43A3C"/>
    <w:rsid w:val="00C43C84"/>
    <w:rsid w:val="00C4408B"/>
    <w:rsid w:val="00C4418A"/>
    <w:rsid w:val="00C44FC4"/>
    <w:rsid w:val="00C450D5"/>
    <w:rsid w:val="00C45B27"/>
    <w:rsid w:val="00C45CE1"/>
    <w:rsid w:val="00C45D1D"/>
    <w:rsid w:val="00C45DC7"/>
    <w:rsid w:val="00C45FBF"/>
    <w:rsid w:val="00C460CB"/>
    <w:rsid w:val="00C46239"/>
    <w:rsid w:val="00C46F2A"/>
    <w:rsid w:val="00C47013"/>
    <w:rsid w:val="00C47092"/>
    <w:rsid w:val="00C470A6"/>
    <w:rsid w:val="00C4728D"/>
    <w:rsid w:val="00C47342"/>
    <w:rsid w:val="00C4770C"/>
    <w:rsid w:val="00C477A9"/>
    <w:rsid w:val="00C47F61"/>
    <w:rsid w:val="00C50319"/>
    <w:rsid w:val="00C50459"/>
    <w:rsid w:val="00C50557"/>
    <w:rsid w:val="00C5104D"/>
    <w:rsid w:val="00C5107F"/>
    <w:rsid w:val="00C513B1"/>
    <w:rsid w:val="00C51621"/>
    <w:rsid w:val="00C518E5"/>
    <w:rsid w:val="00C51BEE"/>
    <w:rsid w:val="00C51F3D"/>
    <w:rsid w:val="00C531C4"/>
    <w:rsid w:val="00C53361"/>
    <w:rsid w:val="00C535D9"/>
    <w:rsid w:val="00C53882"/>
    <w:rsid w:val="00C53DD2"/>
    <w:rsid w:val="00C53F14"/>
    <w:rsid w:val="00C53FD9"/>
    <w:rsid w:val="00C54007"/>
    <w:rsid w:val="00C540D5"/>
    <w:rsid w:val="00C54339"/>
    <w:rsid w:val="00C54583"/>
    <w:rsid w:val="00C54C09"/>
    <w:rsid w:val="00C54C95"/>
    <w:rsid w:val="00C54EA3"/>
    <w:rsid w:val="00C55081"/>
    <w:rsid w:val="00C550B5"/>
    <w:rsid w:val="00C55668"/>
    <w:rsid w:val="00C5581D"/>
    <w:rsid w:val="00C559DB"/>
    <w:rsid w:val="00C562BA"/>
    <w:rsid w:val="00C5689A"/>
    <w:rsid w:val="00C56D33"/>
    <w:rsid w:val="00C56D62"/>
    <w:rsid w:val="00C56FF7"/>
    <w:rsid w:val="00C572A2"/>
    <w:rsid w:val="00C57569"/>
    <w:rsid w:val="00C5793E"/>
    <w:rsid w:val="00C579D6"/>
    <w:rsid w:val="00C57B37"/>
    <w:rsid w:val="00C6041D"/>
    <w:rsid w:val="00C6045D"/>
    <w:rsid w:val="00C60625"/>
    <w:rsid w:val="00C61498"/>
    <w:rsid w:val="00C614CF"/>
    <w:rsid w:val="00C61719"/>
    <w:rsid w:val="00C6188E"/>
    <w:rsid w:val="00C618E9"/>
    <w:rsid w:val="00C61BBE"/>
    <w:rsid w:val="00C61CFA"/>
    <w:rsid w:val="00C61DAA"/>
    <w:rsid w:val="00C6218F"/>
    <w:rsid w:val="00C62333"/>
    <w:rsid w:val="00C62545"/>
    <w:rsid w:val="00C62631"/>
    <w:rsid w:val="00C62D0D"/>
    <w:rsid w:val="00C630DD"/>
    <w:rsid w:val="00C632EA"/>
    <w:rsid w:val="00C63A27"/>
    <w:rsid w:val="00C63E9B"/>
    <w:rsid w:val="00C63FD7"/>
    <w:rsid w:val="00C642A5"/>
    <w:rsid w:val="00C6473A"/>
    <w:rsid w:val="00C6501F"/>
    <w:rsid w:val="00C651A6"/>
    <w:rsid w:val="00C653D6"/>
    <w:rsid w:val="00C65B23"/>
    <w:rsid w:val="00C65BE1"/>
    <w:rsid w:val="00C6622B"/>
    <w:rsid w:val="00C66506"/>
    <w:rsid w:val="00C6659E"/>
    <w:rsid w:val="00C66A31"/>
    <w:rsid w:val="00C66A96"/>
    <w:rsid w:val="00C66B58"/>
    <w:rsid w:val="00C66DDB"/>
    <w:rsid w:val="00C670B8"/>
    <w:rsid w:val="00C6736E"/>
    <w:rsid w:val="00C675EE"/>
    <w:rsid w:val="00C67AFA"/>
    <w:rsid w:val="00C70113"/>
    <w:rsid w:val="00C706A1"/>
    <w:rsid w:val="00C70ED4"/>
    <w:rsid w:val="00C70F42"/>
    <w:rsid w:val="00C70FA7"/>
    <w:rsid w:val="00C71256"/>
    <w:rsid w:val="00C71402"/>
    <w:rsid w:val="00C718BE"/>
    <w:rsid w:val="00C71A5E"/>
    <w:rsid w:val="00C71F92"/>
    <w:rsid w:val="00C71FE8"/>
    <w:rsid w:val="00C721D9"/>
    <w:rsid w:val="00C72377"/>
    <w:rsid w:val="00C723A0"/>
    <w:rsid w:val="00C72414"/>
    <w:rsid w:val="00C7256D"/>
    <w:rsid w:val="00C73089"/>
    <w:rsid w:val="00C73259"/>
    <w:rsid w:val="00C7351B"/>
    <w:rsid w:val="00C7378D"/>
    <w:rsid w:val="00C73DCB"/>
    <w:rsid w:val="00C73F50"/>
    <w:rsid w:val="00C74034"/>
    <w:rsid w:val="00C74509"/>
    <w:rsid w:val="00C74846"/>
    <w:rsid w:val="00C74979"/>
    <w:rsid w:val="00C756D7"/>
    <w:rsid w:val="00C7582C"/>
    <w:rsid w:val="00C75C79"/>
    <w:rsid w:val="00C75CB8"/>
    <w:rsid w:val="00C75FD9"/>
    <w:rsid w:val="00C762BE"/>
    <w:rsid w:val="00C76E7D"/>
    <w:rsid w:val="00C7705E"/>
    <w:rsid w:val="00C772EE"/>
    <w:rsid w:val="00C7737E"/>
    <w:rsid w:val="00C77469"/>
    <w:rsid w:val="00C77719"/>
    <w:rsid w:val="00C779CF"/>
    <w:rsid w:val="00C77A0B"/>
    <w:rsid w:val="00C77D64"/>
    <w:rsid w:val="00C80032"/>
    <w:rsid w:val="00C802D0"/>
    <w:rsid w:val="00C80360"/>
    <w:rsid w:val="00C8052F"/>
    <w:rsid w:val="00C8054F"/>
    <w:rsid w:val="00C80D7F"/>
    <w:rsid w:val="00C818F9"/>
    <w:rsid w:val="00C81A57"/>
    <w:rsid w:val="00C81F22"/>
    <w:rsid w:val="00C82134"/>
    <w:rsid w:val="00C82153"/>
    <w:rsid w:val="00C8254B"/>
    <w:rsid w:val="00C8293F"/>
    <w:rsid w:val="00C82E1E"/>
    <w:rsid w:val="00C8335D"/>
    <w:rsid w:val="00C8336F"/>
    <w:rsid w:val="00C839A2"/>
    <w:rsid w:val="00C83AD8"/>
    <w:rsid w:val="00C83DB0"/>
    <w:rsid w:val="00C83E99"/>
    <w:rsid w:val="00C84016"/>
    <w:rsid w:val="00C840AE"/>
    <w:rsid w:val="00C8425A"/>
    <w:rsid w:val="00C843AC"/>
    <w:rsid w:val="00C849F7"/>
    <w:rsid w:val="00C852BD"/>
    <w:rsid w:val="00C85806"/>
    <w:rsid w:val="00C8586D"/>
    <w:rsid w:val="00C85E7F"/>
    <w:rsid w:val="00C862BC"/>
    <w:rsid w:val="00C8649F"/>
    <w:rsid w:val="00C86A54"/>
    <w:rsid w:val="00C873B1"/>
    <w:rsid w:val="00C8758B"/>
    <w:rsid w:val="00C876F6"/>
    <w:rsid w:val="00C8784A"/>
    <w:rsid w:val="00C87973"/>
    <w:rsid w:val="00C87B8B"/>
    <w:rsid w:val="00C87CDA"/>
    <w:rsid w:val="00C87E48"/>
    <w:rsid w:val="00C87F8A"/>
    <w:rsid w:val="00C9018E"/>
    <w:rsid w:val="00C902EA"/>
    <w:rsid w:val="00C906DA"/>
    <w:rsid w:val="00C90844"/>
    <w:rsid w:val="00C90CA2"/>
    <w:rsid w:val="00C90E43"/>
    <w:rsid w:val="00C90E83"/>
    <w:rsid w:val="00C91084"/>
    <w:rsid w:val="00C9132A"/>
    <w:rsid w:val="00C91983"/>
    <w:rsid w:val="00C91AD8"/>
    <w:rsid w:val="00C91C3D"/>
    <w:rsid w:val="00C91CE9"/>
    <w:rsid w:val="00C91DD6"/>
    <w:rsid w:val="00C91E1E"/>
    <w:rsid w:val="00C91F7A"/>
    <w:rsid w:val="00C920C1"/>
    <w:rsid w:val="00C92C61"/>
    <w:rsid w:val="00C92D7A"/>
    <w:rsid w:val="00C93928"/>
    <w:rsid w:val="00C93F18"/>
    <w:rsid w:val="00C93F95"/>
    <w:rsid w:val="00C941AA"/>
    <w:rsid w:val="00C942C9"/>
    <w:rsid w:val="00C94877"/>
    <w:rsid w:val="00C94E86"/>
    <w:rsid w:val="00C95363"/>
    <w:rsid w:val="00C95855"/>
    <w:rsid w:val="00C9597C"/>
    <w:rsid w:val="00C95CD0"/>
    <w:rsid w:val="00C95EC6"/>
    <w:rsid w:val="00C97047"/>
    <w:rsid w:val="00C9709F"/>
    <w:rsid w:val="00C97120"/>
    <w:rsid w:val="00C9754F"/>
    <w:rsid w:val="00C9784D"/>
    <w:rsid w:val="00C97E9D"/>
    <w:rsid w:val="00CA0053"/>
    <w:rsid w:val="00CA037F"/>
    <w:rsid w:val="00CA0AA9"/>
    <w:rsid w:val="00CA0E1F"/>
    <w:rsid w:val="00CA19A3"/>
    <w:rsid w:val="00CA1C9D"/>
    <w:rsid w:val="00CA1D3A"/>
    <w:rsid w:val="00CA1DEA"/>
    <w:rsid w:val="00CA2231"/>
    <w:rsid w:val="00CA2379"/>
    <w:rsid w:val="00CA2DF5"/>
    <w:rsid w:val="00CA2E8C"/>
    <w:rsid w:val="00CA34BF"/>
    <w:rsid w:val="00CA3790"/>
    <w:rsid w:val="00CA3817"/>
    <w:rsid w:val="00CA3B14"/>
    <w:rsid w:val="00CA3D07"/>
    <w:rsid w:val="00CA3DAA"/>
    <w:rsid w:val="00CA419D"/>
    <w:rsid w:val="00CA4830"/>
    <w:rsid w:val="00CA4D3E"/>
    <w:rsid w:val="00CA50BC"/>
    <w:rsid w:val="00CA527A"/>
    <w:rsid w:val="00CA54E2"/>
    <w:rsid w:val="00CA667F"/>
    <w:rsid w:val="00CA684A"/>
    <w:rsid w:val="00CA72BF"/>
    <w:rsid w:val="00CA74C1"/>
    <w:rsid w:val="00CA76B1"/>
    <w:rsid w:val="00CB09A2"/>
    <w:rsid w:val="00CB0BC4"/>
    <w:rsid w:val="00CB1015"/>
    <w:rsid w:val="00CB1033"/>
    <w:rsid w:val="00CB113B"/>
    <w:rsid w:val="00CB13A6"/>
    <w:rsid w:val="00CB16A1"/>
    <w:rsid w:val="00CB185D"/>
    <w:rsid w:val="00CB1AD6"/>
    <w:rsid w:val="00CB1E4C"/>
    <w:rsid w:val="00CB2056"/>
    <w:rsid w:val="00CB2187"/>
    <w:rsid w:val="00CB21B9"/>
    <w:rsid w:val="00CB2568"/>
    <w:rsid w:val="00CB2955"/>
    <w:rsid w:val="00CB324E"/>
    <w:rsid w:val="00CB3C07"/>
    <w:rsid w:val="00CB3E7F"/>
    <w:rsid w:val="00CB3EC5"/>
    <w:rsid w:val="00CB40AD"/>
    <w:rsid w:val="00CB418A"/>
    <w:rsid w:val="00CB4747"/>
    <w:rsid w:val="00CB4B3D"/>
    <w:rsid w:val="00CB50A9"/>
    <w:rsid w:val="00CB5350"/>
    <w:rsid w:val="00CB5976"/>
    <w:rsid w:val="00CB5BD0"/>
    <w:rsid w:val="00CB5C14"/>
    <w:rsid w:val="00CB5CB7"/>
    <w:rsid w:val="00CB62CE"/>
    <w:rsid w:val="00CB66E1"/>
    <w:rsid w:val="00CB67A9"/>
    <w:rsid w:val="00CB69FE"/>
    <w:rsid w:val="00CB6C26"/>
    <w:rsid w:val="00CB6C4D"/>
    <w:rsid w:val="00CB6C6E"/>
    <w:rsid w:val="00CB7482"/>
    <w:rsid w:val="00CB764B"/>
    <w:rsid w:val="00CB7A09"/>
    <w:rsid w:val="00CB7A17"/>
    <w:rsid w:val="00CB7A57"/>
    <w:rsid w:val="00CB7E6E"/>
    <w:rsid w:val="00CB7E8B"/>
    <w:rsid w:val="00CC002F"/>
    <w:rsid w:val="00CC0150"/>
    <w:rsid w:val="00CC0164"/>
    <w:rsid w:val="00CC0545"/>
    <w:rsid w:val="00CC08A3"/>
    <w:rsid w:val="00CC0E39"/>
    <w:rsid w:val="00CC13EC"/>
    <w:rsid w:val="00CC194A"/>
    <w:rsid w:val="00CC1FFA"/>
    <w:rsid w:val="00CC2199"/>
    <w:rsid w:val="00CC2400"/>
    <w:rsid w:val="00CC2530"/>
    <w:rsid w:val="00CC285B"/>
    <w:rsid w:val="00CC2946"/>
    <w:rsid w:val="00CC29C8"/>
    <w:rsid w:val="00CC31D7"/>
    <w:rsid w:val="00CC3216"/>
    <w:rsid w:val="00CC36C8"/>
    <w:rsid w:val="00CC3902"/>
    <w:rsid w:val="00CC3F09"/>
    <w:rsid w:val="00CC444A"/>
    <w:rsid w:val="00CC44BE"/>
    <w:rsid w:val="00CC46DE"/>
    <w:rsid w:val="00CC4AEB"/>
    <w:rsid w:val="00CC4CC2"/>
    <w:rsid w:val="00CC4D24"/>
    <w:rsid w:val="00CC4DB0"/>
    <w:rsid w:val="00CC4EB0"/>
    <w:rsid w:val="00CC51E9"/>
    <w:rsid w:val="00CC52B6"/>
    <w:rsid w:val="00CC556E"/>
    <w:rsid w:val="00CC584F"/>
    <w:rsid w:val="00CC5AA8"/>
    <w:rsid w:val="00CC6EA9"/>
    <w:rsid w:val="00CC7A60"/>
    <w:rsid w:val="00CC7D06"/>
    <w:rsid w:val="00CC7E1D"/>
    <w:rsid w:val="00CD00A4"/>
    <w:rsid w:val="00CD030E"/>
    <w:rsid w:val="00CD035D"/>
    <w:rsid w:val="00CD0493"/>
    <w:rsid w:val="00CD0503"/>
    <w:rsid w:val="00CD09AC"/>
    <w:rsid w:val="00CD0DE5"/>
    <w:rsid w:val="00CD0F80"/>
    <w:rsid w:val="00CD1159"/>
    <w:rsid w:val="00CD19DE"/>
    <w:rsid w:val="00CD1D28"/>
    <w:rsid w:val="00CD2086"/>
    <w:rsid w:val="00CD2CA4"/>
    <w:rsid w:val="00CD2F6D"/>
    <w:rsid w:val="00CD3021"/>
    <w:rsid w:val="00CD31E2"/>
    <w:rsid w:val="00CD380F"/>
    <w:rsid w:val="00CD385B"/>
    <w:rsid w:val="00CD3C9C"/>
    <w:rsid w:val="00CD479C"/>
    <w:rsid w:val="00CD4B66"/>
    <w:rsid w:val="00CD4C94"/>
    <w:rsid w:val="00CD4E4E"/>
    <w:rsid w:val="00CD4E93"/>
    <w:rsid w:val="00CD5351"/>
    <w:rsid w:val="00CD573D"/>
    <w:rsid w:val="00CD5B24"/>
    <w:rsid w:val="00CD5BA8"/>
    <w:rsid w:val="00CD5BD7"/>
    <w:rsid w:val="00CD5FB2"/>
    <w:rsid w:val="00CD6100"/>
    <w:rsid w:val="00CD6138"/>
    <w:rsid w:val="00CD63FA"/>
    <w:rsid w:val="00CD644D"/>
    <w:rsid w:val="00CD6836"/>
    <w:rsid w:val="00CD6AA2"/>
    <w:rsid w:val="00CD6BC9"/>
    <w:rsid w:val="00CD727D"/>
    <w:rsid w:val="00CD7360"/>
    <w:rsid w:val="00CD742A"/>
    <w:rsid w:val="00CD75A5"/>
    <w:rsid w:val="00CD790E"/>
    <w:rsid w:val="00CD7A65"/>
    <w:rsid w:val="00CD7C1E"/>
    <w:rsid w:val="00CE096D"/>
    <w:rsid w:val="00CE0EA3"/>
    <w:rsid w:val="00CE1C1C"/>
    <w:rsid w:val="00CE1D62"/>
    <w:rsid w:val="00CE1E72"/>
    <w:rsid w:val="00CE258D"/>
    <w:rsid w:val="00CE26D0"/>
    <w:rsid w:val="00CE27FB"/>
    <w:rsid w:val="00CE38FE"/>
    <w:rsid w:val="00CE3EB7"/>
    <w:rsid w:val="00CE41FA"/>
    <w:rsid w:val="00CE42B9"/>
    <w:rsid w:val="00CE4BE2"/>
    <w:rsid w:val="00CE52A6"/>
    <w:rsid w:val="00CE5484"/>
    <w:rsid w:val="00CE55AB"/>
    <w:rsid w:val="00CE5674"/>
    <w:rsid w:val="00CE5858"/>
    <w:rsid w:val="00CE5A34"/>
    <w:rsid w:val="00CE5F0C"/>
    <w:rsid w:val="00CE6117"/>
    <w:rsid w:val="00CE6156"/>
    <w:rsid w:val="00CE647A"/>
    <w:rsid w:val="00CE64C3"/>
    <w:rsid w:val="00CE67F7"/>
    <w:rsid w:val="00CE683B"/>
    <w:rsid w:val="00CE69C6"/>
    <w:rsid w:val="00CE6F47"/>
    <w:rsid w:val="00CE7159"/>
    <w:rsid w:val="00CE720B"/>
    <w:rsid w:val="00CE72DF"/>
    <w:rsid w:val="00CE7540"/>
    <w:rsid w:val="00CE7C4F"/>
    <w:rsid w:val="00CE7DC7"/>
    <w:rsid w:val="00CE7E2C"/>
    <w:rsid w:val="00CF00A5"/>
    <w:rsid w:val="00CF029E"/>
    <w:rsid w:val="00CF0331"/>
    <w:rsid w:val="00CF0A5D"/>
    <w:rsid w:val="00CF0E66"/>
    <w:rsid w:val="00CF0F4C"/>
    <w:rsid w:val="00CF1708"/>
    <w:rsid w:val="00CF289C"/>
    <w:rsid w:val="00CF2B07"/>
    <w:rsid w:val="00CF2BA0"/>
    <w:rsid w:val="00CF2E88"/>
    <w:rsid w:val="00CF3958"/>
    <w:rsid w:val="00CF3BFB"/>
    <w:rsid w:val="00CF3DF7"/>
    <w:rsid w:val="00CF40E0"/>
    <w:rsid w:val="00CF44A3"/>
    <w:rsid w:val="00CF4625"/>
    <w:rsid w:val="00CF49A1"/>
    <w:rsid w:val="00CF4D36"/>
    <w:rsid w:val="00CF533C"/>
    <w:rsid w:val="00CF5762"/>
    <w:rsid w:val="00CF585E"/>
    <w:rsid w:val="00CF58E4"/>
    <w:rsid w:val="00CF5ECF"/>
    <w:rsid w:val="00CF6C35"/>
    <w:rsid w:val="00CF6F8F"/>
    <w:rsid w:val="00CF6FA9"/>
    <w:rsid w:val="00CF701D"/>
    <w:rsid w:val="00CF7095"/>
    <w:rsid w:val="00CF7203"/>
    <w:rsid w:val="00CF732A"/>
    <w:rsid w:val="00CF73B0"/>
    <w:rsid w:val="00CF742F"/>
    <w:rsid w:val="00CF75E4"/>
    <w:rsid w:val="00CF77AE"/>
    <w:rsid w:val="00CF795B"/>
    <w:rsid w:val="00CF7F18"/>
    <w:rsid w:val="00D00107"/>
    <w:rsid w:val="00D00430"/>
    <w:rsid w:val="00D0056B"/>
    <w:rsid w:val="00D0062C"/>
    <w:rsid w:val="00D0085E"/>
    <w:rsid w:val="00D00B5F"/>
    <w:rsid w:val="00D00B71"/>
    <w:rsid w:val="00D00CA8"/>
    <w:rsid w:val="00D0140C"/>
    <w:rsid w:val="00D01A43"/>
    <w:rsid w:val="00D0215B"/>
    <w:rsid w:val="00D026C7"/>
    <w:rsid w:val="00D026F3"/>
    <w:rsid w:val="00D02CF3"/>
    <w:rsid w:val="00D02D22"/>
    <w:rsid w:val="00D0328E"/>
    <w:rsid w:val="00D0356C"/>
    <w:rsid w:val="00D03589"/>
    <w:rsid w:val="00D03663"/>
    <w:rsid w:val="00D03969"/>
    <w:rsid w:val="00D03B5A"/>
    <w:rsid w:val="00D03EFB"/>
    <w:rsid w:val="00D04123"/>
    <w:rsid w:val="00D04324"/>
    <w:rsid w:val="00D056B4"/>
    <w:rsid w:val="00D0588D"/>
    <w:rsid w:val="00D05E99"/>
    <w:rsid w:val="00D066BA"/>
    <w:rsid w:val="00D06870"/>
    <w:rsid w:val="00D06D24"/>
    <w:rsid w:val="00D070FA"/>
    <w:rsid w:val="00D07117"/>
    <w:rsid w:val="00D073F7"/>
    <w:rsid w:val="00D074C9"/>
    <w:rsid w:val="00D0753A"/>
    <w:rsid w:val="00D07625"/>
    <w:rsid w:val="00D0772B"/>
    <w:rsid w:val="00D07A87"/>
    <w:rsid w:val="00D07D55"/>
    <w:rsid w:val="00D07DBE"/>
    <w:rsid w:val="00D07F46"/>
    <w:rsid w:val="00D102E0"/>
    <w:rsid w:val="00D10AA6"/>
    <w:rsid w:val="00D10F82"/>
    <w:rsid w:val="00D1112B"/>
    <w:rsid w:val="00D119C9"/>
    <w:rsid w:val="00D11C4A"/>
    <w:rsid w:val="00D12887"/>
    <w:rsid w:val="00D12B57"/>
    <w:rsid w:val="00D12C1C"/>
    <w:rsid w:val="00D131BD"/>
    <w:rsid w:val="00D1322D"/>
    <w:rsid w:val="00D136C3"/>
    <w:rsid w:val="00D136FB"/>
    <w:rsid w:val="00D1374F"/>
    <w:rsid w:val="00D138E7"/>
    <w:rsid w:val="00D139F7"/>
    <w:rsid w:val="00D13B38"/>
    <w:rsid w:val="00D143B9"/>
    <w:rsid w:val="00D143E7"/>
    <w:rsid w:val="00D148B5"/>
    <w:rsid w:val="00D14BE4"/>
    <w:rsid w:val="00D14F13"/>
    <w:rsid w:val="00D15600"/>
    <w:rsid w:val="00D158D4"/>
    <w:rsid w:val="00D1592B"/>
    <w:rsid w:val="00D15AFD"/>
    <w:rsid w:val="00D15FFE"/>
    <w:rsid w:val="00D16646"/>
    <w:rsid w:val="00D166B0"/>
    <w:rsid w:val="00D16A8E"/>
    <w:rsid w:val="00D1768E"/>
    <w:rsid w:val="00D17C3C"/>
    <w:rsid w:val="00D2056D"/>
    <w:rsid w:val="00D20BB2"/>
    <w:rsid w:val="00D20D39"/>
    <w:rsid w:val="00D21322"/>
    <w:rsid w:val="00D2149E"/>
    <w:rsid w:val="00D21BA5"/>
    <w:rsid w:val="00D21F85"/>
    <w:rsid w:val="00D21FBB"/>
    <w:rsid w:val="00D2215D"/>
    <w:rsid w:val="00D22A04"/>
    <w:rsid w:val="00D22B01"/>
    <w:rsid w:val="00D22DF3"/>
    <w:rsid w:val="00D22FFB"/>
    <w:rsid w:val="00D230D8"/>
    <w:rsid w:val="00D23443"/>
    <w:rsid w:val="00D23461"/>
    <w:rsid w:val="00D234F3"/>
    <w:rsid w:val="00D2356F"/>
    <w:rsid w:val="00D23785"/>
    <w:rsid w:val="00D23867"/>
    <w:rsid w:val="00D23A14"/>
    <w:rsid w:val="00D24335"/>
    <w:rsid w:val="00D24779"/>
    <w:rsid w:val="00D24C3C"/>
    <w:rsid w:val="00D24D29"/>
    <w:rsid w:val="00D24DAB"/>
    <w:rsid w:val="00D2511C"/>
    <w:rsid w:val="00D25272"/>
    <w:rsid w:val="00D252B9"/>
    <w:rsid w:val="00D2537F"/>
    <w:rsid w:val="00D25835"/>
    <w:rsid w:val="00D25AED"/>
    <w:rsid w:val="00D260FA"/>
    <w:rsid w:val="00D265F5"/>
    <w:rsid w:val="00D26CBF"/>
    <w:rsid w:val="00D2709E"/>
    <w:rsid w:val="00D270E3"/>
    <w:rsid w:val="00D271DA"/>
    <w:rsid w:val="00D275AF"/>
    <w:rsid w:val="00D276F6"/>
    <w:rsid w:val="00D27E57"/>
    <w:rsid w:val="00D27E71"/>
    <w:rsid w:val="00D300CE"/>
    <w:rsid w:val="00D302A2"/>
    <w:rsid w:val="00D30782"/>
    <w:rsid w:val="00D31369"/>
    <w:rsid w:val="00D31573"/>
    <w:rsid w:val="00D316AD"/>
    <w:rsid w:val="00D31712"/>
    <w:rsid w:val="00D31B1C"/>
    <w:rsid w:val="00D31C33"/>
    <w:rsid w:val="00D322F5"/>
    <w:rsid w:val="00D324B4"/>
    <w:rsid w:val="00D32F6F"/>
    <w:rsid w:val="00D32FA8"/>
    <w:rsid w:val="00D33147"/>
    <w:rsid w:val="00D33226"/>
    <w:rsid w:val="00D3333E"/>
    <w:rsid w:val="00D33414"/>
    <w:rsid w:val="00D33510"/>
    <w:rsid w:val="00D33A48"/>
    <w:rsid w:val="00D33ABA"/>
    <w:rsid w:val="00D33BB5"/>
    <w:rsid w:val="00D33C9C"/>
    <w:rsid w:val="00D33FC5"/>
    <w:rsid w:val="00D33FCB"/>
    <w:rsid w:val="00D3482C"/>
    <w:rsid w:val="00D35902"/>
    <w:rsid w:val="00D35BD2"/>
    <w:rsid w:val="00D35F77"/>
    <w:rsid w:val="00D36211"/>
    <w:rsid w:val="00D36292"/>
    <w:rsid w:val="00D362FD"/>
    <w:rsid w:val="00D36644"/>
    <w:rsid w:val="00D36EDF"/>
    <w:rsid w:val="00D370D1"/>
    <w:rsid w:val="00D3770B"/>
    <w:rsid w:val="00D3795D"/>
    <w:rsid w:val="00D37A26"/>
    <w:rsid w:val="00D37B16"/>
    <w:rsid w:val="00D37C68"/>
    <w:rsid w:val="00D405E4"/>
    <w:rsid w:val="00D40704"/>
    <w:rsid w:val="00D40787"/>
    <w:rsid w:val="00D415BE"/>
    <w:rsid w:val="00D416FB"/>
    <w:rsid w:val="00D417DB"/>
    <w:rsid w:val="00D41819"/>
    <w:rsid w:val="00D41907"/>
    <w:rsid w:val="00D4214D"/>
    <w:rsid w:val="00D422B5"/>
    <w:rsid w:val="00D422BF"/>
    <w:rsid w:val="00D423C5"/>
    <w:rsid w:val="00D424AF"/>
    <w:rsid w:val="00D42DA4"/>
    <w:rsid w:val="00D42FBA"/>
    <w:rsid w:val="00D430FD"/>
    <w:rsid w:val="00D4311A"/>
    <w:rsid w:val="00D4311B"/>
    <w:rsid w:val="00D433E0"/>
    <w:rsid w:val="00D434E2"/>
    <w:rsid w:val="00D438AC"/>
    <w:rsid w:val="00D439EA"/>
    <w:rsid w:val="00D4462E"/>
    <w:rsid w:val="00D446DB"/>
    <w:rsid w:val="00D44762"/>
    <w:rsid w:val="00D44F6A"/>
    <w:rsid w:val="00D45591"/>
    <w:rsid w:val="00D45912"/>
    <w:rsid w:val="00D45F5D"/>
    <w:rsid w:val="00D46233"/>
    <w:rsid w:val="00D46258"/>
    <w:rsid w:val="00D4638D"/>
    <w:rsid w:val="00D463CC"/>
    <w:rsid w:val="00D465CA"/>
    <w:rsid w:val="00D467F1"/>
    <w:rsid w:val="00D47149"/>
    <w:rsid w:val="00D474E3"/>
    <w:rsid w:val="00D47508"/>
    <w:rsid w:val="00D47558"/>
    <w:rsid w:val="00D47A69"/>
    <w:rsid w:val="00D47BA2"/>
    <w:rsid w:val="00D47DD2"/>
    <w:rsid w:val="00D50206"/>
    <w:rsid w:val="00D50231"/>
    <w:rsid w:val="00D505EF"/>
    <w:rsid w:val="00D50EC1"/>
    <w:rsid w:val="00D517E0"/>
    <w:rsid w:val="00D51E68"/>
    <w:rsid w:val="00D51E83"/>
    <w:rsid w:val="00D51E88"/>
    <w:rsid w:val="00D51F53"/>
    <w:rsid w:val="00D527CD"/>
    <w:rsid w:val="00D529B7"/>
    <w:rsid w:val="00D52FCE"/>
    <w:rsid w:val="00D533D9"/>
    <w:rsid w:val="00D53900"/>
    <w:rsid w:val="00D5467E"/>
    <w:rsid w:val="00D5481E"/>
    <w:rsid w:val="00D54860"/>
    <w:rsid w:val="00D54872"/>
    <w:rsid w:val="00D549DD"/>
    <w:rsid w:val="00D5516B"/>
    <w:rsid w:val="00D55391"/>
    <w:rsid w:val="00D55437"/>
    <w:rsid w:val="00D55773"/>
    <w:rsid w:val="00D55A9E"/>
    <w:rsid w:val="00D55CE1"/>
    <w:rsid w:val="00D55FD6"/>
    <w:rsid w:val="00D562AA"/>
    <w:rsid w:val="00D56453"/>
    <w:rsid w:val="00D56561"/>
    <w:rsid w:val="00D5687D"/>
    <w:rsid w:val="00D56982"/>
    <w:rsid w:val="00D57002"/>
    <w:rsid w:val="00D571A3"/>
    <w:rsid w:val="00D57DD6"/>
    <w:rsid w:val="00D57E0E"/>
    <w:rsid w:val="00D6005E"/>
    <w:rsid w:val="00D604A6"/>
    <w:rsid w:val="00D60763"/>
    <w:rsid w:val="00D608D4"/>
    <w:rsid w:val="00D60F8D"/>
    <w:rsid w:val="00D61251"/>
    <w:rsid w:val="00D615D6"/>
    <w:rsid w:val="00D61B12"/>
    <w:rsid w:val="00D61B56"/>
    <w:rsid w:val="00D61BBA"/>
    <w:rsid w:val="00D61CA0"/>
    <w:rsid w:val="00D61CE1"/>
    <w:rsid w:val="00D62095"/>
    <w:rsid w:val="00D623AC"/>
    <w:rsid w:val="00D62A42"/>
    <w:rsid w:val="00D62D4D"/>
    <w:rsid w:val="00D6327F"/>
    <w:rsid w:val="00D64ECE"/>
    <w:rsid w:val="00D6584E"/>
    <w:rsid w:val="00D65C0B"/>
    <w:rsid w:val="00D65DAF"/>
    <w:rsid w:val="00D6619A"/>
    <w:rsid w:val="00D662B6"/>
    <w:rsid w:val="00D66452"/>
    <w:rsid w:val="00D6673B"/>
    <w:rsid w:val="00D66CC2"/>
    <w:rsid w:val="00D673CC"/>
    <w:rsid w:val="00D6771C"/>
    <w:rsid w:val="00D67821"/>
    <w:rsid w:val="00D67877"/>
    <w:rsid w:val="00D7006F"/>
    <w:rsid w:val="00D701EE"/>
    <w:rsid w:val="00D703B3"/>
    <w:rsid w:val="00D711D8"/>
    <w:rsid w:val="00D71F21"/>
    <w:rsid w:val="00D71F2A"/>
    <w:rsid w:val="00D71FEA"/>
    <w:rsid w:val="00D72286"/>
    <w:rsid w:val="00D72589"/>
    <w:rsid w:val="00D73608"/>
    <w:rsid w:val="00D736FA"/>
    <w:rsid w:val="00D7380D"/>
    <w:rsid w:val="00D73895"/>
    <w:rsid w:val="00D74252"/>
    <w:rsid w:val="00D744CD"/>
    <w:rsid w:val="00D74672"/>
    <w:rsid w:val="00D74722"/>
    <w:rsid w:val="00D74AB3"/>
    <w:rsid w:val="00D74FA4"/>
    <w:rsid w:val="00D751B1"/>
    <w:rsid w:val="00D752AA"/>
    <w:rsid w:val="00D753A7"/>
    <w:rsid w:val="00D75F30"/>
    <w:rsid w:val="00D76008"/>
    <w:rsid w:val="00D76402"/>
    <w:rsid w:val="00D766AB"/>
    <w:rsid w:val="00D7689D"/>
    <w:rsid w:val="00D76931"/>
    <w:rsid w:val="00D76CDB"/>
    <w:rsid w:val="00D76DBF"/>
    <w:rsid w:val="00D76F62"/>
    <w:rsid w:val="00D76FD8"/>
    <w:rsid w:val="00D77502"/>
    <w:rsid w:val="00D77866"/>
    <w:rsid w:val="00D77DB9"/>
    <w:rsid w:val="00D8038D"/>
    <w:rsid w:val="00D8069B"/>
    <w:rsid w:val="00D809B2"/>
    <w:rsid w:val="00D810E4"/>
    <w:rsid w:val="00D81134"/>
    <w:rsid w:val="00D8133A"/>
    <w:rsid w:val="00D81395"/>
    <w:rsid w:val="00D8150C"/>
    <w:rsid w:val="00D817DF"/>
    <w:rsid w:val="00D81C7D"/>
    <w:rsid w:val="00D81E66"/>
    <w:rsid w:val="00D81FFB"/>
    <w:rsid w:val="00D82114"/>
    <w:rsid w:val="00D82509"/>
    <w:rsid w:val="00D825CB"/>
    <w:rsid w:val="00D829BC"/>
    <w:rsid w:val="00D82CE5"/>
    <w:rsid w:val="00D82D13"/>
    <w:rsid w:val="00D8363F"/>
    <w:rsid w:val="00D8369E"/>
    <w:rsid w:val="00D8387F"/>
    <w:rsid w:val="00D8416F"/>
    <w:rsid w:val="00D8441D"/>
    <w:rsid w:val="00D845A3"/>
    <w:rsid w:val="00D848E8"/>
    <w:rsid w:val="00D84D1A"/>
    <w:rsid w:val="00D85283"/>
    <w:rsid w:val="00D85590"/>
    <w:rsid w:val="00D85960"/>
    <w:rsid w:val="00D85BBE"/>
    <w:rsid w:val="00D86116"/>
    <w:rsid w:val="00D86220"/>
    <w:rsid w:val="00D86C6A"/>
    <w:rsid w:val="00D8746E"/>
    <w:rsid w:val="00D87683"/>
    <w:rsid w:val="00D87884"/>
    <w:rsid w:val="00D879BB"/>
    <w:rsid w:val="00D9038C"/>
    <w:rsid w:val="00D90B9B"/>
    <w:rsid w:val="00D90D34"/>
    <w:rsid w:val="00D91015"/>
    <w:rsid w:val="00D91195"/>
    <w:rsid w:val="00D919D6"/>
    <w:rsid w:val="00D91D89"/>
    <w:rsid w:val="00D92236"/>
    <w:rsid w:val="00D923D5"/>
    <w:rsid w:val="00D92689"/>
    <w:rsid w:val="00D92AC7"/>
    <w:rsid w:val="00D93052"/>
    <w:rsid w:val="00D931C9"/>
    <w:rsid w:val="00D932AE"/>
    <w:rsid w:val="00D93472"/>
    <w:rsid w:val="00D937C5"/>
    <w:rsid w:val="00D93F61"/>
    <w:rsid w:val="00D94076"/>
    <w:rsid w:val="00D94425"/>
    <w:rsid w:val="00D9476F"/>
    <w:rsid w:val="00D94A08"/>
    <w:rsid w:val="00D94A0E"/>
    <w:rsid w:val="00D94A7C"/>
    <w:rsid w:val="00D94E9B"/>
    <w:rsid w:val="00D9582D"/>
    <w:rsid w:val="00D95B3E"/>
    <w:rsid w:val="00D96123"/>
    <w:rsid w:val="00D968AD"/>
    <w:rsid w:val="00D96A60"/>
    <w:rsid w:val="00D96C0E"/>
    <w:rsid w:val="00D97C6E"/>
    <w:rsid w:val="00D97F07"/>
    <w:rsid w:val="00DA03A6"/>
    <w:rsid w:val="00DA0998"/>
    <w:rsid w:val="00DA11A3"/>
    <w:rsid w:val="00DA1567"/>
    <w:rsid w:val="00DA1695"/>
    <w:rsid w:val="00DA173A"/>
    <w:rsid w:val="00DA18E5"/>
    <w:rsid w:val="00DA2449"/>
    <w:rsid w:val="00DA297C"/>
    <w:rsid w:val="00DA2D8C"/>
    <w:rsid w:val="00DA2F89"/>
    <w:rsid w:val="00DA2FCE"/>
    <w:rsid w:val="00DA305F"/>
    <w:rsid w:val="00DA4382"/>
    <w:rsid w:val="00DA4CCF"/>
    <w:rsid w:val="00DA4F6F"/>
    <w:rsid w:val="00DA529D"/>
    <w:rsid w:val="00DA5408"/>
    <w:rsid w:val="00DA554F"/>
    <w:rsid w:val="00DA5BC5"/>
    <w:rsid w:val="00DA5C5A"/>
    <w:rsid w:val="00DA600D"/>
    <w:rsid w:val="00DA621C"/>
    <w:rsid w:val="00DA6CF6"/>
    <w:rsid w:val="00DA6D74"/>
    <w:rsid w:val="00DA744E"/>
    <w:rsid w:val="00DA7BBD"/>
    <w:rsid w:val="00DA7E5D"/>
    <w:rsid w:val="00DA7E9E"/>
    <w:rsid w:val="00DB01C3"/>
    <w:rsid w:val="00DB01DE"/>
    <w:rsid w:val="00DB0246"/>
    <w:rsid w:val="00DB02D1"/>
    <w:rsid w:val="00DB033A"/>
    <w:rsid w:val="00DB05E6"/>
    <w:rsid w:val="00DB072B"/>
    <w:rsid w:val="00DB0B82"/>
    <w:rsid w:val="00DB0E4A"/>
    <w:rsid w:val="00DB137C"/>
    <w:rsid w:val="00DB1979"/>
    <w:rsid w:val="00DB1F06"/>
    <w:rsid w:val="00DB22DE"/>
    <w:rsid w:val="00DB247C"/>
    <w:rsid w:val="00DB2FF7"/>
    <w:rsid w:val="00DB3106"/>
    <w:rsid w:val="00DB3463"/>
    <w:rsid w:val="00DB4885"/>
    <w:rsid w:val="00DB4D8D"/>
    <w:rsid w:val="00DB51D7"/>
    <w:rsid w:val="00DB524D"/>
    <w:rsid w:val="00DB5A09"/>
    <w:rsid w:val="00DB5A38"/>
    <w:rsid w:val="00DB5AAD"/>
    <w:rsid w:val="00DB5AC5"/>
    <w:rsid w:val="00DB5C15"/>
    <w:rsid w:val="00DB5D42"/>
    <w:rsid w:val="00DB5FB4"/>
    <w:rsid w:val="00DB6477"/>
    <w:rsid w:val="00DB6A65"/>
    <w:rsid w:val="00DB6B0A"/>
    <w:rsid w:val="00DB7184"/>
    <w:rsid w:val="00DB7248"/>
    <w:rsid w:val="00DB7580"/>
    <w:rsid w:val="00DB76C4"/>
    <w:rsid w:val="00DB78B8"/>
    <w:rsid w:val="00DB7E0B"/>
    <w:rsid w:val="00DC0513"/>
    <w:rsid w:val="00DC08F5"/>
    <w:rsid w:val="00DC0988"/>
    <w:rsid w:val="00DC0A60"/>
    <w:rsid w:val="00DC0DB7"/>
    <w:rsid w:val="00DC0DF1"/>
    <w:rsid w:val="00DC0EE6"/>
    <w:rsid w:val="00DC0F98"/>
    <w:rsid w:val="00DC122F"/>
    <w:rsid w:val="00DC1B43"/>
    <w:rsid w:val="00DC1BB2"/>
    <w:rsid w:val="00DC1C89"/>
    <w:rsid w:val="00DC1E85"/>
    <w:rsid w:val="00DC2180"/>
    <w:rsid w:val="00DC21D5"/>
    <w:rsid w:val="00DC261C"/>
    <w:rsid w:val="00DC297F"/>
    <w:rsid w:val="00DC2BCB"/>
    <w:rsid w:val="00DC3169"/>
    <w:rsid w:val="00DC3171"/>
    <w:rsid w:val="00DC381A"/>
    <w:rsid w:val="00DC3AB2"/>
    <w:rsid w:val="00DC402E"/>
    <w:rsid w:val="00DC48E3"/>
    <w:rsid w:val="00DC4A29"/>
    <w:rsid w:val="00DC4A5C"/>
    <w:rsid w:val="00DC4CDE"/>
    <w:rsid w:val="00DC4DC7"/>
    <w:rsid w:val="00DC50C5"/>
    <w:rsid w:val="00DC5273"/>
    <w:rsid w:val="00DC5560"/>
    <w:rsid w:val="00DC5AB8"/>
    <w:rsid w:val="00DC635A"/>
    <w:rsid w:val="00DC637C"/>
    <w:rsid w:val="00DC6404"/>
    <w:rsid w:val="00DC6667"/>
    <w:rsid w:val="00DC6C59"/>
    <w:rsid w:val="00DC6D93"/>
    <w:rsid w:val="00DC74DE"/>
    <w:rsid w:val="00DC758B"/>
    <w:rsid w:val="00DC763D"/>
    <w:rsid w:val="00DD0117"/>
    <w:rsid w:val="00DD0519"/>
    <w:rsid w:val="00DD0974"/>
    <w:rsid w:val="00DD0AC4"/>
    <w:rsid w:val="00DD11A4"/>
    <w:rsid w:val="00DD12B7"/>
    <w:rsid w:val="00DD12E8"/>
    <w:rsid w:val="00DD136B"/>
    <w:rsid w:val="00DD16ED"/>
    <w:rsid w:val="00DD175B"/>
    <w:rsid w:val="00DD1C1C"/>
    <w:rsid w:val="00DD20AD"/>
    <w:rsid w:val="00DD224E"/>
    <w:rsid w:val="00DD2438"/>
    <w:rsid w:val="00DD248D"/>
    <w:rsid w:val="00DD280E"/>
    <w:rsid w:val="00DD283D"/>
    <w:rsid w:val="00DD2DB1"/>
    <w:rsid w:val="00DD369C"/>
    <w:rsid w:val="00DD396C"/>
    <w:rsid w:val="00DD39AE"/>
    <w:rsid w:val="00DD3F87"/>
    <w:rsid w:val="00DD44AC"/>
    <w:rsid w:val="00DD4884"/>
    <w:rsid w:val="00DD489F"/>
    <w:rsid w:val="00DD4AE8"/>
    <w:rsid w:val="00DD4C1F"/>
    <w:rsid w:val="00DD5338"/>
    <w:rsid w:val="00DD5449"/>
    <w:rsid w:val="00DD567D"/>
    <w:rsid w:val="00DD5690"/>
    <w:rsid w:val="00DD56B5"/>
    <w:rsid w:val="00DD5B45"/>
    <w:rsid w:val="00DD6106"/>
    <w:rsid w:val="00DD6309"/>
    <w:rsid w:val="00DD6774"/>
    <w:rsid w:val="00DD69C4"/>
    <w:rsid w:val="00DD6C56"/>
    <w:rsid w:val="00DD6C96"/>
    <w:rsid w:val="00DD6E72"/>
    <w:rsid w:val="00DD6E93"/>
    <w:rsid w:val="00DD7607"/>
    <w:rsid w:val="00DD78B3"/>
    <w:rsid w:val="00DD7A13"/>
    <w:rsid w:val="00DD7D1F"/>
    <w:rsid w:val="00DE01B2"/>
    <w:rsid w:val="00DE05E9"/>
    <w:rsid w:val="00DE0A1D"/>
    <w:rsid w:val="00DE0A42"/>
    <w:rsid w:val="00DE0E63"/>
    <w:rsid w:val="00DE10A9"/>
    <w:rsid w:val="00DE11B7"/>
    <w:rsid w:val="00DE155C"/>
    <w:rsid w:val="00DE2146"/>
    <w:rsid w:val="00DE2226"/>
    <w:rsid w:val="00DE2B00"/>
    <w:rsid w:val="00DE2E01"/>
    <w:rsid w:val="00DE2E11"/>
    <w:rsid w:val="00DE2E60"/>
    <w:rsid w:val="00DE2F3E"/>
    <w:rsid w:val="00DE3016"/>
    <w:rsid w:val="00DE327F"/>
    <w:rsid w:val="00DE3499"/>
    <w:rsid w:val="00DE3554"/>
    <w:rsid w:val="00DE3576"/>
    <w:rsid w:val="00DE38D6"/>
    <w:rsid w:val="00DE4501"/>
    <w:rsid w:val="00DE487A"/>
    <w:rsid w:val="00DE4B17"/>
    <w:rsid w:val="00DE4DC5"/>
    <w:rsid w:val="00DE52CB"/>
    <w:rsid w:val="00DE552F"/>
    <w:rsid w:val="00DE576A"/>
    <w:rsid w:val="00DE5B59"/>
    <w:rsid w:val="00DE5EC6"/>
    <w:rsid w:val="00DE60B3"/>
    <w:rsid w:val="00DE62AF"/>
    <w:rsid w:val="00DE6702"/>
    <w:rsid w:val="00DE790A"/>
    <w:rsid w:val="00DE7B10"/>
    <w:rsid w:val="00DE7C25"/>
    <w:rsid w:val="00DE7C32"/>
    <w:rsid w:val="00DE7D59"/>
    <w:rsid w:val="00DE7F85"/>
    <w:rsid w:val="00DF000A"/>
    <w:rsid w:val="00DF02C1"/>
    <w:rsid w:val="00DF03B9"/>
    <w:rsid w:val="00DF0C64"/>
    <w:rsid w:val="00DF1752"/>
    <w:rsid w:val="00DF1B8D"/>
    <w:rsid w:val="00DF1C1B"/>
    <w:rsid w:val="00DF1D49"/>
    <w:rsid w:val="00DF1E2C"/>
    <w:rsid w:val="00DF263F"/>
    <w:rsid w:val="00DF2686"/>
    <w:rsid w:val="00DF347F"/>
    <w:rsid w:val="00DF39DE"/>
    <w:rsid w:val="00DF3D4E"/>
    <w:rsid w:val="00DF421E"/>
    <w:rsid w:val="00DF4238"/>
    <w:rsid w:val="00DF4268"/>
    <w:rsid w:val="00DF44E5"/>
    <w:rsid w:val="00DF4569"/>
    <w:rsid w:val="00DF463A"/>
    <w:rsid w:val="00DF4BE8"/>
    <w:rsid w:val="00DF4D6E"/>
    <w:rsid w:val="00DF4E09"/>
    <w:rsid w:val="00DF5078"/>
    <w:rsid w:val="00DF50FA"/>
    <w:rsid w:val="00DF5295"/>
    <w:rsid w:val="00DF5670"/>
    <w:rsid w:val="00DF5749"/>
    <w:rsid w:val="00DF593D"/>
    <w:rsid w:val="00DF5B4A"/>
    <w:rsid w:val="00DF5D1C"/>
    <w:rsid w:val="00DF5E07"/>
    <w:rsid w:val="00DF62B7"/>
    <w:rsid w:val="00DF66B9"/>
    <w:rsid w:val="00DF6C20"/>
    <w:rsid w:val="00DF6D55"/>
    <w:rsid w:val="00DF6FA5"/>
    <w:rsid w:val="00DF72AF"/>
    <w:rsid w:val="00DF75AD"/>
    <w:rsid w:val="00E001A9"/>
    <w:rsid w:val="00E001CB"/>
    <w:rsid w:val="00E0042B"/>
    <w:rsid w:val="00E004A5"/>
    <w:rsid w:val="00E00A00"/>
    <w:rsid w:val="00E00B6F"/>
    <w:rsid w:val="00E0116A"/>
    <w:rsid w:val="00E017BF"/>
    <w:rsid w:val="00E01BD7"/>
    <w:rsid w:val="00E01C65"/>
    <w:rsid w:val="00E01D26"/>
    <w:rsid w:val="00E01F19"/>
    <w:rsid w:val="00E0222D"/>
    <w:rsid w:val="00E02252"/>
    <w:rsid w:val="00E02386"/>
    <w:rsid w:val="00E028E4"/>
    <w:rsid w:val="00E03540"/>
    <w:rsid w:val="00E0399F"/>
    <w:rsid w:val="00E03F21"/>
    <w:rsid w:val="00E04066"/>
    <w:rsid w:val="00E0454F"/>
    <w:rsid w:val="00E049FF"/>
    <w:rsid w:val="00E04E4E"/>
    <w:rsid w:val="00E052DB"/>
    <w:rsid w:val="00E05566"/>
    <w:rsid w:val="00E0567A"/>
    <w:rsid w:val="00E05894"/>
    <w:rsid w:val="00E058ED"/>
    <w:rsid w:val="00E05D37"/>
    <w:rsid w:val="00E069BE"/>
    <w:rsid w:val="00E06BE8"/>
    <w:rsid w:val="00E06D5A"/>
    <w:rsid w:val="00E0760B"/>
    <w:rsid w:val="00E078CE"/>
    <w:rsid w:val="00E07AAC"/>
    <w:rsid w:val="00E07BBD"/>
    <w:rsid w:val="00E07CE6"/>
    <w:rsid w:val="00E1042D"/>
    <w:rsid w:val="00E10592"/>
    <w:rsid w:val="00E10D8E"/>
    <w:rsid w:val="00E10FDB"/>
    <w:rsid w:val="00E1157E"/>
    <w:rsid w:val="00E119B5"/>
    <w:rsid w:val="00E11BF3"/>
    <w:rsid w:val="00E11CC7"/>
    <w:rsid w:val="00E1249F"/>
    <w:rsid w:val="00E1299F"/>
    <w:rsid w:val="00E12A1A"/>
    <w:rsid w:val="00E13292"/>
    <w:rsid w:val="00E1340C"/>
    <w:rsid w:val="00E13747"/>
    <w:rsid w:val="00E137DB"/>
    <w:rsid w:val="00E13E9D"/>
    <w:rsid w:val="00E14176"/>
    <w:rsid w:val="00E14493"/>
    <w:rsid w:val="00E150E8"/>
    <w:rsid w:val="00E15374"/>
    <w:rsid w:val="00E1537C"/>
    <w:rsid w:val="00E156AC"/>
    <w:rsid w:val="00E15965"/>
    <w:rsid w:val="00E15AE3"/>
    <w:rsid w:val="00E15F79"/>
    <w:rsid w:val="00E165ED"/>
    <w:rsid w:val="00E17846"/>
    <w:rsid w:val="00E17D22"/>
    <w:rsid w:val="00E17D2B"/>
    <w:rsid w:val="00E20011"/>
    <w:rsid w:val="00E201AE"/>
    <w:rsid w:val="00E20907"/>
    <w:rsid w:val="00E20A21"/>
    <w:rsid w:val="00E20C12"/>
    <w:rsid w:val="00E20FC4"/>
    <w:rsid w:val="00E210DA"/>
    <w:rsid w:val="00E2170D"/>
    <w:rsid w:val="00E2196A"/>
    <w:rsid w:val="00E21A5C"/>
    <w:rsid w:val="00E21BC7"/>
    <w:rsid w:val="00E21F20"/>
    <w:rsid w:val="00E21FCB"/>
    <w:rsid w:val="00E226AD"/>
    <w:rsid w:val="00E22928"/>
    <w:rsid w:val="00E22E91"/>
    <w:rsid w:val="00E22E96"/>
    <w:rsid w:val="00E23169"/>
    <w:rsid w:val="00E233DB"/>
    <w:rsid w:val="00E23E4B"/>
    <w:rsid w:val="00E242A3"/>
    <w:rsid w:val="00E24365"/>
    <w:rsid w:val="00E2440F"/>
    <w:rsid w:val="00E24444"/>
    <w:rsid w:val="00E253A6"/>
    <w:rsid w:val="00E2551E"/>
    <w:rsid w:val="00E25598"/>
    <w:rsid w:val="00E25640"/>
    <w:rsid w:val="00E2672F"/>
    <w:rsid w:val="00E267B5"/>
    <w:rsid w:val="00E268F4"/>
    <w:rsid w:val="00E26C6C"/>
    <w:rsid w:val="00E26DC8"/>
    <w:rsid w:val="00E272F3"/>
    <w:rsid w:val="00E276C4"/>
    <w:rsid w:val="00E27907"/>
    <w:rsid w:val="00E27B67"/>
    <w:rsid w:val="00E27DCC"/>
    <w:rsid w:val="00E301E6"/>
    <w:rsid w:val="00E30715"/>
    <w:rsid w:val="00E30EFD"/>
    <w:rsid w:val="00E310F5"/>
    <w:rsid w:val="00E3114E"/>
    <w:rsid w:val="00E318C7"/>
    <w:rsid w:val="00E319C5"/>
    <w:rsid w:val="00E31DA7"/>
    <w:rsid w:val="00E31E2B"/>
    <w:rsid w:val="00E32185"/>
    <w:rsid w:val="00E326C5"/>
    <w:rsid w:val="00E326D4"/>
    <w:rsid w:val="00E32736"/>
    <w:rsid w:val="00E32E4E"/>
    <w:rsid w:val="00E331E8"/>
    <w:rsid w:val="00E33727"/>
    <w:rsid w:val="00E33843"/>
    <w:rsid w:val="00E33B16"/>
    <w:rsid w:val="00E33B74"/>
    <w:rsid w:val="00E33C44"/>
    <w:rsid w:val="00E33C8E"/>
    <w:rsid w:val="00E33FBB"/>
    <w:rsid w:val="00E3453E"/>
    <w:rsid w:val="00E349E0"/>
    <w:rsid w:val="00E34A9B"/>
    <w:rsid w:val="00E34C6A"/>
    <w:rsid w:val="00E34DDE"/>
    <w:rsid w:val="00E354D6"/>
    <w:rsid w:val="00E354E3"/>
    <w:rsid w:val="00E3557E"/>
    <w:rsid w:val="00E355A8"/>
    <w:rsid w:val="00E358C5"/>
    <w:rsid w:val="00E35AD3"/>
    <w:rsid w:val="00E35B81"/>
    <w:rsid w:val="00E35BC4"/>
    <w:rsid w:val="00E36019"/>
    <w:rsid w:val="00E360D3"/>
    <w:rsid w:val="00E36162"/>
    <w:rsid w:val="00E361DD"/>
    <w:rsid w:val="00E36222"/>
    <w:rsid w:val="00E36225"/>
    <w:rsid w:val="00E3680F"/>
    <w:rsid w:val="00E36858"/>
    <w:rsid w:val="00E36B79"/>
    <w:rsid w:val="00E36C72"/>
    <w:rsid w:val="00E36FDC"/>
    <w:rsid w:val="00E372B7"/>
    <w:rsid w:val="00E37904"/>
    <w:rsid w:val="00E37AD0"/>
    <w:rsid w:val="00E37CB5"/>
    <w:rsid w:val="00E37EB9"/>
    <w:rsid w:val="00E40070"/>
    <w:rsid w:val="00E413D3"/>
    <w:rsid w:val="00E4172B"/>
    <w:rsid w:val="00E417A0"/>
    <w:rsid w:val="00E41899"/>
    <w:rsid w:val="00E42AAB"/>
    <w:rsid w:val="00E42F99"/>
    <w:rsid w:val="00E42FEE"/>
    <w:rsid w:val="00E433FC"/>
    <w:rsid w:val="00E43B20"/>
    <w:rsid w:val="00E43B7A"/>
    <w:rsid w:val="00E4436D"/>
    <w:rsid w:val="00E4449A"/>
    <w:rsid w:val="00E44508"/>
    <w:rsid w:val="00E4483F"/>
    <w:rsid w:val="00E448EC"/>
    <w:rsid w:val="00E44C21"/>
    <w:rsid w:val="00E45234"/>
    <w:rsid w:val="00E4527E"/>
    <w:rsid w:val="00E455F8"/>
    <w:rsid w:val="00E45876"/>
    <w:rsid w:val="00E45DB2"/>
    <w:rsid w:val="00E45DF3"/>
    <w:rsid w:val="00E45EA1"/>
    <w:rsid w:val="00E460F9"/>
    <w:rsid w:val="00E46841"/>
    <w:rsid w:val="00E468F8"/>
    <w:rsid w:val="00E472F6"/>
    <w:rsid w:val="00E47990"/>
    <w:rsid w:val="00E47AED"/>
    <w:rsid w:val="00E47F26"/>
    <w:rsid w:val="00E5013E"/>
    <w:rsid w:val="00E502CC"/>
    <w:rsid w:val="00E5030B"/>
    <w:rsid w:val="00E50329"/>
    <w:rsid w:val="00E50F5B"/>
    <w:rsid w:val="00E510B0"/>
    <w:rsid w:val="00E511A9"/>
    <w:rsid w:val="00E514CC"/>
    <w:rsid w:val="00E51A29"/>
    <w:rsid w:val="00E522BD"/>
    <w:rsid w:val="00E52648"/>
    <w:rsid w:val="00E52B4A"/>
    <w:rsid w:val="00E52E07"/>
    <w:rsid w:val="00E532B3"/>
    <w:rsid w:val="00E5368A"/>
    <w:rsid w:val="00E53D16"/>
    <w:rsid w:val="00E54247"/>
    <w:rsid w:val="00E5425D"/>
    <w:rsid w:val="00E54396"/>
    <w:rsid w:val="00E543C2"/>
    <w:rsid w:val="00E545C7"/>
    <w:rsid w:val="00E54A6A"/>
    <w:rsid w:val="00E54C05"/>
    <w:rsid w:val="00E5544B"/>
    <w:rsid w:val="00E555B9"/>
    <w:rsid w:val="00E55791"/>
    <w:rsid w:val="00E55803"/>
    <w:rsid w:val="00E55898"/>
    <w:rsid w:val="00E55D5E"/>
    <w:rsid w:val="00E55D82"/>
    <w:rsid w:val="00E55DB8"/>
    <w:rsid w:val="00E56151"/>
    <w:rsid w:val="00E561FC"/>
    <w:rsid w:val="00E56205"/>
    <w:rsid w:val="00E56777"/>
    <w:rsid w:val="00E5697C"/>
    <w:rsid w:val="00E56B4C"/>
    <w:rsid w:val="00E56C0D"/>
    <w:rsid w:val="00E56D74"/>
    <w:rsid w:val="00E57108"/>
    <w:rsid w:val="00E5728E"/>
    <w:rsid w:val="00E575F4"/>
    <w:rsid w:val="00E57743"/>
    <w:rsid w:val="00E57D5E"/>
    <w:rsid w:val="00E57F7B"/>
    <w:rsid w:val="00E60198"/>
    <w:rsid w:val="00E609C4"/>
    <w:rsid w:val="00E60B6B"/>
    <w:rsid w:val="00E613BF"/>
    <w:rsid w:val="00E615E1"/>
    <w:rsid w:val="00E61BFD"/>
    <w:rsid w:val="00E623F5"/>
    <w:rsid w:val="00E624A5"/>
    <w:rsid w:val="00E624F9"/>
    <w:rsid w:val="00E62726"/>
    <w:rsid w:val="00E62934"/>
    <w:rsid w:val="00E62CEF"/>
    <w:rsid w:val="00E62F84"/>
    <w:rsid w:val="00E630D1"/>
    <w:rsid w:val="00E63391"/>
    <w:rsid w:val="00E633E9"/>
    <w:rsid w:val="00E637A6"/>
    <w:rsid w:val="00E64033"/>
    <w:rsid w:val="00E64553"/>
    <w:rsid w:val="00E6462E"/>
    <w:rsid w:val="00E65838"/>
    <w:rsid w:val="00E66643"/>
    <w:rsid w:val="00E6695B"/>
    <w:rsid w:val="00E66A46"/>
    <w:rsid w:val="00E66E81"/>
    <w:rsid w:val="00E6700B"/>
    <w:rsid w:val="00E6743F"/>
    <w:rsid w:val="00E67A0D"/>
    <w:rsid w:val="00E67BE5"/>
    <w:rsid w:val="00E67EA8"/>
    <w:rsid w:val="00E67F8E"/>
    <w:rsid w:val="00E708D0"/>
    <w:rsid w:val="00E70A02"/>
    <w:rsid w:val="00E7169F"/>
    <w:rsid w:val="00E7189B"/>
    <w:rsid w:val="00E71E4B"/>
    <w:rsid w:val="00E7235A"/>
    <w:rsid w:val="00E72E7C"/>
    <w:rsid w:val="00E733DC"/>
    <w:rsid w:val="00E73401"/>
    <w:rsid w:val="00E734CF"/>
    <w:rsid w:val="00E7387B"/>
    <w:rsid w:val="00E73907"/>
    <w:rsid w:val="00E73956"/>
    <w:rsid w:val="00E73AE7"/>
    <w:rsid w:val="00E73B62"/>
    <w:rsid w:val="00E7423C"/>
    <w:rsid w:val="00E745BC"/>
    <w:rsid w:val="00E746B0"/>
    <w:rsid w:val="00E74F8D"/>
    <w:rsid w:val="00E74FFE"/>
    <w:rsid w:val="00E755D9"/>
    <w:rsid w:val="00E755E8"/>
    <w:rsid w:val="00E76055"/>
    <w:rsid w:val="00E761BA"/>
    <w:rsid w:val="00E76302"/>
    <w:rsid w:val="00E76652"/>
    <w:rsid w:val="00E76775"/>
    <w:rsid w:val="00E7689B"/>
    <w:rsid w:val="00E76DE3"/>
    <w:rsid w:val="00E76E98"/>
    <w:rsid w:val="00E76F3D"/>
    <w:rsid w:val="00E771BD"/>
    <w:rsid w:val="00E773B3"/>
    <w:rsid w:val="00E775ED"/>
    <w:rsid w:val="00E7797B"/>
    <w:rsid w:val="00E807A5"/>
    <w:rsid w:val="00E8093C"/>
    <w:rsid w:val="00E80A4D"/>
    <w:rsid w:val="00E81169"/>
    <w:rsid w:val="00E812EC"/>
    <w:rsid w:val="00E81378"/>
    <w:rsid w:val="00E8160A"/>
    <w:rsid w:val="00E8212C"/>
    <w:rsid w:val="00E824F6"/>
    <w:rsid w:val="00E8263D"/>
    <w:rsid w:val="00E8265E"/>
    <w:rsid w:val="00E828EB"/>
    <w:rsid w:val="00E8299D"/>
    <w:rsid w:val="00E82A9D"/>
    <w:rsid w:val="00E83100"/>
    <w:rsid w:val="00E836A9"/>
    <w:rsid w:val="00E83FAB"/>
    <w:rsid w:val="00E840C3"/>
    <w:rsid w:val="00E8421A"/>
    <w:rsid w:val="00E84895"/>
    <w:rsid w:val="00E84C75"/>
    <w:rsid w:val="00E85516"/>
    <w:rsid w:val="00E85836"/>
    <w:rsid w:val="00E85C50"/>
    <w:rsid w:val="00E85C77"/>
    <w:rsid w:val="00E85EF1"/>
    <w:rsid w:val="00E860F7"/>
    <w:rsid w:val="00E8632A"/>
    <w:rsid w:val="00E86930"/>
    <w:rsid w:val="00E86A9B"/>
    <w:rsid w:val="00E86B8E"/>
    <w:rsid w:val="00E86BBF"/>
    <w:rsid w:val="00E86EDA"/>
    <w:rsid w:val="00E8747C"/>
    <w:rsid w:val="00E876C1"/>
    <w:rsid w:val="00E879DB"/>
    <w:rsid w:val="00E87C16"/>
    <w:rsid w:val="00E87C1E"/>
    <w:rsid w:val="00E87F41"/>
    <w:rsid w:val="00E90475"/>
    <w:rsid w:val="00E905C9"/>
    <w:rsid w:val="00E90EEC"/>
    <w:rsid w:val="00E90FBE"/>
    <w:rsid w:val="00E9118B"/>
    <w:rsid w:val="00E911AC"/>
    <w:rsid w:val="00E914A6"/>
    <w:rsid w:val="00E9159A"/>
    <w:rsid w:val="00E91671"/>
    <w:rsid w:val="00E916CA"/>
    <w:rsid w:val="00E917A6"/>
    <w:rsid w:val="00E91BB9"/>
    <w:rsid w:val="00E91D42"/>
    <w:rsid w:val="00E920E4"/>
    <w:rsid w:val="00E9271A"/>
    <w:rsid w:val="00E929BC"/>
    <w:rsid w:val="00E92B19"/>
    <w:rsid w:val="00E9305F"/>
    <w:rsid w:val="00E9372E"/>
    <w:rsid w:val="00E93C6D"/>
    <w:rsid w:val="00E944D2"/>
    <w:rsid w:val="00E94D59"/>
    <w:rsid w:val="00E951AC"/>
    <w:rsid w:val="00E951AF"/>
    <w:rsid w:val="00E95546"/>
    <w:rsid w:val="00E95712"/>
    <w:rsid w:val="00E95A9F"/>
    <w:rsid w:val="00E95BAE"/>
    <w:rsid w:val="00E95E7E"/>
    <w:rsid w:val="00E95F24"/>
    <w:rsid w:val="00E95F54"/>
    <w:rsid w:val="00E95F81"/>
    <w:rsid w:val="00E96292"/>
    <w:rsid w:val="00E968FC"/>
    <w:rsid w:val="00E96FD3"/>
    <w:rsid w:val="00E96FE4"/>
    <w:rsid w:val="00E9727A"/>
    <w:rsid w:val="00E975A5"/>
    <w:rsid w:val="00E97870"/>
    <w:rsid w:val="00E97CA7"/>
    <w:rsid w:val="00E97F7E"/>
    <w:rsid w:val="00EA019C"/>
    <w:rsid w:val="00EA0269"/>
    <w:rsid w:val="00EA0A47"/>
    <w:rsid w:val="00EA11B5"/>
    <w:rsid w:val="00EA1218"/>
    <w:rsid w:val="00EA12B7"/>
    <w:rsid w:val="00EA2079"/>
    <w:rsid w:val="00EA20CB"/>
    <w:rsid w:val="00EA22F4"/>
    <w:rsid w:val="00EA28B6"/>
    <w:rsid w:val="00EA28C1"/>
    <w:rsid w:val="00EA2920"/>
    <w:rsid w:val="00EA2B02"/>
    <w:rsid w:val="00EA3202"/>
    <w:rsid w:val="00EA35CA"/>
    <w:rsid w:val="00EA35D7"/>
    <w:rsid w:val="00EA3AB6"/>
    <w:rsid w:val="00EA3F82"/>
    <w:rsid w:val="00EA3FC3"/>
    <w:rsid w:val="00EA453F"/>
    <w:rsid w:val="00EA4947"/>
    <w:rsid w:val="00EA4B7B"/>
    <w:rsid w:val="00EA4D40"/>
    <w:rsid w:val="00EA4FC8"/>
    <w:rsid w:val="00EA53EF"/>
    <w:rsid w:val="00EA5688"/>
    <w:rsid w:val="00EA56AA"/>
    <w:rsid w:val="00EA59E9"/>
    <w:rsid w:val="00EA5FB1"/>
    <w:rsid w:val="00EA6113"/>
    <w:rsid w:val="00EA6195"/>
    <w:rsid w:val="00EA630F"/>
    <w:rsid w:val="00EA63AB"/>
    <w:rsid w:val="00EA66DB"/>
    <w:rsid w:val="00EA6A91"/>
    <w:rsid w:val="00EA7001"/>
    <w:rsid w:val="00EA74DD"/>
    <w:rsid w:val="00EB0065"/>
    <w:rsid w:val="00EB006A"/>
    <w:rsid w:val="00EB0325"/>
    <w:rsid w:val="00EB0E1F"/>
    <w:rsid w:val="00EB0E2E"/>
    <w:rsid w:val="00EB10C0"/>
    <w:rsid w:val="00EB157F"/>
    <w:rsid w:val="00EB1710"/>
    <w:rsid w:val="00EB1811"/>
    <w:rsid w:val="00EB1908"/>
    <w:rsid w:val="00EB1A4E"/>
    <w:rsid w:val="00EB1BC6"/>
    <w:rsid w:val="00EB2282"/>
    <w:rsid w:val="00EB2410"/>
    <w:rsid w:val="00EB2A3E"/>
    <w:rsid w:val="00EB2B04"/>
    <w:rsid w:val="00EB2EC1"/>
    <w:rsid w:val="00EB2FAB"/>
    <w:rsid w:val="00EB33A5"/>
    <w:rsid w:val="00EB3A52"/>
    <w:rsid w:val="00EB3B25"/>
    <w:rsid w:val="00EB3E77"/>
    <w:rsid w:val="00EB47E4"/>
    <w:rsid w:val="00EB4852"/>
    <w:rsid w:val="00EB4CBB"/>
    <w:rsid w:val="00EB4CE3"/>
    <w:rsid w:val="00EB54AA"/>
    <w:rsid w:val="00EB585F"/>
    <w:rsid w:val="00EB5A59"/>
    <w:rsid w:val="00EB5FEB"/>
    <w:rsid w:val="00EB6285"/>
    <w:rsid w:val="00EB65B4"/>
    <w:rsid w:val="00EB6777"/>
    <w:rsid w:val="00EB6D44"/>
    <w:rsid w:val="00EB72E7"/>
    <w:rsid w:val="00EB73D4"/>
    <w:rsid w:val="00EB73E3"/>
    <w:rsid w:val="00EB741F"/>
    <w:rsid w:val="00EB74A4"/>
    <w:rsid w:val="00EB756E"/>
    <w:rsid w:val="00EB77D9"/>
    <w:rsid w:val="00EB7D95"/>
    <w:rsid w:val="00EB7E91"/>
    <w:rsid w:val="00EB7EFA"/>
    <w:rsid w:val="00EC02AC"/>
    <w:rsid w:val="00EC0622"/>
    <w:rsid w:val="00EC0899"/>
    <w:rsid w:val="00EC08CB"/>
    <w:rsid w:val="00EC0943"/>
    <w:rsid w:val="00EC0F48"/>
    <w:rsid w:val="00EC1085"/>
    <w:rsid w:val="00EC17CD"/>
    <w:rsid w:val="00EC1B9B"/>
    <w:rsid w:val="00EC1C38"/>
    <w:rsid w:val="00EC1E2B"/>
    <w:rsid w:val="00EC222E"/>
    <w:rsid w:val="00EC231E"/>
    <w:rsid w:val="00EC26BA"/>
    <w:rsid w:val="00EC2ABA"/>
    <w:rsid w:val="00EC2D26"/>
    <w:rsid w:val="00EC3126"/>
    <w:rsid w:val="00EC35E4"/>
    <w:rsid w:val="00EC3999"/>
    <w:rsid w:val="00EC3D0F"/>
    <w:rsid w:val="00EC3D1B"/>
    <w:rsid w:val="00EC52D6"/>
    <w:rsid w:val="00EC5A64"/>
    <w:rsid w:val="00EC5AC3"/>
    <w:rsid w:val="00EC5AE4"/>
    <w:rsid w:val="00EC5C81"/>
    <w:rsid w:val="00EC5D10"/>
    <w:rsid w:val="00EC61EA"/>
    <w:rsid w:val="00EC63C7"/>
    <w:rsid w:val="00EC768B"/>
    <w:rsid w:val="00EC7E69"/>
    <w:rsid w:val="00ED017B"/>
    <w:rsid w:val="00ED036D"/>
    <w:rsid w:val="00ED0604"/>
    <w:rsid w:val="00ED0C50"/>
    <w:rsid w:val="00ED113C"/>
    <w:rsid w:val="00ED117A"/>
    <w:rsid w:val="00ED141E"/>
    <w:rsid w:val="00ED27D2"/>
    <w:rsid w:val="00ED3163"/>
    <w:rsid w:val="00ED31BA"/>
    <w:rsid w:val="00ED4010"/>
    <w:rsid w:val="00ED4615"/>
    <w:rsid w:val="00ED4664"/>
    <w:rsid w:val="00ED4BC3"/>
    <w:rsid w:val="00ED4E59"/>
    <w:rsid w:val="00ED4F96"/>
    <w:rsid w:val="00ED5532"/>
    <w:rsid w:val="00ED5991"/>
    <w:rsid w:val="00ED5D39"/>
    <w:rsid w:val="00ED5D9F"/>
    <w:rsid w:val="00ED606E"/>
    <w:rsid w:val="00ED61E6"/>
    <w:rsid w:val="00ED656E"/>
    <w:rsid w:val="00ED6844"/>
    <w:rsid w:val="00ED6BEB"/>
    <w:rsid w:val="00ED6FB4"/>
    <w:rsid w:val="00ED7006"/>
    <w:rsid w:val="00ED72D6"/>
    <w:rsid w:val="00ED73FC"/>
    <w:rsid w:val="00ED74D5"/>
    <w:rsid w:val="00ED75CB"/>
    <w:rsid w:val="00ED78B6"/>
    <w:rsid w:val="00ED7C32"/>
    <w:rsid w:val="00EE0722"/>
    <w:rsid w:val="00EE0D48"/>
    <w:rsid w:val="00EE0D59"/>
    <w:rsid w:val="00EE0D6C"/>
    <w:rsid w:val="00EE0DD4"/>
    <w:rsid w:val="00EE10B0"/>
    <w:rsid w:val="00EE1214"/>
    <w:rsid w:val="00EE1909"/>
    <w:rsid w:val="00EE1A63"/>
    <w:rsid w:val="00EE1BEE"/>
    <w:rsid w:val="00EE1EB0"/>
    <w:rsid w:val="00EE1F9D"/>
    <w:rsid w:val="00EE2036"/>
    <w:rsid w:val="00EE212A"/>
    <w:rsid w:val="00EE21B3"/>
    <w:rsid w:val="00EE22B8"/>
    <w:rsid w:val="00EE2DDC"/>
    <w:rsid w:val="00EE3286"/>
    <w:rsid w:val="00EE3F42"/>
    <w:rsid w:val="00EE40A0"/>
    <w:rsid w:val="00EE4416"/>
    <w:rsid w:val="00EE455E"/>
    <w:rsid w:val="00EE4A6A"/>
    <w:rsid w:val="00EE4A81"/>
    <w:rsid w:val="00EE4BAE"/>
    <w:rsid w:val="00EE4BC8"/>
    <w:rsid w:val="00EE4DC4"/>
    <w:rsid w:val="00EE4F1C"/>
    <w:rsid w:val="00EE4F86"/>
    <w:rsid w:val="00EE54E9"/>
    <w:rsid w:val="00EE55AF"/>
    <w:rsid w:val="00EE5BEF"/>
    <w:rsid w:val="00EE5F74"/>
    <w:rsid w:val="00EE63CE"/>
    <w:rsid w:val="00EE67E3"/>
    <w:rsid w:val="00EE701F"/>
    <w:rsid w:val="00EF067F"/>
    <w:rsid w:val="00EF07CA"/>
    <w:rsid w:val="00EF091F"/>
    <w:rsid w:val="00EF0B41"/>
    <w:rsid w:val="00EF174B"/>
    <w:rsid w:val="00EF18D5"/>
    <w:rsid w:val="00EF208D"/>
    <w:rsid w:val="00EF2405"/>
    <w:rsid w:val="00EF3079"/>
    <w:rsid w:val="00EF3543"/>
    <w:rsid w:val="00EF357E"/>
    <w:rsid w:val="00EF35A1"/>
    <w:rsid w:val="00EF35CF"/>
    <w:rsid w:val="00EF3B34"/>
    <w:rsid w:val="00EF3E5E"/>
    <w:rsid w:val="00EF3FC6"/>
    <w:rsid w:val="00EF40AD"/>
    <w:rsid w:val="00EF4420"/>
    <w:rsid w:val="00EF48E8"/>
    <w:rsid w:val="00EF4E1F"/>
    <w:rsid w:val="00EF504C"/>
    <w:rsid w:val="00EF50EA"/>
    <w:rsid w:val="00EF5129"/>
    <w:rsid w:val="00EF5237"/>
    <w:rsid w:val="00EF52CB"/>
    <w:rsid w:val="00EF5B6B"/>
    <w:rsid w:val="00EF5FD9"/>
    <w:rsid w:val="00EF64E4"/>
    <w:rsid w:val="00EF69BE"/>
    <w:rsid w:val="00EF6B77"/>
    <w:rsid w:val="00EF7623"/>
    <w:rsid w:val="00EF774B"/>
    <w:rsid w:val="00EF7774"/>
    <w:rsid w:val="00EF7858"/>
    <w:rsid w:val="00EF7879"/>
    <w:rsid w:val="00EF7959"/>
    <w:rsid w:val="00EF7F71"/>
    <w:rsid w:val="00F00516"/>
    <w:rsid w:val="00F00952"/>
    <w:rsid w:val="00F011A5"/>
    <w:rsid w:val="00F01392"/>
    <w:rsid w:val="00F017AC"/>
    <w:rsid w:val="00F018F9"/>
    <w:rsid w:val="00F02155"/>
    <w:rsid w:val="00F021FA"/>
    <w:rsid w:val="00F02951"/>
    <w:rsid w:val="00F02FD5"/>
    <w:rsid w:val="00F02FDD"/>
    <w:rsid w:val="00F030DE"/>
    <w:rsid w:val="00F03165"/>
    <w:rsid w:val="00F032E0"/>
    <w:rsid w:val="00F03FAF"/>
    <w:rsid w:val="00F0400E"/>
    <w:rsid w:val="00F041D3"/>
    <w:rsid w:val="00F04415"/>
    <w:rsid w:val="00F0466B"/>
    <w:rsid w:val="00F0478C"/>
    <w:rsid w:val="00F04815"/>
    <w:rsid w:val="00F0481F"/>
    <w:rsid w:val="00F04E7E"/>
    <w:rsid w:val="00F05412"/>
    <w:rsid w:val="00F05C5F"/>
    <w:rsid w:val="00F061E6"/>
    <w:rsid w:val="00F06386"/>
    <w:rsid w:val="00F0647D"/>
    <w:rsid w:val="00F065DB"/>
    <w:rsid w:val="00F0713A"/>
    <w:rsid w:val="00F075DF"/>
    <w:rsid w:val="00F07A4C"/>
    <w:rsid w:val="00F07B2A"/>
    <w:rsid w:val="00F07DD4"/>
    <w:rsid w:val="00F10011"/>
    <w:rsid w:val="00F102BB"/>
    <w:rsid w:val="00F10C6D"/>
    <w:rsid w:val="00F10DA4"/>
    <w:rsid w:val="00F111B3"/>
    <w:rsid w:val="00F112C4"/>
    <w:rsid w:val="00F11824"/>
    <w:rsid w:val="00F118DF"/>
    <w:rsid w:val="00F11A5B"/>
    <w:rsid w:val="00F11C79"/>
    <w:rsid w:val="00F11C94"/>
    <w:rsid w:val="00F11D26"/>
    <w:rsid w:val="00F11E38"/>
    <w:rsid w:val="00F120F7"/>
    <w:rsid w:val="00F120FC"/>
    <w:rsid w:val="00F129B9"/>
    <w:rsid w:val="00F12CF2"/>
    <w:rsid w:val="00F12E25"/>
    <w:rsid w:val="00F130E4"/>
    <w:rsid w:val="00F133F2"/>
    <w:rsid w:val="00F1362D"/>
    <w:rsid w:val="00F13C1F"/>
    <w:rsid w:val="00F140AF"/>
    <w:rsid w:val="00F14123"/>
    <w:rsid w:val="00F142F4"/>
    <w:rsid w:val="00F145D1"/>
    <w:rsid w:val="00F14A87"/>
    <w:rsid w:val="00F14ABA"/>
    <w:rsid w:val="00F153EB"/>
    <w:rsid w:val="00F15540"/>
    <w:rsid w:val="00F155D9"/>
    <w:rsid w:val="00F155FC"/>
    <w:rsid w:val="00F15962"/>
    <w:rsid w:val="00F166F8"/>
    <w:rsid w:val="00F17452"/>
    <w:rsid w:val="00F1746A"/>
    <w:rsid w:val="00F1788F"/>
    <w:rsid w:val="00F17906"/>
    <w:rsid w:val="00F17D4E"/>
    <w:rsid w:val="00F20197"/>
    <w:rsid w:val="00F20752"/>
    <w:rsid w:val="00F20DCF"/>
    <w:rsid w:val="00F20EDB"/>
    <w:rsid w:val="00F20F91"/>
    <w:rsid w:val="00F2109F"/>
    <w:rsid w:val="00F211D7"/>
    <w:rsid w:val="00F21456"/>
    <w:rsid w:val="00F217AB"/>
    <w:rsid w:val="00F218BF"/>
    <w:rsid w:val="00F21AF5"/>
    <w:rsid w:val="00F21E8D"/>
    <w:rsid w:val="00F2210C"/>
    <w:rsid w:val="00F223E2"/>
    <w:rsid w:val="00F22DF0"/>
    <w:rsid w:val="00F234F8"/>
    <w:rsid w:val="00F239E4"/>
    <w:rsid w:val="00F24337"/>
    <w:rsid w:val="00F245AF"/>
    <w:rsid w:val="00F247D2"/>
    <w:rsid w:val="00F24835"/>
    <w:rsid w:val="00F24D62"/>
    <w:rsid w:val="00F24E12"/>
    <w:rsid w:val="00F24EC4"/>
    <w:rsid w:val="00F251D9"/>
    <w:rsid w:val="00F25861"/>
    <w:rsid w:val="00F258A2"/>
    <w:rsid w:val="00F259DE"/>
    <w:rsid w:val="00F25C80"/>
    <w:rsid w:val="00F2668B"/>
    <w:rsid w:val="00F26967"/>
    <w:rsid w:val="00F26BD4"/>
    <w:rsid w:val="00F26DC0"/>
    <w:rsid w:val="00F26F35"/>
    <w:rsid w:val="00F27039"/>
    <w:rsid w:val="00F27681"/>
    <w:rsid w:val="00F3049B"/>
    <w:rsid w:val="00F306E7"/>
    <w:rsid w:val="00F30A52"/>
    <w:rsid w:val="00F3188C"/>
    <w:rsid w:val="00F31AC3"/>
    <w:rsid w:val="00F31C79"/>
    <w:rsid w:val="00F32358"/>
    <w:rsid w:val="00F32C95"/>
    <w:rsid w:val="00F32D63"/>
    <w:rsid w:val="00F33213"/>
    <w:rsid w:val="00F33220"/>
    <w:rsid w:val="00F339D3"/>
    <w:rsid w:val="00F33E34"/>
    <w:rsid w:val="00F343F5"/>
    <w:rsid w:val="00F34C94"/>
    <w:rsid w:val="00F34E6F"/>
    <w:rsid w:val="00F34E74"/>
    <w:rsid w:val="00F35A9B"/>
    <w:rsid w:val="00F35B4A"/>
    <w:rsid w:val="00F35B73"/>
    <w:rsid w:val="00F36289"/>
    <w:rsid w:val="00F362F9"/>
    <w:rsid w:val="00F36E96"/>
    <w:rsid w:val="00F37061"/>
    <w:rsid w:val="00F374F3"/>
    <w:rsid w:val="00F375A7"/>
    <w:rsid w:val="00F377B4"/>
    <w:rsid w:val="00F400B7"/>
    <w:rsid w:val="00F41348"/>
    <w:rsid w:val="00F4135C"/>
    <w:rsid w:val="00F414E4"/>
    <w:rsid w:val="00F415E8"/>
    <w:rsid w:val="00F4167C"/>
    <w:rsid w:val="00F417D0"/>
    <w:rsid w:val="00F41E45"/>
    <w:rsid w:val="00F41F9F"/>
    <w:rsid w:val="00F424DB"/>
    <w:rsid w:val="00F42568"/>
    <w:rsid w:val="00F4269F"/>
    <w:rsid w:val="00F4303D"/>
    <w:rsid w:val="00F4370C"/>
    <w:rsid w:val="00F43A91"/>
    <w:rsid w:val="00F445FD"/>
    <w:rsid w:val="00F4479F"/>
    <w:rsid w:val="00F44BA7"/>
    <w:rsid w:val="00F44CDA"/>
    <w:rsid w:val="00F44E3E"/>
    <w:rsid w:val="00F44EFE"/>
    <w:rsid w:val="00F453E5"/>
    <w:rsid w:val="00F456B7"/>
    <w:rsid w:val="00F45B5C"/>
    <w:rsid w:val="00F4634C"/>
    <w:rsid w:val="00F466E5"/>
    <w:rsid w:val="00F467C6"/>
    <w:rsid w:val="00F47107"/>
    <w:rsid w:val="00F471FC"/>
    <w:rsid w:val="00F472AE"/>
    <w:rsid w:val="00F47894"/>
    <w:rsid w:val="00F47A4D"/>
    <w:rsid w:val="00F47DE1"/>
    <w:rsid w:val="00F50007"/>
    <w:rsid w:val="00F505E5"/>
    <w:rsid w:val="00F50693"/>
    <w:rsid w:val="00F50E97"/>
    <w:rsid w:val="00F50FAA"/>
    <w:rsid w:val="00F5126B"/>
    <w:rsid w:val="00F518DE"/>
    <w:rsid w:val="00F51B48"/>
    <w:rsid w:val="00F51B4A"/>
    <w:rsid w:val="00F51C6D"/>
    <w:rsid w:val="00F51D03"/>
    <w:rsid w:val="00F5200E"/>
    <w:rsid w:val="00F5206A"/>
    <w:rsid w:val="00F525BB"/>
    <w:rsid w:val="00F52711"/>
    <w:rsid w:val="00F528A1"/>
    <w:rsid w:val="00F52935"/>
    <w:rsid w:val="00F52A6E"/>
    <w:rsid w:val="00F52ACE"/>
    <w:rsid w:val="00F52B95"/>
    <w:rsid w:val="00F52ECB"/>
    <w:rsid w:val="00F52F0C"/>
    <w:rsid w:val="00F53339"/>
    <w:rsid w:val="00F533E6"/>
    <w:rsid w:val="00F535A3"/>
    <w:rsid w:val="00F53BE4"/>
    <w:rsid w:val="00F53BEB"/>
    <w:rsid w:val="00F54036"/>
    <w:rsid w:val="00F5481C"/>
    <w:rsid w:val="00F54C35"/>
    <w:rsid w:val="00F54DBB"/>
    <w:rsid w:val="00F54F23"/>
    <w:rsid w:val="00F54FA5"/>
    <w:rsid w:val="00F5540B"/>
    <w:rsid w:val="00F55420"/>
    <w:rsid w:val="00F5555D"/>
    <w:rsid w:val="00F556D5"/>
    <w:rsid w:val="00F55849"/>
    <w:rsid w:val="00F55CA2"/>
    <w:rsid w:val="00F55CE2"/>
    <w:rsid w:val="00F55E9D"/>
    <w:rsid w:val="00F560DD"/>
    <w:rsid w:val="00F560E0"/>
    <w:rsid w:val="00F56CF9"/>
    <w:rsid w:val="00F56E4C"/>
    <w:rsid w:val="00F57535"/>
    <w:rsid w:val="00F5782E"/>
    <w:rsid w:val="00F5785B"/>
    <w:rsid w:val="00F578F6"/>
    <w:rsid w:val="00F60602"/>
    <w:rsid w:val="00F6106D"/>
    <w:rsid w:val="00F6115F"/>
    <w:rsid w:val="00F61565"/>
    <w:rsid w:val="00F617C0"/>
    <w:rsid w:val="00F61FC7"/>
    <w:rsid w:val="00F62280"/>
    <w:rsid w:val="00F6293B"/>
    <w:rsid w:val="00F62953"/>
    <w:rsid w:val="00F62B85"/>
    <w:rsid w:val="00F62D92"/>
    <w:rsid w:val="00F63147"/>
    <w:rsid w:val="00F6348E"/>
    <w:rsid w:val="00F6359C"/>
    <w:rsid w:val="00F6372C"/>
    <w:rsid w:val="00F64466"/>
    <w:rsid w:val="00F645A8"/>
    <w:rsid w:val="00F64B02"/>
    <w:rsid w:val="00F64D34"/>
    <w:rsid w:val="00F64D55"/>
    <w:rsid w:val="00F653E4"/>
    <w:rsid w:val="00F66034"/>
    <w:rsid w:val="00F66564"/>
    <w:rsid w:val="00F6692D"/>
    <w:rsid w:val="00F6698E"/>
    <w:rsid w:val="00F66DD3"/>
    <w:rsid w:val="00F673FC"/>
    <w:rsid w:val="00F67620"/>
    <w:rsid w:val="00F676C2"/>
    <w:rsid w:val="00F6771E"/>
    <w:rsid w:val="00F678E1"/>
    <w:rsid w:val="00F67DEC"/>
    <w:rsid w:val="00F67DF4"/>
    <w:rsid w:val="00F70463"/>
    <w:rsid w:val="00F70561"/>
    <w:rsid w:val="00F709ED"/>
    <w:rsid w:val="00F70D89"/>
    <w:rsid w:val="00F71048"/>
    <w:rsid w:val="00F7108A"/>
    <w:rsid w:val="00F714EA"/>
    <w:rsid w:val="00F71553"/>
    <w:rsid w:val="00F71749"/>
    <w:rsid w:val="00F7174E"/>
    <w:rsid w:val="00F71754"/>
    <w:rsid w:val="00F7175F"/>
    <w:rsid w:val="00F71872"/>
    <w:rsid w:val="00F71AE5"/>
    <w:rsid w:val="00F71B92"/>
    <w:rsid w:val="00F71BFE"/>
    <w:rsid w:val="00F71EAE"/>
    <w:rsid w:val="00F71FFF"/>
    <w:rsid w:val="00F7209B"/>
    <w:rsid w:val="00F721F7"/>
    <w:rsid w:val="00F722D9"/>
    <w:rsid w:val="00F724D9"/>
    <w:rsid w:val="00F7267E"/>
    <w:rsid w:val="00F72E5A"/>
    <w:rsid w:val="00F72EB4"/>
    <w:rsid w:val="00F72F69"/>
    <w:rsid w:val="00F730E2"/>
    <w:rsid w:val="00F731F4"/>
    <w:rsid w:val="00F73293"/>
    <w:rsid w:val="00F7345C"/>
    <w:rsid w:val="00F73BEF"/>
    <w:rsid w:val="00F7485D"/>
    <w:rsid w:val="00F754A3"/>
    <w:rsid w:val="00F75854"/>
    <w:rsid w:val="00F7595F"/>
    <w:rsid w:val="00F75A1E"/>
    <w:rsid w:val="00F75D28"/>
    <w:rsid w:val="00F76092"/>
    <w:rsid w:val="00F7620D"/>
    <w:rsid w:val="00F76765"/>
    <w:rsid w:val="00F76A84"/>
    <w:rsid w:val="00F76AC3"/>
    <w:rsid w:val="00F76CFF"/>
    <w:rsid w:val="00F76F25"/>
    <w:rsid w:val="00F77110"/>
    <w:rsid w:val="00F7725F"/>
    <w:rsid w:val="00F77478"/>
    <w:rsid w:val="00F77667"/>
    <w:rsid w:val="00F77B64"/>
    <w:rsid w:val="00F77BEE"/>
    <w:rsid w:val="00F77C07"/>
    <w:rsid w:val="00F80C92"/>
    <w:rsid w:val="00F80CE7"/>
    <w:rsid w:val="00F8114F"/>
    <w:rsid w:val="00F8115E"/>
    <w:rsid w:val="00F814D4"/>
    <w:rsid w:val="00F818E8"/>
    <w:rsid w:val="00F81931"/>
    <w:rsid w:val="00F8198A"/>
    <w:rsid w:val="00F81997"/>
    <w:rsid w:val="00F81C04"/>
    <w:rsid w:val="00F81E65"/>
    <w:rsid w:val="00F82367"/>
    <w:rsid w:val="00F8263E"/>
    <w:rsid w:val="00F8282D"/>
    <w:rsid w:val="00F82B89"/>
    <w:rsid w:val="00F82E2C"/>
    <w:rsid w:val="00F82F33"/>
    <w:rsid w:val="00F830D7"/>
    <w:rsid w:val="00F834DC"/>
    <w:rsid w:val="00F836EE"/>
    <w:rsid w:val="00F837C7"/>
    <w:rsid w:val="00F837D9"/>
    <w:rsid w:val="00F83BAB"/>
    <w:rsid w:val="00F84086"/>
    <w:rsid w:val="00F84171"/>
    <w:rsid w:val="00F8496E"/>
    <w:rsid w:val="00F84F20"/>
    <w:rsid w:val="00F85275"/>
    <w:rsid w:val="00F85A9B"/>
    <w:rsid w:val="00F86448"/>
    <w:rsid w:val="00F8660F"/>
    <w:rsid w:val="00F8665C"/>
    <w:rsid w:val="00F86B55"/>
    <w:rsid w:val="00F86BFC"/>
    <w:rsid w:val="00F87A56"/>
    <w:rsid w:val="00F87BBE"/>
    <w:rsid w:val="00F87F96"/>
    <w:rsid w:val="00F9018A"/>
    <w:rsid w:val="00F90828"/>
    <w:rsid w:val="00F90BD3"/>
    <w:rsid w:val="00F90F5B"/>
    <w:rsid w:val="00F91074"/>
    <w:rsid w:val="00F91797"/>
    <w:rsid w:val="00F9240A"/>
    <w:rsid w:val="00F92427"/>
    <w:rsid w:val="00F92523"/>
    <w:rsid w:val="00F92543"/>
    <w:rsid w:val="00F92815"/>
    <w:rsid w:val="00F92BB1"/>
    <w:rsid w:val="00F936AB"/>
    <w:rsid w:val="00F937C6"/>
    <w:rsid w:val="00F93817"/>
    <w:rsid w:val="00F93B09"/>
    <w:rsid w:val="00F93D59"/>
    <w:rsid w:val="00F93FBC"/>
    <w:rsid w:val="00F9479E"/>
    <w:rsid w:val="00F94C04"/>
    <w:rsid w:val="00F94E4D"/>
    <w:rsid w:val="00F94F83"/>
    <w:rsid w:val="00F95812"/>
    <w:rsid w:val="00F959F0"/>
    <w:rsid w:val="00F95E46"/>
    <w:rsid w:val="00F95E8B"/>
    <w:rsid w:val="00F965BD"/>
    <w:rsid w:val="00F96631"/>
    <w:rsid w:val="00F96A24"/>
    <w:rsid w:val="00F96C24"/>
    <w:rsid w:val="00F96F92"/>
    <w:rsid w:val="00F96FBB"/>
    <w:rsid w:val="00FA00A7"/>
    <w:rsid w:val="00FA0604"/>
    <w:rsid w:val="00FA07DB"/>
    <w:rsid w:val="00FA0916"/>
    <w:rsid w:val="00FA0C5A"/>
    <w:rsid w:val="00FA1327"/>
    <w:rsid w:val="00FA137F"/>
    <w:rsid w:val="00FA17C4"/>
    <w:rsid w:val="00FA2264"/>
    <w:rsid w:val="00FA247A"/>
    <w:rsid w:val="00FA24CD"/>
    <w:rsid w:val="00FA28BF"/>
    <w:rsid w:val="00FA28E9"/>
    <w:rsid w:val="00FA29F1"/>
    <w:rsid w:val="00FA2ADE"/>
    <w:rsid w:val="00FA2C82"/>
    <w:rsid w:val="00FA2F1D"/>
    <w:rsid w:val="00FA2FFC"/>
    <w:rsid w:val="00FA31E9"/>
    <w:rsid w:val="00FA3639"/>
    <w:rsid w:val="00FA369F"/>
    <w:rsid w:val="00FA377E"/>
    <w:rsid w:val="00FA388D"/>
    <w:rsid w:val="00FA38FA"/>
    <w:rsid w:val="00FA392C"/>
    <w:rsid w:val="00FA3B42"/>
    <w:rsid w:val="00FA3C70"/>
    <w:rsid w:val="00FA4168"/>
    <w:rsid w:val="00FA4732"/>
    <w:rsid w:val="00FA4917"/>
    <w:rsid w:val="00FA4A3B"/>
    <w:rsid w:val="00FA4CDC"/>
    <w:rsid w:val="00FA5008"/>
    <w:rsid w:val="00FA51E4"/>
    <w:rsid w:val="00FA558E"/>
    <w:rsid w:val="00FA5824"/>
    <w:rsid w:val="00FA5A7A"/>
    <w:rsid w:val="00FA6534"/>
    <w:rsid w:val="00FA6703"/>
    <w:rsid w:val="00FA70A9"/>
    <w:rsid w:val="00FA7443"/>
    <w:rsid w:val="00FA75DE"/>
    <w:rsid w:val="00FA7CEE"/>
    <w:rsid w:val="00FB00BB"/>
    <w:rsid w:val="00FB0210"/>
    <w:rsid w:val="00FB0349"/>
    <w:rsid w:val="00FB0422"/>
    <w:rsid w:val="00FB0E4B"/>
    <w:rsid w:val="00FB14F4"/>
    <w:rsid w:val="00FB1658"/>
    <w:rsid w:val="00FB17E3"/>
    <w:rsid w:val="00FB1840"/>
    <w:rsid w:val="00FB2E7D"/>
    <w:rsid w:val="00FB3238"/>
    <w:rsid w:val="00FB3284"/>
    <w:rsid w:val="00FB328F"/>
    <w:rsid w:val="00FB3468"/>
    <w:rsid w:val="00FB365F"/>
    <w:rsid w:val="00FB36F7"/>
    <w:rsid w:val="00FB397A"/>
    <w:rsid w:val="00FB3F60"/>
    <w:rsid w:val="00FB3FA9"/>
    <w:rsid w:val="00FB3FBB"/>
    <w:rsid w:val="00FB4077"/>
    <w:rsid w:val="00FB45D9"/>
    <w:rsid w:val="00FB47D9"/>
    <w:rsid w:val="00FB49A4"/>
    <w:rsid w:val="00FB4CE6"/>
    <w:rsid w:val="00FB54AF"/>
    <w:rsid w:val="00FB581C"/>
    <w:rsid w:val="00FB591D"/>
    <w:rsid w:val="00FB5EC1"/>
    <w:rsid w:val="00FB5FAD"/>
    <w:rsid w:val="00FB6038"/>
    <w:rsid w:val="00FB640A"/>
    <w:rsid w:val="00FB68E3"/>
    <w:rsid w:val="00FB6BA4"/>
    <w:rsid w:val="00FB6BC5"/>
    <w:rsid w:val="00FB6D9F"/>
    <w:rsid w:val="00FB6FA1"/>
    <w:rsid w:val="00FB7357"/>
    <w:rsid w:val="00FB7B4C"/>
    <w:rsid w:val="00FB7C77"/>
    <w:rsid w:val="00FB7FD3"/>
    <w:rsid w:val="00FC039E"/>
    <w:rsid w:val="00FC19AA"/>
    <w:rsid w:val="00FC1C2F"/>
    <w:rsid w:val="00FC1FBC"/>
    <w:rsid w:val="00FC26AE"/>
    <w:rsid w:val="00FC2741"/>
    <w:rsid w:val="00FC2BF0"/>
    <w:rsid w:val="00FC30D1"/>
    <w:rsid w:val="00FC3357"/>
    <w:rsid w:val="00FC37FA"/>
    <w:rsid w:val="00FC3D1B"/>
    <w:rsid w:val="00FC3FB2"/>
    <w:rsid w:val="00FC4402"/>
    <w:rsid w:val="00FC4489"/>
    <w:rsid w:val="00FC4C3E"/>
    <w:rsid w:val="00FC5500"/>
    <w:rsid w:val="00FC5524"/>
    <w:rsid w:val="00FC558F"/>
    <w:rsid w:val="00FC56FA"/>
    <w:rsid w:val="00FC57FD"/>
    <w:rsid w:val="00FC5BDC"/>
    <w:rsid w:val="00FC5CF4"/>
    <w:rsid w:val="00FC5F02"/>
    <w:rsid w:val="00FC5F5E"/>
    <w:rsid w:val="00FC5F8F"/>
    <w:rsid w:val="00FC63CC"/>
    <w:rsid w:val="00FC656A"/>
    <w:rsid w:val="00FC696F"/>
    <w:rsid w:val="00FC734D"/>
    <w:rsid w:val="00FC7355"/>
    <w:rsid w:val="00FC735D"/>
    <w:rsid w:val="00FC7436"/>
    <w:rsid w:val="00FC75AD"/>
    <w:rsid w:val="00FC7E5F"/>
    <w:rsid w:val="00FD00FC"/>
    <w:rsid w:val="00FD0D05"/>
    <w:rsid w:val="00FD1278"/>
    <w:rsid w:val="00FD13AB"/>
    <w:rsid w:val="00FD1860"/>
    <w:rsid w:val="00FD1CF3"/>
    <w:rsid w:val="00FD1DD1"/>
    <w:rsid w:val="00FD23DE"/>
    <w:rsid w:val="00FD26DE"/>
    <w:rsid w:val="00FD2942"/>
    <w:rsid w:val="00FD34A6"/>
    <w:rsid w:val="00FD3E53"/>
    <w:rsid w:val="00FD3EC4"/>
    <w:rsid w:val="00FD40A7"/>
    <w:rsid w:val="00FD44D6"/>
    <w:rsid w:val="00FD5191"/>
    <w:rsid w:val="00FD5345"/>
    <w:rsid w:val="00FD5A71"/>
    <w:rsid w:val="00FD5FD0"/>
    <w:rsid w:val="00FD605B"/>
    <w:rsid w:val="00FD60B4"/>
    <w:rsid w:val="00FD629F"/>
    <w:rsid w:val="00FD64C9"/>
    <w:rsid w:val="00FD6AC6"/>
    <w:rsid w:val="00FD6C5E"/>
    <w:rsid w:val="00FD720D"/>
    <w:rsid w:val="00FD758C"/>
    <w:rsid w:val="00FD77EC"/>
    <w:rsid w:val="00FE009C"/>
    <w:rsid w:val="00FE040E"/>
    <w:rsid w:val="00FE0534"/>
    <w:rsid w:val="00FE05C6"/>
    <w:rsid w:val="00FE0CDA"/>
    <w:rsid w:val="00FE0FD3"/>
    <w:rsid w:val="00FE1158"/>
    <w:rsid w:val="00FE14F5"/>
    <w:rsid w:val="00FE1732"/>
    <w:rsid w:val="00FE1915"/>
    <w:rsid w:val="00FE1B26"/>
    <w:rsid w:val="00FE1C12"/>
    <w:rsid w:val="00FE20BE"/>
    <w:rsid w:val="00FE2465"/>
    <w:rsid w:val="00FE24B4"/>
    <w:rsid w:val="00FE255D"/>
    <w:rsid w:val="00FE2BD4"/>
    <w:rsid w:val="00FE340E"/>
    <w:rsid w:val="00FE359E"/>
    <w:rsid w:val="00FE3688"/>
    <w:rsid w:val="00FE3B5D"/>
    <w:rsid w:val="00FE3C85"/>
    <w:rsid w:val="00FE3F07"/>
    <w:rsid w:val="00FE49D4"/>
    <w:rsid w:val="00FE4B3A"/>
    <w:rsid w:val="00FE4B3F"/>
    <w:rsid w:val="00FE4D33"/>
    <w:rsid w:val="00FE4EAD"/>
    <w:rsid w:val="00FE5314"/>
    <w:rsid w:val="00FE5401"/>
    <w:rsid w:val="00FE5530"/>
    <w:rsid w:val="00FE5727"/>
    <w:rsid w:val="00FE5A30"/>
    <w:rsid w:val="00FE5CF3"/>
    <w:rsid w:val="00FE5D69"/>
    <w:rsid w:val="00FE640B"/>
    <w:rsid w:val="00FE6643"/>
    <w:rsid w:val="00FE69AA"/>
    <w:rsid w:val="00FE6B6D"/>
    <w:rsid w:val="00FE6FC2"/>
    <w:rsid w:val="00FE7260"/>
    <w:rsid w:val="00FE748D"/>
    <w:rsid w:val="00FE74E0"/>
    <w:rsid w:val="00FE7606"/>
    <w:rsid w:val="00FE7805"/>
    <w:rsid w:val="00FE7992"/>
    <w:rsid w:val="00FE7C58"/>
    <w:rsid w:val="00FF054C"/>
    <w:rsid w:val="00FF0A08"/>
    <w:rsid w:val="00FF0DFD"/>
    <w:rsid w:val="00FF25A5"/>
    <w:rsid w:val="00FF2A28"/>
    <w:rsid w:val="00FF2C2B"/>
    <w:rsid w:val="00FF2E7A"/>
    <w:rsid w:val="00FF30FD"/>
    <w:rsid w:val="00FF35F1"/>
    <w:rsid w:val="00FF3633"/>
    <w:rsid w:val="00FF3690"/>
    <w:rsid w:val="00FF3753"/>
    <w:rsid w:val="00FF37BE"/>
    <w:rsid w:val="00FF37F6"/>
    <w:rsid w:val="00FF3900"/>
    <w:rsid w:val="00FF3D12"/>
    <w:rsid w:val="00FF415A"/>
    <w:rsid w:val="00FF42D5"/>
    <w:rsid w:val="00FF45B8"/>
    <w:rsid w:val="00FF49FE"/>
    <w:rsid w:val="00FF4C44"/>
    <w:rsid w:val="00FF4C77"/>
    <w:rsid w:val="00FF4CF6"/>
    <w:rsid w:val="00FF4D55"/>
    <w:rsid w:val="00FF4EC3"/>
    <w:rsid w:val="00FF5495"/>
    <w:rsid w:val="00FF559E"/>
    <w:rsid w:val="00FF5718"/>
    <w:rsid w:val="00FF590A"/>
    <w:rsid w:val="00FF59B0"/>
    <w:rsid w:val="00FF60C4"/>
    <w:rsid w:val="00FF661D"/>
    <w:rsid w:val="00FF6CAA"/>
    <w:rsid w:val="00FF710C"/>
    <w:rsid w:val="00FF72E0"/>
    <w:rsid w:val="00FF72FD"/>
    <w:rsid w:val="2624ED4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70F225D"/>
  <w15:docId w15:val="{AB84E3B0-6C94-4CB7-BB10-EEA31A5AA7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0" w:qFormat="1"/>
    <w:lsdException w:name="heading 5" w:uiPriority="0"/>
    <w:lsdException w:name="heading 6" w:uiPriority="0" w:qFormat="1"/>
    <w:lsdException w:name="heading 7" w:uiPriority="0"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uiPriority="0"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uiPriority="0"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Cegid Texte Normal Avec interligne"/>
    <w:qFormat/>
    <w:rsid w:val="00224D5E"/>
    <w:pPr>
      <w:suppressAutoHyphens/>
      <w:spacing w:after="120"/>
      <w:jc w:val="both"/>
    </w:pPr>
    <w:rPr>
      <w:rFonts w:ascii="Segoe UI" w:hAnsi="Segoe UI"/>
      <w:color w:val="002C52"/>
      <w:sz w:val="22"/>
      <w:szCs w:val="24"/>
      <w:lang w:val="en-US" w:eastAsia="ar-SA"/>
    </w:rPr>
  </w:style>
  <w:style w:type="paragraph" w:styleId="Ttulo1">
    <w:name w:val="heading 1"/>
    <w:aliases w:val="ASAPHeading 1,(Shift Ctrl 1),Contrat 1,chapitre,Titre 11,t1.T1.Titre 1,t1.T1,Titre Formation 1,H1,Teamlog-T1,H,titre plan odredujour,Chapter Headline,h1,l1,level 1,level1,1,Main heading,stydde,Arial 14 Fett,Arial 14 Fett1,Arial 14 Fett2"/>
    <w:basedOn w:val="Normal"/>
    <w:next w:val="Normal"/>
    <w:uiPriority w:val="99"/>
    <w:qFormat/>
    <w:rsid w:val="00133C88"/>
    <w:pPr>
      <w:keepNext/>
      <w:spacing w:before="240" w:after="60"/>
      <w:outlineLvl w:val="0"/>
    </w:pPr>
    <w:rPr>
      <w:rFonts w:cs="Arial"/>
      <w:b/>
      <w:bCs/>
      <w:color w:val="0046FE"/>
      <w:kern w:val="1"/>
      <w:sz w:val="52"/>
      <w:szCs w:val="32"/>
      <w:lang w:val="en-CA"/>
    </w:rPr>
  </w:style>
  <w:style w:type="paragraph" w:styleId="Ttulo2">
    <w:name w:val="heading 2"/>
    <w:aliases w:val="paragraphe,Contrat 2,Ctt,niveau 2,ASAPHeading 2,(Shift Ctrl 2),titre 2,H2,Fonctionnalité,Titre 21,t2.T2,Titre Formation 2,chapitre 1.1,Niveau 2,Niveau2,H21,Titre2,Sub-heading,h2,Teamlog-T2,InterTitre,2,2nd level,l2,w,t2,heading 2"/>
    <w:basedOn w:val="Normal"/>
    <w:next w:val="Normal"/>
    <w:uiPriority w:val="99"/>
    <w:qFormat/>
    <w:rsid w:val="00133C88"/>
    <w:pPr>
      <w:keepNext/>
      <w:spacing w:before="240" w:after="60"/>
      <w:jc w:val="left"/>
      <w:outlineLvl w:val="1"/>
    </w:pPr>
    <w:rPr>
      <w:rFonts w:cs="Arial"/>
      <w:b/>
      <w:bCs/>
      <w:iCs/>
      <w:sz w:val="28"/>
      <w:szCs w:val="28"/>
    </w:rPr>
  </w:style>
  <w:style w:type="paragraph" w:styleId="Ttulo3">
    <w:name w:val="heading 3"/>
    <w:aliases w:val="ASAPHeading 3,(Shift Ctrl 3),Contrat 3,Section,Titre 31,t3.T3,H3,chapitre 1.1.1,t3,h3,Heading 31,Heading 32,Heading 33,Heading 311,Heading 321,T3,t31,§ 3 ch.,subhead,l3,CT,3,Titre 32,t3.T3.Titre 31,Heading 3 - old,level3,1.,heading 3"/>
    <w:basedOn w:val="Normal"/>
    <w:next w:val="Normal"/>
    <w:uiPriority w:val="99"/>
    <w:qFormat/>
    <w:rsid w:val="00133C88"/>
    <w:pPr>
      <w:keepNext/>
      <w:spacing w:before="240" w:after="60"/>
      <w:outlineLvl w:val="2"/>
    </w:pPr>
    <w:rPr>
      <w:rFonts w:cs="Arial"/>
      <w:b/>
      <w:bCs/>
      <w:color w:val="000000"/>
      <w:szCs w:val="26"/>
    </w:rPr>
  </w:style>
  <w:style w:type="paragraph" w:styleId="Ttulo4">
    <w:name w:val="heading 4"/>
    <w:aliases w:val="chapitre 1.1.1.1,ASAPHeading 4,heading 4,C Head"/>
    <w:basedOn w:val="Normal"/>
    <w:next w:val="Normal"/>
    <w:qFormat/>
    <w:pPr>
      <w:keepNext/>
      <w:spacing w:before="240" w:after="60"/>
      <w:outlineLvl w:val="3"/>
    </w:pPr>
    <w:rPr>
      <w:b/>
      <w:bCs/>
      <w:szCs w:val="28"/>
    </w:rPr>
  </w:style>
  <w:style w:type="paragraph" w:styleId="Ttulo5">
    <w:name w:val="heading 5"/>
    <w:basedOn w:val="Normal"/>
    <w:next w:val="Normal"/>
    <w:pPr>
      <w:spacing w:before="240" w:after="60"/>
      <w:outlineLvl w:val="4"/>
    </w:pPr>
    <w:rPr>
      <w:b/>
      <w:bCs/>
      <w:i/>
      <w:iCs/>
      <w:sz w:val="26"/>
      <w:szCs w:val="26"/>
    </w:rPr>
  </w:style>
  <w:style w:type="paragraph" w:styleId="Ttulo6">
    <w:name w:val="heading 6"/>
    <w:basedOn w:val="Normal"/>
    <w:next w:val="Normal"/>
    <w:qFormat/>
    <w:pPr>
      <w:spacing w:before="240" w:after="60"/>
      <w:outlineLvl w:val="5"/>
    </w:pPr>
    <w:rPr>
      <w:b/>
      <w:bCs/>
      <w:szCs w:val="22"/>
    </w:rPr>
  </w:style>
  <w:style w:type="paragraph" w:styleId="Ttulo7">
    <w:name w:val="heading 7"/>
    <w:basedOn w:val="Normal"/>
    <w:next w:val="Normal"/>
    <w:qFormat/>
    <w:pPr>
      <w:spacing w:before="240" w:after="60"/>
      <w:outlineLvl w:val="6"/>
    </w:pPr>
  </w:style>
  <w:style w:type="paragraph" w:styleId="Ttulo8">
    <w:name w:val="heading 8"/>
    <w:basedOn w:val="Normal"/>
    <w:next w:val="Textodeglobo"/>
    <w:link w:val="Ttulo8Car"/>
    <w:qFormat/>
    <w:rsid w:val="006715D5"/>
    <w:pPr>
      <w:keepNext/>
      <w:keepLines/>
      <w:suppressAutoHyphens w:val="0"/>
      <w:spacing w:line="220" w:lineRule="atLeast"/>
      <w:ind w:left="1440" w:hanging="1440"/>
      <w:outlineLvl w:val="7"/>
    </w:pPr>
    <w:rPr>
      <w:rFonts w:ascii="Trebuchet MS" w:hAnsi="Trebuchet MS"/>
      <w:noProof/>
      <w:color w:val="0000FF"/>
      <w:sz w:val="20"/>
      <w:szCs w:val="20"/>
      <w:u w:val="single"/>
      <w:lang w:val="es-ES_tradnl" w:eastAsia="fr-FR"/>
    </w:rPr>
  </w:style>
  <w:style w:type="paragraph" w:styleId="Ttulo9">
    <w:name w:val="heading 9"/>
    <w:basedOn w:val="Normal"/>
    <w:next w:val="Textodeglobo"/>
    <w:link w:val="Ttulo9Car"/>
    <w:qFormat/>
    <w:rsid w:val="006715D5"/>
    <w:pPr>
      <w:keepNext/>
      <w:keepLines/>
      <w:suppressAutoHyphens w:val="0"/>
      <w:spacing w:line="220" w:lineRule="atLeast"/>
      <w:ind w:left="1584" w:hanging="1584"/>
      <w:outlineLvl w:val="8"/>
    </w:pPr>
    <w:rPr>
      <w:rFonts w:ascii="Trebuchet MS" w:hAnsi="Trebuchet MS"/>
      <w:noProof/>
      <w:color w:val="0000FF"/>
      <w:sz w:val="20"/>
      <w:szCs w:val="20"/>
      <w:lang w:val="es-ES_tradnl" w:eastAsia="fr-F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Descripcin">
    <w:name w:val="caption"/>
    <w:basedOn w:val="Normal"/>
    <w:next w:val="Normal"/>
    <w:uiPriority w:val="35"/>
    <w:unhideWhenUsed/>
    <w:qFormat/>
    <w:rsid w:val="00133C88"/>
    <w:pPr>
      <w:spacing w:after="200"/>
    </w:pPr>
    <w:rPr>
      <w:i/>
      <w:iCs/>
      <w:color w:val="0046FE" w:themeColor="text2"/>
      <w:sz w:val="18"/>
      <w:szCs w:val="18"/>
    </w:rPr>
  </w:style>
  <w:style w:type="character" w:styleId="Nmerodepgina">
    <w:name w:val="page number"/>
    <w:rPr>
      <w:rFonts w:ascii="Arial" w:hAnsi="Arial"/>
    </w:rPr>
  </w:style>
  <w:style w:type="character" w:styleId="Hipervnculo">
    <w:name w:val="Hyperlink"/>
    <w:uiPriority w:val="99"/>
    <w:rPr>
      <w:rFonts w:ascii="Arial" w:hAnsi="Arial"/>
      <w:color w:val="0000FF"/>
      <w:sz w:val="20"/>
      <w:u w:val="single"/>
    </w:rPr>
  </w:style>
  <w:style w:type="character" w:styleId="BalloonTextChar" w:customStyle="1">
    <w:name w:val="Balloon Text Char"/>
    <w:rsid w:val="00B74EA5"/>
    <w:rPr>
      <w:rFonts w:ascii="Segoe UI" w:hAnsi="Segoe UI" w:cs="Tahoma"/>
      <w:sz w:val="16"/>
      <w:szCs w:val="16"/>
    </w:rPr>
  </w:style>
  <w:style w:type="character" w:styleId="CourantCar" w:customStyle="1">
    <w:name w:val="Courant Car"/>
    <w:rPr>
      <w:rFonts w:ascii="Arial" w:hAnsi="Arial"/>
      <w:sz w:val="22"/>
      <w:szCs w:val="22"/>
    </w:rPr>
  </w:style>
  <w:style w:type="character" w:styleId="CommentReference1" w:customStyle="1">
    <w:name w:val="Comment Reference1"/>
    <w:rPr>
      <w:sz w:val="16"/>
      <w:szCs w:val="16"/>
    </w:rPr>
  </w:style>
  <w:style w:type="character" w:styleId="Heading3Char" w:customStyle="1">
    <w:name w:val="Heading 3 Char"/>
    <w:rPr>
      <w:rFonts w:ascii="Arial" w:hAnsi="Arial" w:cs="Arial"/>
      <w:b/>
      <w:bCs/>
      <w:color w:val="000000"/>
      <w:sz w:val="22"/>
      <w:szCs w:val="26"/>
      <w:lang w:val="en-US"/>
    </w:rPr>
  </w:style>
  <w:style w:type="character" w:styleId="nfasis">
    <w:name w:val="Emphasis"/>
    <w:rPr>
      <w:i/>
      <w:iCs/>
    </w:rPr>
  </w:style>
  <w:style w:type="character" w:styleId="hps" w:customStyle="1">
    <w:name w:val="hps"/>
  </w:style>
  <w:style w:type="character" w:styleId="ListParagraphChar" w:customStyle="1">
    <w:name w:val="List Paragraph Char"/>
    <w:aliases w:val="ListeNormale Char"/>
    <w:uiPriority w:val="34"/>
    <w:rPr>
      <w:rFonts w:ascii="Calibri" w:hAnsi="Calibri" w:eastAsia="Calibri"/>
      <w:sz w:val="22"/>
      <w:szCs w:val="22"/>
    </w:rPr>
  </w:style>
  <w:style w:type="character" w:styleId="CommentTextChar" w:customStyle="1">
    <w:name w:val="Comment Text Char"/>
    <w:rPr>
      <w:rFonts w:ascii="Arial" w:hAnsi="Arial"/>
    </w:rPr>
  </w:style>
  <w:style w:type="character" w:styleId="Hipervnculovisitado">
    <w:name w:val="FollowedHyperlink"/>
    <w:rPr>
      <w:color w:val="800080"/>
      <w:u w:val="single"/>
    </w:rPr>
  </w:style>
  <w:style w:type="paragraph" w:styleId="Titre1" w:customStyle="1">
    <w:name w:val="Titre1"/>
    <w:basedOn w:val="Normal"/>
    <w:next w:val="Textoindependiente"/>
    <w:pPr>
      <w:keepNext/>
      <w:spacing w:before="240"/>
    </w:pPr>
    <w:rPr>
      <w:rFonts w:eastAsia="SimSun" w:cs="Mangal"/>
      <w:sz w:val="28"/>
      <w:szCs w:val="28"/>
    </w:rPr>
  </w:style>
  <w:style w:type="paragraph" w:styleId="Textoindependiente">
    <w:name w:val="Body Text"/>
    <w:basedOn w:val="Normal"/>
  </w:style>
  <w:style w:type="paragraph" w:styleId="Lista">
    <w:name w:val="List"/>
    <w:basedOn w:val="Textoindependiente"/>
    <w:rPr>
      <w:rFonts w:cs="Mangal"/>
    </w:rPr>
  </w:style>
  <w:style w:type="paragraph" w:styleId="Lgende1" w:customStyle="1">
    <w:name w:val="Légende1"/>
    <w:basedOn w:val="Normal"/>
    <w:pPr>
      <w:suppressLineNumbers/>
      <w:spacing w:before="120"/>
    </w:pPr>
    <w:rPr>
      <w:rFonts w:cs="Mangal"/>
      <w:i/>
      <w:iCs/>
    </w:rPr>
  </w:style>
  <w:style w:type="paragraph" w:styleId="Index" w:customStyle="1">
    <w:name w:val="Index"/>
    <w:basedOn w:val="Normal"/>
    <w:pPr>
      <w:suppressLineNumbers/>
    </w:pPr>
    <w:rPr>
      <w:rFonts w:cs="Mangal"/>
    </w:rPr>
  </w:style>
  <w:style w:type="paragraph" w:styleId="Encabezado">
    <w:name w:val="header"/>
    <w:basedOn w:val="Normal"/>
    <w:link w:val="EncabezadoCar"/>
    <w:uiPriority w:val="99"/>
    <w:pPr>
      <w:tabs>
        <w:tab w:val="center" w:pos="4320"/>
        <w:tab w:val="right" w:pos="8640"/>
      </w:tabs>
    </w:pPr>
  </w:style>
  <w:style w:type="character" w:styleId="EncabezadoCar" w:customStyle="1">
    <w:name w:val="Encabezado Car"/>
    <w:basedOn w:val="Fuentedeprrafopredeter"/>
    <w:link w:val="Encabezado"/>
    <w:uiPriority w:val="99"/>
    <w:rsid w:val="0049498B"/>
    <w:rPr>
      <w:rFonts w:ascii="Arial" w:hAnsi="Arial"/>
      <w:sz w:val="24"/>
      <w:szCs w:val="24"/>
      <w:lang w:val="fr-CA" w:eastAsia="ar-SA"/>
    </w:rPr>
  </w:style>
  <w:style w:type="paragraph" w:styleId="Piedepgina">
    <w:name w:val="footer"/>
    <w:basedOn w:val="Normal"/>
    <w:link w:val="PiedepginaCar"/>
    <w:uiPriority w:val="99"/>
    <w:pPr>
      <w:tabs>
        <w:tab w:val="center" w:pos="4320"/>
        <w:tab w:val="right" w:pos="8640"/>
      </w:tabs>
    </w:pPr>
  </w:style>
  <w:style w:type="character" w:styleId="PiedepginaCar" w:customStyle="1">
    <w:name w:val="Pie de página Car"/>
    <w:basedOn w:val="Fuentedeprrafopredeter"/>
    <w:link w:val="Piedepgina"/>
    <w:uiPriority w:val="99"/>
    <w:rsid w:val="00320CC4"/>
    <w:rPr>
      <w:rFonts w:ascii="Arial" w:hAnsi="Arial"/>
      <w:sz w:val="24"/>
      <w:szCs w:val="24"/>
      <w:lang w:val="fr-CA" w:eastAsia="ar-SA"/>
    </w:rPr>
  </w:style>
  <w:style w:type="paragraph" w:styleId="TDC2">
    <w:name w:val="toc 2"/>
    <w:basedOn w:val="Normal"/>
    <w:next w:val="Normal"/>
    <w:uiPriority w:val="39"/>
    <w:rsid w:val="00600CA3"/>
    <w:pPr>
      <w:keepLines/>
      <w:tabs>
        <w:tab w:val="left" w:pos="1418"/>
        <w:tab w:val="right" w:leader="dot" w:pos="9629"/>
      </w:tabs>
      <w:spacing w:before="120" w:after="0" w:line="288" w:lineRule="auto"/>
      <w:ind w:left="1418" w:hanging="709"/>
    </w:pPr>
    <w:rPr>
      <w:b/>
      <w:sz w:val="24"/>
    </w:rPr>
  </w:style>
  <w:style w:type="paragraph" w:styleId="TDC3">
    <w:name w:val="toc 3"/>
    <w:basedOn w:val="Normal"/>
    <w:next w:val="Normal"/>
    <w:uiPriority w:val="39"/>
    <w:rsid w:val="00600CA3"/>
    <w:pPr>
      <w:keepLines/>
      <w:tabs>
        <w:tab w:val="left" w:pos="1701"/>
        <w:tab w:val="right" w:leader="dot" w:pos="9639"/>
      </w:tabs>
      <w:spacing w:before="40" w:after="0" w:line="288" w:lineRule="auto"/>
      <w:ind w:left="1701" w:hanging="992"/>
    </w:pPr>
    <w:rPr>
      <w:noProof/>
      <w:lang w:val="en-CA"/>
    </w:rPr>
  </w:style>
  <w:style w:type="paragraph" w:styleId="TDC1">
    <w:name w:val="toc 1"/>
    <w:basedOn w:val="Normal"/>
    <w:next w:val="Normal"/>
    <w:uiPriority w:val="39"/>
    <w:rsid w:val="00134E6A"/>
    <w:pPr>
      <w:keepLines/>
      <w:tabs>
        <w:tab w:val="left" w:pos="709"/>
        <w:tab w:val="right" w:leader="dot" w:pos="9629"/>
      </w:tabs>
      <w:spacing w:before="200" w:after="0" w:line="288" w:lineRule="auto"/>
      <w:ind w:left="709" w:hanging="397"/>
    </w:pPr>
    <w:rPr>
      <w:b/>
      <w:color w:val="0046FE"/>
      <w:sz w:val="24"/>
    </w:rPr>
  </w:style>
  <w:style w:type="paragraph" w:styleId="Texte" w:customStyle="1">
    <w:name w:val="Texte"/>
    <w:basedOn w:val="Normal"/>
    <w:link w:val="TexteCar"/>
    <w:pPr>
      <w:spacing w:before="120"/>
      <w:ind w:left="720"/>
    </w:pPr>
    <w:rPr>
      <w:szCs w:val="20"/>
    </w:rPr>
  </w:style>
  <w:style w:type="paragraph" w:styleId="TDC4">
    <w:name w:val="toc 4"/>
    <w:basedOn w:val="Normal"/>
    <w:next w:val="Normal"/>
    <w:uiPriority w:val="39"/>
    <w:rsid w:val="004F7E6E"/>
    <w:pPr>
      <w:ind w:left="720"/>
    </w:pPr>
  </w:style>
  <w:style w:type="paragraph" w:styleId="TDC5">
    <w:name w:val="toc 5"/>
    <w:basedOn w:val="Normal"/>
    <w:next w:val="Normal"/>
    <w:uiPriority w:val="39"/>
    <w:pPr>
      <w:ind w:left="960"/>
    </w:pPr>
  </w:style>
  <w:style w:type="paragraph" w:styleId="Texte5" w:customStyle="1">
    <w:name w:val="Texte 5"/>
    <w:basedOn w:val="Normal"/>
  </w:style>
  <w:style w:type="paragraph" w:styleId="Textedebulles1" w:customStyle="1">
    <w:name w:val="Texte de bulles1"/>
    <w:basedOn w:val="Normal"/>
    <w:rPr>
      <w:rFonts w:ascii="Tahoma" w:hAnsi="Tahoma" w:cs="Tahoma"/>
      <w:sz w:val="16"/>
      <w:szCs w:val="16"/>
    </w:rPr>
  </w:style>
  <w:style w:type="paragraph" w:styleId="Courant" w:customStyle="1">
    <w:name w:val="Courant"/>
    <w:basedOn w:val="Normal"/>
    <w:pPr>
      <w:widowControl w:val="0"/>
      <w:spacing w:before="60" w:after="60"/>
      <w:ind w:left="567"/>
    </w:pPr>
    <w:rPr>
      <w:szCs w:val="22"/>
    </w:rPr>
  </w:style>
  <w:style w:type="paragraph" w:styleId="Paragraphedeliste1" w:customStyle="1">
    <w:name w:val="Paragraphe de liste1"/>
    <w:basedOn w:val="Normal"/>
    <w:pPr>
      <w:spacing w:after="200" w:line="276" w:lineRule="auto"/>
      <w:ind w:left="720"/>
    </w:pPr>
    <w:rPr>
      <w:rFonts w:ascii="Calibri" w:hAnsi="Calibri" w:eastAsia="Calibri"/>
      <w:szCs w:val="22"/>
    </w:rPr>
  </w:style>
  <w:style w:type="paragraph" w:styleId="CommentText1" w:customStyle="1">
    <w:name w:val="Comment Text1"/>
    <w:basedOn w:val="Normal"/>
    <w:rPr>
      <w:szCs w:val="20"/>
    </w:rPr>
  </w:style>
  <w:style w:type="paragraph" w:styleId="CommentSubject1" w:customStyle="1">
    <w:name w:val="Comment Subject1"/>
    <w:basedOn w:val="CommentText1"/>
    <w:next w:val="CommentText1"/>
    <w:rPr>
      <w:b/>
      <w:bCs/>
    </w:rPr>
  </w:style>
  <w:style w:type="paragraph" w:styleId="TDC6">
    <w:name w:val="toc 6"/>
    <w:basedOn w:val="Normal"/>
    <w:next w:val="Normal"/>
    <w:uiPriority w:val="39"/>
    <w:pPr>
      <w:spacing w:after="100" w:line="276" w:lineRule="auto"/>
      <w:ind w:left="1100"/>
    </w:pPr>
    <w:rPr>
      <w:rFonts w:ascii="Calibri" w:hAnsi="Calibri"/>
      <w:szCs w:val="22"/>
    </w:rPr>
  </w:style>
  <w:style w:type="paragraph" w:styleId="TDC7">
    <w:name w:val="toc 7"/>
    <w:basedOn w:val="Normal"/>
    <w:next w:val="Normal"/>
    <w:uiPriority w:val="39"/>
    <w:pPr>
      <w:spacing w:after="100" w:line="276" w:lineRule="auto"/>
      <w:ind w:left="1320"/>
    </w:pPr>
    <w:rPr>
      <w:rFonts w:ascii="Calibri" w:hAnsi="Calibri"/>
      <w:szCs w:val="22"/>
    </w:rPr>
  </w:style>
  <w:style w:type="paragraph" w:styleId="TDC8">
    <w:name w:val="toc 8"/>
    <w:basedOn w:val="Normal"/>
    <w:next w:val="Normal"/>
    <w:uiPriority w:val="39"/>
    <w:pPr>
      <w:spacing w:after="100" w:line="276" w:lineRule="auto"/>
      <w:ind w:left="1540"/>
    </w:pPr>
    <w:rPr>
      <w:rFonts w:ascii="Calibri" w:hAnsi="Calibri"/>
      <w:szCs w:val="22"/>
    </w:rPr>
  </w:style>
  <w:style w:type="paragraph" w:styleId="TDC9">
    <w:name w:val="toc 9"/>
    <w:basedOn w:val="Normal"/>
    <w:next w:val="Normal"/>
    <w:uiPriority w:val="39"/>
    <w:pPr>
      <w:spacing w:after="100" w:line="276" w:lineRule="auto"/>
      <w:ind w:left="1760"/>
    </w:pPr>
    <w:rPr>
      <w:rFonts w:ascii="Calibri" w:hAnsi="Calibri"/>
      <w:szCs w:val="22"/>
    </w:rPr>
  </w:style>
  <w:style w:type="paragraph" w:styleId="Default" w:customStyle="1">
    <w:name w:val="Default"/>
    <w:pPr>
      <w:suppressAutoHyphens/>
      <w:autoSpaceDE w:val="0"/>
    </w:pPr>
    <w:rPr>
      <w:rFonts w:ascii="Arial" w:hAnsi="Arial" w:eastAsia="Arial" w:cs="Arial"/>
      <w:color w:val="000000"/>
      <w:sz w:val="24"/>
      <w:szCs w:val="24"/>
      <w:lang w:val="fr-CA" w:eastAsia="ar-SA"/>
    </w:rPr>
  </w:style>
  <w:style w:type="paragraph" w:styleId="Rvision1" w:customStyle="1">
    <w:name w:val="Révision1"/>
    <w:pPr>
      <w:suppressAutoHyphens/>
    </w:pPr>
    <w:rPr>
      <w:rFonts w:ascii="Arial" w:hAnsi="Arial" w:eastAsia="Arial"/>
      <w:sz w:val="24"/>
      <w:szCs w:val="24"/>
      <w:lang w:val="fr-CA" w:eastAsia="ar-SA"/>
    </w:rPr>
  </w:style>
  <w:style w:type="paragraph" w:styleId="Contenuducadre" w:customStyle="1">
    <w:name w:val="Contenu du cadre"/>
    <w:basedOn w:val="Textoindependiente"/>
  </w:style>
  <w:style w:type="paragraph" w:styleId="Contenudetableau" w:customStyle="1">
    <w:name w:val="Contenu de tableau"/>
    <w:basedOn w:val="Normal"/>
    <w:pPr>
      <w:suppressLineNumbers/>
    </w:pPr>
  </w:style>
  <w:style w:type="paragraph" w:styleId="Titredetableau" w:customStyle="1">
    <w:name w:val="Titre de tableau"/>
    <w:basedOn w:val="Contenudetableau"/>
    <w:pPr>
      <w:jc w:val="center"/>
    </w:pPr>
    <w:rPr>
      <w:b/>
      <w:bCs/>
    </w:rPr>
  </w:style>
  <w:style w:type="paragraph" w:styleId="Prrafodelista">
    <w:name w:val="List Paragraph"/>
    <w:aliases w:val="ListeNormale"/>
    <w:basedOn w:val="Normal"/>
    <w:link w:val="PrrafodelistaCar"/>
    <w:uiPriority w:val="34"/>
    <w:qFormat/>
    <w:rsid w:val="00FD00FC"/>
    <w:pPr>
      <w:ind w:left="720"/>
      <w:contextualSpacing/>
    </w:pPr>
  </w:style>
  <w:style w:type="character" w:styleId="PrrafodelistaCar" w:customStyle="1">
    <w:name w:val="Párrafo de lista Car"/>
    <w:aliases w:val="ListeNormale Car"/>
    <w:basedOn w:val="Fuentedeprrafopredeter"/>
    <w:link w:val="Prrafodelista"/>
    <w:uiPriority w:val="34"/>
    <w:rsid w:val="007B5BB6"/>
    <w:rPr>
      <w:rFonts w:ascii="Arial" w:hAnsi="Arial"/>
      <w:sz w:val="24"/>
      <w:szCs w:val="24"/>
      <w:lang w:val="fr-CA" w:eastAsia="ar-SA"/>
    </w:rPr>
  </w:style>
  <w:style w:type="paragraph" w:styleId="Textodeglobo">
    <w:name w:val="Balloon Text"/>
    <w:basedOn w:val="Normal"/>
    <w:link w:val="TextodegloboCar"/>
    <w:uiPriority w:val="99"/>
    <w:semiHidden/>
    <w:unhideWhenUsed/>
    <w:rsid w:val="00D529B7"/>
    <w:rPr>
      <w:rFonts w:ascii="Tahoma" w:hAnsi="Tahoma" w:cs="Tahoma"/>
      <w:sz w:val="16"/>
      <w:szCs w:val="16"/>
    </w:rPr>
  </w:style>
  <w:style w:type="character" w:styleId="TextodegloboCar" w:customStyle="1">
    <w:name w:val="Texto de globo Car"/>
    <w:basedOn w:val="Fuentedeprrafopredeter"/>
    <w:link w:val="Textodeglobo"/>
    <w:uiPriority w:val="99"/>
    <w:semiHidden/>
    <w:rsid w:val="00D529B7"/>
    <w:rPr>
      <w:rFonts w:ascii="Tahoma" w:hAnsi="Tahoma" w:cs="Tahoma"/>
      <w:sz w:val="16"/>
      <w:szCs w:val="16"/>
      <w:lang w:val="fr-CA" w:eastAsia="ar-SA"/>
    </w:rPr>
  </w:style>
  <w:style w:type="paragraph" w:styleId="TM111" w:customStyle="1">
    <w:name w:val="TM 1.1.1"/>
    <w:basedOn w:val="Ttulo3"/>
    <w:link w:val="TM111Car"/>
    <w:rsid w:val="00D97C6E"/>
    <w:pPr>
      <w:suppressAutoHyphens w:val="0"/>
      <w:ind w:left="720" w:hanging="720"/>
    </w:pPr>
    <w:rPr>
      <w:color w:val="0046FE"/>
      <w:sz w:val="28"/>
      <w:lang w:eastAsia="en-US"/>
    </w:rPr>
  </w:style>
  <w:style w:type="character" w:styleId="TM111Car" w:customStyle="1">
    <w:name w:val="TM 1.1.1 Car"/>
    <w:basedOn w:val="Fuentedeprrafopredeter"/>
    <w:link w:val="TM111"/>
    <w:rsid w:val="00D97C6E"/>
    <w:rPr>
      <w:rFonts w:ascii="Segoe UI" w:hAnsi="Segoe UI" w:cs="Arial"/>
      <w:b/>
      <w:bCs/>
      <w:color w:val="0046FE"/>
      <w:sz w:val="28"/>
      <w:szCs w:val="26"/>
      <w:lang w:val="en-US" w:eastAsia="en-US"/>
    </w:rPr>
  </w:style>
  <w:style w:type="paragraph" w:styleId="TM1111" w:customStyle="1">
    <w:name w:val="TM 1.1.1.1"/>
    <w:basedOn w:val="Ttulo3"/>
    <w:link w:val="TM1111Car"/>
    <w:rsid w:val="00D97C6E"/>
    <w:pPr>
      <w:suppressAutoHyphens w:val="0"/>
    </w:pPr>
    <w:rPr>
      <w:color w:val="0046FE"/>
      <w:sz w:val="28"/>
      <w:lang w:eastAsia="en-US"/>
    </w:rPr>
  </w:style>
  <w:style w:type="character" w:styleId="TM1111Car" w:customStyle="1">
    <w:name w:val="TM 1.1.1.1 Car"/>
    <w:basedOn w:val="Fuentedeprrafopredeter"/>
    <w:link w:val="TM1111"/>
    <w:rsid w:val="00D97C6E"/>
    <w:rPr>
      <w:rFonts w:ascii="Segoe UI" w:hAnsi="Segoe UI" w:cs="Arial"/>
      <w:b/>
      <w:bCs/>
      <w:color w:val="0046FE"/>
      <w:sz w:val="28"/>
      <w:szCs w:val="26"/>
      <w:lang w:val="en-US" w:eastAsia="en-US"/>
    </w:rPr>
  </w:style>
  <w:style w:type="paragraph" w:styleId="RN1" w:customStyle="1">
    <w:name w:val="RN1"/>
    <w:basedOn w:val="Normal"/>
    <w:link w:val="RN1Car"/>
    <w:qFormat/>
    <w:rsid w:val="004A1D5A"/>
    <w:pPr>
      <w:keepNext/>
      <w:suppressAutoHyphens w:val="0"/>
      <w:spacing w:before="240" w:after="60"/>
      <w:outlineLvl w:val="2"/>
    </w:pPr>
    <w:rPr>
      <w:rFonts w:cs="Arial"/>
      <w:b/>
      <w:bCs/>
      <w:color w:val="0046FE"/>
      <w:sz w:val="36"/>
      <w:szCs w:val="26"/>
      <w:lang w:eastAsia="en-US"/>
    </w:rPr>
  </w:style>
  <w:style w:type="character" w:styleId="RN1Car" w:customStyle="1">
    <w:name w:val="RN1 Car"/>
    <w:basedOn w:val="Fuentedeprrafopredeter"/>
    <w:link w:val="RN1"/>
    <w:rsid w:val="004A1D5A"/>
    <w:rPr>
      <w:rFonts w:ascii="Segoe UI" w:hAnsi="Segoe UI" w:cs="Arial"/>
      <w:b/>
      <w:bCs/>
      <w:color w:val="0046FE"/>
      <w:sz w:val="36"/>
      <w:szCs w:val="26"/>
      <w:lang w:val="en-US" w:eastAsia="en-US"/>
    </w:rPr>
  </w:style>
  <w:style w:type="paragraph" w:styleId="RN2" w:customStyle="1">
    <w:name w:val="RN2"/>
    <w:basedOn w:val="Normal"/>
    <w:link w:val="RN2Car"/>
    <w:qFormat/>
    <w:rsid w:val="00D97C6E"/>
    <w:pPr>
      <w:keepNext/>
      <w:pageBreakBefore/>
      <w:suppressAutoHyphens w:val="0"/>
      <w:spacing w:before="240" w:after="60"/>
      <w:outlineLvl w:val="2"/>
    </w:pPr>
    <w:rPr>
      <w:rFonts w:cs="Arial"/>
      <w:b/>
      <w:bCs/>
      <w:color w:val="0046FE"/>
      <w:sz w:val="28"/>
      <w:szCs w:val="26"/>
      <w:lang w:eastAsia="en-US"/>
    </w:rPr>
  </w:style>
  <w:style w:type="character" w:styleId="RN2Car" w:customStyle="1">
    <w:name w:val="RN2 Car"/>
    <w:basedOn w:val="Fuentedeprrafopredeter"/>
    <w:link w:val="RN2"/>
    <w:rsid w:val="00D97C6E"/>
    <w:rPr>
      <w:rFonts w:ascii="Segoe UI" w:hAnsi="Segoe UI" w:cs="Arial"/>
      <w:b/>
      <w:bCs/>
      <w:color w:val="0046FE"/>
      <w:sz w:val="28"/>
      <w:szCs w:val="26"/>
      <w:lang w:val="en-US" w:eastAsia="en-US"/>
    </w:rPr>
  </w:style>
  <w:style w:type="paragraph" w:styleId="RN3" w:customStyle="1">
    <w:name w:val="RN3"/>
    <w:basedOn w:val="RN2"/>
    <w:next w:val="Normal"/>
    <w:link w:val="RN3Car"/>
    <w:qFormat/>
    <w:rsid w:val="00167DC8"/>
    <w:pPr>
      <w:outlineLvl w:val="3"/>
    </w:pPr>
    <w:rPr>
      <w:lang w:val="fr-FR"/>
    </w:rPr>
  </w:style>
  <w:style w:type="character" w:styleId="RN3Car" w:customStyle="1">
    <w:name w:val="RN3 Car"/>
    <w:basedOn w:val="RN2Car"/>
    <w:link w:val="RN3"/>
    <w:rsid w:val="00167DC8"/>
    <w:rPr>
      <w:rFonts w:ascii="Arial" w:hAnsi="Arial" w:cs="Arial"/>
      <w:b/>
      <w:bCs/>
      <w:color w:val="5B9BD5"/>
      <w:sz w:val="28"/>
      <w:szCs w:val="26"/>
      <w:lang w:val="en-US" w:eastAsia="en-US"/>
    </w:rPr>
  </w:style>
  <w:style w:type="paragraph" w:styleId="TM11" w:customStyle="1">
    <w:name w:val="TM 1.1"/>
    <w:basedOn w:val="Ttulo1"/>
    <w:link w:val="TM11Car"/>
    <w:rsid w:val="00DF50FA"/>
    <w:pPr>
      <w:numPr>
        <w:ilvl w:val="1"/>
      </w:numPr>
      <w:suppressAutoHyphens w:val="0"/>
      <w:outlineLvl w:val="1"/>
    </w:pPr>
    <w:rPr>
      <w:sz w:val="28"/>
      <w:lang w:eastAsia="en-US"/>
    </w:rPr>
  </w:style>
  <w:style w:type="character" w:styleId="TM11Car" w:customStyle="1">
    <w:name w:val="TM 1.1 Car"/>
    <w:basedOn w:val="Fuentedeprrafopredeter"/>
    <w:link w:val="TM11"/>
    <w:rsid w:val="00DF50FA"/>
    <w:rPr>
      <w:rFonts w:ascii="Segoe UI" w:hAnsi="Segoe UI" w:cs="Arial"/>
      <w:b/>
      <w:bCs/>
      <w:color w:val="0046FE"/>
      <w:kern w:val="1"/>
      <w:sz w:val="28"/>
      <w:szCs w:val="32"/>
      <w:lang w:val="en-CA" w:eastAsia="en-US"/>
    </w:rPr>
  </w:style>
  <w:style w:type="paragraph" w:styleId="4TituloH4" w:customStyle="1">
    <w:name w:val="4 Titulo/H4"/>
    <w:basedOn w:val="TM1111"/>
    <w:link w:val="4TituloH4Car"/>
    <w:qFormat/>
    <w:rsid w:val="00772D29"/>
    <w:pPr>
      <w:numPr>
        <w:ilvl w:val="3"/>
        <w:numId w:val="10"/>
      </w:numPr>
    </w:pPr>
    <w:rPr>
      <w:sz w:val="24"/>
      <w:lang w:val="es-ES"/>
    </w:rPr>
  </w:style>
  <w:style w:type="character" w:styleId="4TituloH4Car" w:customStyle="1">
    <w:name w:val="4 Titulo/H4 Car"/>
    <w:basedOn w:val="TM1111Car"/>
    <w:link w:val="4TituloH4"/>
    <w:rsid w:val="00772D29"/>
    <w:rPr>
      <w:rFonts w:ascii="Segoe UI" w:hAnsi="Segoe UI" w:cs="Arial"/>
      <w:b/>
      <w:bCs/>
      <w:color w:val="0046FE"/>
      <w:sz w:val="24"/>
      <w:szCs w:val="26"/>
      <w:lang w:val="es-ES" w:eastAsia="en-US"/>
    </w:rPr>
  </w:style>
  <w:style w:type="paragraph" w:styleId="3TituloH3" w:customStyle="1">
    <w:name w:val="3 Titulo/H3"/>
    <w:basedOn w:val="TM111"/>
    <w:next w:val="Normal"/>
    <w:link w:val="3TituloH3Car"/>
    <w:qFormat/>
    <w:rsid w:val="00772D29"/>
    <w:pPr>
      <w:numPr>
        <w:ilvl w:val="2"/>
        <w:numId w:val="10"/>
      </w:numPr>
      <w:spacing w:before="360" w:after="240"/>
    </w:pPr>
    <w:rPr>
      <w:sz w:val="24"/>
      <w:lang w:val="es-ES"/>
    </w:rPr>
  </w:style>
  <w:style w:type="character" w:styleId="3TituloH3Car" w:customStyle="1">
    <w:name w:val="3 Titulo/H3 Car"/>
    <w:basedOn w:val="TM111Car"/>
    <w:link w:val="3TituloH3"/>
    <w:rsid w:val="00772D29"/>
    <w:rPr>
      <w:rFonts w:ascii="Segoe UI" w:hAnsi="Segoe UI" w:cs="Arial"/>
      <w:b/>
      <w:bCs/>
      <w:color w:val="0046FE"/>
      <w:sz w:val="24"/>
      <w:szCs w:val="26"/>
      <w:lang w:val="es-ES" w:eastAsia="en-US"/>
    </w:rPr>
  </w:style>
  <w:style w:type="paragraph" w:styleId="2TituloH2" w:customStyle="1">
    <w:name w:val="2 Titulo/H2"/>
    <w:basedOn w:val="TM11"/>
    <w:next w:val="Normal"/>
    <w:link w:val="2TituloH2Car"/>
    <w:qFormat/>
    <w:rsid w:val="00B235FA"/>
    <w:pPr>
      <w:numPr>
        <w:numId w:val="10"/>
      </w:numPr>
      <w:suppressAutoHyphens/>
      <w:spacing w:before="360" w:after="240"/>
    </w:pPr>
    <w:rPr>
      <w:bCs w:val="0"/>
      <w:lang w:val="es-ES"/>
      <w14:scene3d>
        <w14:camera w14:prst="orthographicFront"/>
        <w14:lightRig w14:rig="threePt" w14:dir="t">
          <w14:rot w14:lat="0" w14:lon="0" w14:rev="0"/>
        </w14:lightRig>
      </w14:scene3d>
    </w:rPr>
  </w:style>
  <w:style w:type="character" w:styleId="2TituloH2Car" w:customStyle="1">
    <w:name w:val="2 Titulo/H2 Car"/>
    <w:basedOn w:val="TM11Car"/>
    <w:link w:val="2TituloH2"/>
    <w:rsid w:val="00B235FA"/>
    <w:rPr>
      <w:rFonts w:ascii="Segoe UI" w:hAnsi="Segoe UI" w:cs="Arial"/>
      <w:b/>
      <w:bCs w:val="0"/>
      <w:color w:val="0046FE"/>
      <w:kern w:val="1"/>
      <w:sz w:val="28"/>
      <w:szCs w:val="32"/>
      <w:lang w:val="es-ES" w:eastAsia="en-US"/>
      <w14:scene3d>
        <w14:camera w14:prst="orthographicFront"/>
        <w14:lightRig w14:rig="threePt" w14:dir="t">
          <w14:rot w14:lat="0" w14:lon="0" w14:rev="0"/>
        </w14:lightRig>
      </w14:scene3d>
    </w:rPr>
  </w:style>
  <w:style w:type="paragraph" w:styleId="CegidSous-titreconfig" w:customStyle="1">
    <w:name w:val="Cegid Sous-titre config"/>
    <w:basedOn w:val="Normal"/>
    <w:next w:val="Normal"/>
    <w:link w:val="CegidSous-titreconfigCar"/>
    <w:qFormat/>
    <w:rsid w:val="008D5366"/>
    <w:rPr>
      <w:b/>
      <w:color w:val="0046FE"/>
      <w:sz w:val="28"/>
      <w:szCs w:val="20"/>
      <w:lang w:eastAsia="en-US"/>
    </w:rPr>
  </w:style>
  <w:style w:type="character" w:styleId="CegidSous-titreconfigCar" w:customStyle="1">
    <w:name w:val="Cegid Sous-titre config Car"/>
    <w:basedOn w:val="Fuentedeprrafopredeter"/>
    <w:link w:val="CegidSous-titreconfig"/>
    <w:rsid w:val="008D5366"/>
    <w:rPr>
      <w:rFonts w:ascii="Segoe UI" w:hAnsi="Segoe UI"/>
      <w:b/>
      <w:color w:val="0046FE"/>
      <w:sz w:val="28"/>
      <w:lang w:val="es-ES" w:eastAsia="en-US"/>
    </w:rPr>
  </w:style>
  <w:style w:type="paragraph" w:styleId="SDY1" w:customStyle="1">
    <w:name w:val="SDY 1"/>
    <w:basedOn w:val="Paragraphedeliste1"/>
    <w:link w:val="SDY1Car"/>
    <w:rsid w:val="00AD0A87"/>
    <w:pPr>
      <w:numPr>
        <w:numId w:val="1"/>
      </w:numPr>
      <w:spacing w:after="0" w:line="259" w:lineRule="auto"/>
    </w:pPr>
    <w:rPr>
      <w:rFonts w:eastAsia="SimSun" w:cs="font314"/>
      <w:b/>
      <w:color w:val="525252" w:themeColor="accent5" w:themeShade="80"/>
      <w:kern w:val="1"/>
    </w:rPr>
  </w:style>
  <w:style w:type="character" w:styleId="SDY1Car" w:customStyle="1">
    <w:name w:val="SDY 1 Car"/>
    <w:basedOn w:val="Fuentedeprrafopredeter"/>
    <w:link w:val="SDY1"/>
    <w:rsid w:val="00AD0A87"/>
    <w:rPr>
      <w:rFonts w:ascii="Calibri" w:hAnsi="Calibri" w:eastAsia="SimSun" w:cs="font314"/>
      <w:b/>
      <w:color w:val="525252" w:themeColor="accent5" w:themeShade="80"/>
      <w:kern w:val="1"/>
      <w:sz w:val="22"/>
      <w:szCs w:val="22"/>
      <w:lang w:val="en-US" w:eastAsia="ar-SA"/>
    </w:rPr>
  </w:style>
  <w:style w:type="paragraph" w:styleId="SDY2" w:customStyle="1">
    <w:name w:val="SDY 2"/>
    <w:basedOn w:val="Paragraphedeliste1"/>
    <w:rsid w:val="00AD0A87"/>
    <w:pPr>
      <w:numPr>
        <w:ilvl w:val="1"/>
        <w:numId w:val="1"/>
      </w:numPr>
      <w:spacing w:after="0" w:line="259" w:lineRule="auto"/>
    </w:pPr>
    <w:rPr>
      <w:rFonts w:eastAsia="SimSun" w:cs="font314"/>
      <w:color w:val="525252" w:themeColor="accent5" w:themeShade="80"/>
      <w:kern w:val="1"/>
    </w:rPr>
  </w:style>
  <w:style w:type="paragraph" w:styleId="Textocomentario">
    <w:name w:val="annotation text"/>
    <w:basedOn w:val="Normal"/>
    <w:link w:val="TextocomentarioCar"/>
    <w:uiPriority w:val="99"/>
    <w:unhideWhenUsed/>
    <w:rsid w:val="00AD0A87"/>
    <w:rPr>
      <w:szCs w:val="20"/>
    </w:rPr>
  </w:style>
  <w:style w:type="character" w:styleId="TextocomentarioCar" w:customStyle="1">
    <w:name w:val="Texto comentario Car"/>
    <w:basedOn w:val="Fuentedeprrafopredeter"/>
    <w:link w:val="Textocomentario"/>
    <w:uiPriority w:val="99"/>
    <w:rsid w:val="00AD0A87"/>
    <w:rPr>
      <w:rFonts w:ascii="Arial" w:hAnsi="Arial"/>
      <w:lang w:val="fr-CA" w:eastAsia="ar-SA"/>
    </w:rPr>
  </w:style>
  <w:style w:type="character" w:styleId="AsuntodelcomentarioCar" w:customStyle="1">
    <w:name w:val="Asunto del comentario Car"/>
    <w:basedOn w:val="TextocomentarioCar"/>
    <w:link w:val="Asuntodelcomentario"/>
    <w:uiPriority w:val="99"/>
    <w:semiHidden/>
    <w:rsid w:val="00AD0A87"/>
    <w:rPr>
      <w:rFonts w:ascii="Arial" w:hAnsi="Arial"/>
      <w:b/>
      <w:bCs/>
      <w:lang w:val="fr-CA" w:eastAsia="ar-SA"/>
    </w:rPr>
  </w:style>
  <w:style w:type="paragraph" w:styleId="Asuntodelcomentario">
    <w:name w:val="annotation subject"/>
    <w:basedOn w:val="Textocomentario"/>
    <w:next w:val="Textocomentario"/>
    <w:link w:val="AsuntodelcomentarioCar"/>
    <w:uiPriority w:val="99"/>
    <w:semiHidden/>
    <w:unhideWhenUsed/>
    <w:rsid w:val="00AD0A87"/>
    <w:rPr>
      <w:b/>
      <w:bCs/>
    </w:rPr>
  </w:style>
  <w:style w:type="paragraph" w:styleId="Revisin">
    <w:name w:val="Revision"/>
    <w:hidden/>
    <w:uiPriority w:val="99"/>
    <w:semiHidden/>
    <w:rsid w:val="004758A2"/>
    <w:rPr>
      <w:rFonts w:ascii="Arial" w:hAnsi="Arial"/>
      <w:szCs w:val="24"/>
      <w:lang w:val="fr-CA" w:eastAsia="ar-SA"/>
    </w:rPr>
  </w:style>
  <w:style w:type="table" w:styleId="Tablaconcuadrcula">
    <w:name w:val="Table Grid"/>
    <w:basedOn w:val="Tablanormal"/>
    <w:uiPriority w:val="39"/>
    <w:rsid w:val="004758A2"/>
    <w:rPr>
      <w:rFonts w:asciiTheme="minorHAnsi" w:hAnsiTheme="minorHAnsi" w:eastAsiaTheme="minorHAnsi" w:cstheme="minorBidi"/>
      <w:sz w:val="22"/>
      <w:szCs w:val="22"/>
      <w:lang w:val="fr-CA"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A21C33"/>
    <w:rPr>
      <w:sz w:val="16"/>
      <w:szCs w:val="16"/>
    </w:rPr>
  </w:style>
  <w:style w:type="paragraph" w:styleId="TtuloTDC">
    <w:name w:val="TOC Heading"/>
    <w:basedOn w:val="Ttulo1"/>
    <w:next w:val="Normal"/>
    <w:uiPriority w:val="39"/>
    <w:unhideWhenUsed/>
    <w:qFormat/>
    <w:rsid w:val="00826F2A"/>
    <w:pPr>
      <w:keepLines/>
      <w:suppressAutoHyphens w:val="0"/>
      <w:spacing w:after="0" w:line="259" w:lineRule="auto"/>
      <w:jc w:val="center"/>
      <w:outlineLvl w:val="9"/>
    </w:pPr>
    <w:rPr>
      <w:rFonts w:eastAsiaTheme="majorEastAsia" w:cstheme="majorBidi"/>
      <w:bCs w:val="0"/>
      <w:kern w:val="0"/>
      <w:sz w:val="32"/>
      <w:lang w:val="fr-CA" w:eastAsia="fr-CA"/>
    </w:rPr>
  </w:style>
  <w:style w:type="numbering" w:styleId="Titre2018-Heading1" w:customStyle="1">
    <w:name w:val="Titre 2018 - Heading 1"/>
    <w:uiPriority w:val="99"/>
    <w:rsid w:val="00E43B20"/>
    <w:pPr>
      <w:numPr>
        <w:numId w:val="2"/>
      </w:numPr>
    </w:pPr>
  </w:style>
  <w:style w:type="character" w:styleId="TexteCar" w:customStyle="1">
    <w:name w:val="Texte Car"/>
    <w:link w:val="Texte"/>
    <w:rsid w:val="0069183D"/>
    <w:rPr>
      <w:rFonts w:ascii="Arial" w:hAnsi="Arial"/>
      <w:lang w:val="fr-CA" w:eastAsia="ar-SA"/>
    </w:rPr>
  </w:style>
  <w:style w:type="paragraph" w:styleId="Textosinformato">
    <w:name w:val="Plain Text"/>
    <w:basedOn w:val="Normal"/>
    <w:link w:val="TextosinformatoCar"/>
    <w:uiPriority w:val="99"/>
    <w:unhideWhenUsed/>
    <w:rsid w:val="0064670E"/>
    <w:pPr>
      <w:suppressAutoHyphens w:val="0"/>
    </w:pPr>
    <w:rPr>
      <w:rFonts w:ascii="Calibri" w:hAnsi="Calibri" w:cs="Consolas" w:eastAsiaTheme="minorHAnsi"/>
      <w:szCs w:val="21"/>
      <w:lang w:eastAsia="en-US"/>
    </w:rPr>
  </w:style>
  <w:style w:type="character" w:styleId="TextosinformatoCar" w:customStyle="1">
    <w:name w:val="Texto sin formato Car"/>
    <w:basedOn w:val="Fuentedeprrafopredeter"/>
    <w:link w:val="Textosinformato"/>
    <w:uiPriority w:val="99"/>
    <w:rsid w:val="0064670E"/>
    <w:rPr>
      <w:rFonts w:ascii="Calibri" w:hAnsi="Calibri" w:cs="Consolas" w:eastAsiaTheme="minorHAnsi"/>
      <w:sz w:val="22"/>
      <w:szCs w:val="21"/>
      <w:lang w:val="fr-CA" w:eastAsia="en-US"/>
    </w:rPr>
  </w:style>
  <w:style w:type="character" w:styleId="rphighlightallclass" w:customStyle="1">
    <w:name w:val="rphighlightallclass"/>
    <w:basedOn w:val="Fuentedeprrafopredeter"/>
    <w:rsid w:val="006B716C"/>
  </w:style>
  <w:style w:type="paragraph" w:styleId="NormalWeb">
    <w:name w:val="Normal (Web)"/>
    <w:basedOn w:val="Normal"/>
    <w:uiPriority w:val="99"/>
    <w:unhideWhenUsed/>
    <w:rsid w:val="001A3D3E"/>
    <w:pPr>
      <w:suppressAutoHyphens w:val="0"/>
      <w:spacing w:before="100" w:beforeAutospacing="1" w:after="100" w:afterAutospacing="1"/>
    </w:pPr>
    <w:rPr>
      <w:rFonts w:ascii="Times New Roman" w:hAnsi="Times New Roman" w:eastAsiaTheme="minorEastAsia"/>
      <w:sz w:val="24"/>
      <w:lang w:eastAsia="en-US"/>
    </w:rPr>
  </w:style>
  <w:style w:type="character" w:styleId="ParagraphedelisteCar1" w:customStyle="1">
    <w:name w:val="Paragraphe de liste Car1"/>
    <w:aliases w:val="ListeNormale Car1"/>
    <w:basedOn w:val="Fuentedeprrafopredeter"/>
    <w:uiPriority w:val="34"/>
    <w:rsid w:val="009F59DD"/>
    <w:rPr>
      <w:rFonts w:ascii="Arial" w:hAnsi="Arial"/>
      <w:sz w:val="24"/>
      <w:szCs w:val="24"/>
      <w:lang w:val="fr-CA" w:eastAsia="ar-SA"/>
    </w:rPr>
  </w:style>
  <w:style w:type="table" w:styleId="TableGrid1" w:customStyle="1">
    <w:name w:val="Table Grid1"/>
    <w:basedOn w:val="Tablanormal"/>
    <w:next w:val="Tablaconcuadrcula"/>
    <w:uiPriority w:val="39"/>
    <w:rsid w:val="00C1373C"/>
    <w:rPr>
      <w:rFonts w:asciiTheme="minorHAnsi" w:hAnsiTheme="minorHAnsi" w:eastAsiaTheme="minorHAnsi" w:cstheme="minorBidi"/>
      <w:sz w:val="22"/>
      <w:szCs w:val="22"/>
      <w:lang w:val="fr-CA"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nonrsolue1" w:customStyle="1">
    <w:name w:val="Mention non résolue1"/>
    <w:basedOn w:val="Fuentedeprrafopredeter"/>
    <w:uiPriority w:val="99"/>
    <w:semiHidden/>
    <w:unhideWhenUsed/>
    <w:rsid w:val="008F1881"/>
    <w:rPr>
      <w:color w:val="808080"/>
      <w:shd w:val="clear" w:color="auto" w:fill="E6E6E6"/>
    </w:rPr>
  </w:style>
  <w:style w:type="character" w:styleId="Mentionnonrsolue2" w:customStyle="1">
    <w:name w:val="Mention non résolue2"/>
    <w:basedOn w:val="Fuentedeprrafopredeter"/>
    <w:uiPriority w:val="99"/>
    <w:semiHidden/>
    <w:unhideWhenUsed/>
    <w:rsid w:val="008D598D"/>
    <w:rPr>
      <w:color w:val="808080"/>
      <w:shd w:val="clear" w:color="auto" w:fill="E6E6E6"/>
    </w:rPr>
  </w:style>
  <w:style w:type="paragraph" w:styleId="Sinespaciado">
    <w:name w:val="No Spacing"/>
    <w:aliases w:val="Cegid Texte Normal Sans interligne"/>
    <w:uiPriority w:val="1"/>
    <w:qFormat/>
    <w:rsid w:val="00C45FBF"/>
    <w:pPr>
      <w:suppressAutoHyphens/>
    </w:pPr>
    <w:rPr>
      <w:rFonts w:ascii="Segoe UI" w:hAnsi="Segoe UI" w:eastAsiaTheme="minorHAnsi"/>
      <w:color w:val="002C52"/>
      <w:sz w:val="22"/>
      <w:szCs w:val="24"/>
      <w:lang w:val="es-ES" w:eastAsia="ar-SA"/>
    </w:rPr>
  </w:style>
  <w:style w:type="paragraph" w:styleId="Cita">
    <w:name w:val="Quote"/>
    <w:aliases w:val="Cegid Texte Exergue"/>
    <w:basedOn w:val="Normal"/>
    <w:next w:val="Normal"/>
    <w:link w:val="CitaCar"/>
    <w:qFormat/>
    <w:rsid w:val="00F55CE2"/>
    <w:pPr>
      <w:spacing w:before="100" w:beforeAutospacing="1" w:after="100" w:afterAutospacing="1"/>
      <w:ind w:left="567" w:right="561"/>
    </w:pPr>
    <w:rPr>
      <w:b/>
      <w:i/>
      <w:iCs/>
      <w:color w:val="FF5C35"/>
    </w:rPr>
  </w:style>
  <w:style w:type="character" w:styleId="CitaCar" w:customStyle="1">
    <w:name w:val="Cita Car"/>
    <w:aliases w:val="Cegid Texte Exergue Car"/>
    <w:basedOn w:val="Fuentedeprrafopredeter"/>
    <w:link w:val="Cita"/>
    <w:rsid w:val="00F55CE2"/>
    <w:rPr>
      <w:rFonts w:ascii="Segoe UI" w:hAnsi="Segoe UI"/>
      <w:b/>
      <w:i/>
      <w:iCs/>
      <w:color w:val="FF5C35"/>
      <w:sz w:val="22"/>
      <w:szCs w:val="24"/>
      <w:lang w:eastAsia="ar-SA"/>
    </w:rPr>
  </w:style>
  <w:style w:type="paragraph" w:styleId="TITRE2018" w:customStyle="1">
    <w:name w:val="TITRE 2018"/>
    <w:basedOn w:val="Normal"/>
    <w:next w:val="Normal"/>
    <w:link w:val="TITRE2018Car"/>
    <w:qFormat/>
    <w:rsid w:val="00745EB4"/>
    <w:pPr>
      <w:keepNext/>
      <w:keepLines/>
      <w:pageBreakBefore/>
      <w:shd w:val="clear" w:color="auto" w:fill="FF5C35"/>
      <w:suppressAutoHyphens w:val="0"/>
      <w:spacing w:before="120"/>
      <w:contextualSpacing/>
      <w:outlineLvl w:val="0"/>
    </w:pPr>
    <w:rPr>
      <w:rFonts w:cs="Tahoma"/>
      <w:b/>
      <w:smallCaps/>
      <w:color w:val="FFFFFF" w:themeColor="background1"/>
      <w:kern w:val="32"/>
      <w:sz w:val="32"/>
      <w:szCs w:val="20"/>
      <w:lang w:eastAsia="fr-FR"/>
    </w:rPr>
  </w:style>
  <w:style w:type="character" w:styleId="TITRE2018Car" w:customStyle="1">
    <w:name w:val="TITRE 2018 Car"/>
    <w:basedOn w:val="Fuentedeprrafopredeter"/>
    <w:link w:val="TITRE2018"/>
    <w:rsid w:val="00745EB4"/>
    <w:rPr>
      <w:rFonts w:ascii="Segoe UI" w:hAnsi="Segoe UI" w:cs="Tahoma"/>
      <w:b/>
      <w:smallCaps/>
      <w:color w:val="FFFFFF" w:themeColor="background1"/>
      <w:kern w:val="32"/>
      <w:sz w:val="32"/>
      <w:shd w:val="clear" w:color="auto" w:fill="FF5C35"/>
      <w:lang w:val="en-US"/>
    </w:rPr>
  </w:style>
  <w:style w:type="paragraph" w:styleId="Notez" w:customStyle="1">
    <w:name w:val="Notez"/>
    <w:basedOn w:val="Normal"/>
    <w:next w:val="Normal"/>
    <w:rsid w:val="00AC4B04"/>
    <w:pPr>
      <w:keepLines/>
      <w:numPr>
        <w:numId w:val="3"/>
      </w:numPr>
      <w:tabs>
        <w:tab w:val="clear" w:pos="814"/>
        <w:tab w:val="left" w:pos="680"/>
      </w:tabs>
      <w:suppressAutoHyphens w:val="0"/>
      <w:spacing w:before="120" w:after="0" w:line="288" w:lineRule="auto"/>
      <w:ind w:left="454" w:firstLine="0"/>
      <w:contextualSpacing/>
    </w:pPr>
    <w:rPr>
      <w:b/>
      <w:sz w:val="20"/>
      <w:szCs w:val="20"/>
      <w:lang w:eastAsia="fr-FR"/>
    </w:rPr>
  </w:style>
  <w:style w:type="paragraph" w:styleId="CegidSous-titre" w:customStyle="1">
    <w:name w:val="Cegid Sous-titre"/>
    <w:basedOn w:val="Normal"/>
    <w:next w:val="Normal"/>
    <w:qFormat/>
    <w:rsid w:val="008D5366"/>
    <w:pPr>
      <w:tabs>
        <w:tab w:val="left" w:pos="340"/>
      </w:tabs>
      <w:suppressAutoHyphens w:val="0"/>
    </w:pPr>
    <w:rPr>
      <w:rFonts w:cs="Segoe UI" w:eastAsiaTheme="minorHAnsi"/>
      <w:b/>
      <w:color w:val="0046FE"/>
      <w:sz w:val="28"/>
      <w:szCs w:val="28"/>
      <w:lang w:eastAsia="en-US"/>
    </w:rPr>
  </w:style>
  <w:style w:type="paragraph" w:styleId="CegidTexteGras" w:customStyle="1">
    <w:name w:val="Cegid Texte Gras"/>
    <w:basedOn w:val="Normal"/>
    <w:qFormat/>
    <w:rsid w:val="00426739"/>
    <w:pPr>
      <w:suppressAutoHyphens w:val="0"/>
      <w:spacing w:after="0" w:line="280" w:lineRule="exact"/>
    </w:pPr>
    <w:rPr>
      <w:rFonts w:cs="Segoe UI" w:eastAsiaTheme="minorHAnsi"/>
      <w:b/>
      <w:szCs w:val="20"/>
      <w:lang w:eastAsia="en-US"/>
    </w:rPr>
  </w:style>
  <w:style w:type="table" w:styleId="Listaclara-nfasis1">
    <w:name w:val="Light List Accent 1"/>
    <w:basedOn w:val="Tablanormal"/>
    <w:uiPriority w:val="61"/>
    <w:rsid w:val="00CD790E"/>
    <w:tblPr>
      <w:tblStyleRowBandSize w:val="1"/>
      <w:tblStyleColBandSize w:val="1"/>
      <w:tblBorders>
        <w:top w:val="single" w:color="002C52" w:themeColor="accent1" w:sz="8" w:space="0"/>
        <w:left w:val="single" w:color="002C52" w:themeColor="accent1" w:sz="8" w:space="0"/>
        <w:bottom w:val="single" w:color="002C52" w:themeColor="accent1" w:sz="8" w:space="0"/>
        <w:right w:val="single" w:color="002C52" w:themeColor="accent1" w:sz="8" w:space="0"/>
      </w:tblBorders>
    </w:tblPr>
    <w:tblStylePr w:type="firstRow">
      <w:pPr>
        <w:spacing w:before="0" w:after="0" w:line="240" w:lineRule="auto"/>
      </w:pPr>
      <w:rPr>
        <w:b/>
        <w:bCs/>
        <w:color w:val="FFFFFF" w:themeColor="background1"/>
      </w:rPr>
      <w:tblPr/>
      <w:tcPr>
        <w:shd w:val="clear" w:color="auto" w:fill="002C52" w:themeFill="accent1"/>
      </w:tcPr>
    </w:tblStylePr>
    <w:tblStylePr w:type="lastRow">
      <w:pPr>
        <w:spacing w:before="0" w:after="0" w:line="240" w:lineRule="auto"/>
      </w:pPr>
      <w:rPr>
        <w:b/>
        <w:bCs/>
      </w:rPr>
      <w:tblPr/>
      <w:tcPr>
        <w:tcBorders>
          <w:top w:val="double" w:color="002C52" w:themeColor="accent1" w:sz="6" w:space="0"/>
          <w:left w:val="single" w:color="002C52" w:themeColor="accent1" w:sz="8" w:space="0"/>
          <w:bottom w:val="single" w:color="002C52" w:themeColor="accent1" w:sz="8" w:space="0"/>
          <w:right w:val="single" w:color="002C52" w:themeColor="accent1" w:sz="8" w:space="0"/>
        </w:tcBorders>
      </w:tcPr>
    </w:tblStylePr>
    <w:tblStylePr w:type="firstCol">
      <w:rPr>
        <w:b/>
        <w:bCs/>
      </w:rPr>
    </w:tblStylePr>
    <w:tblStylePr w:type="lastCol">
      <w:rPr>
        <w:b/>
        <w:bCs/>
      </w:rPr>
    </w:tblStylePr>
    <w:tblStylePr w:type="band1Vert">
      <w:tblPr/>
      <w:tcPr>
        <w:tcBorders>
          <w:top w:val="single" w:color="002C52" w:themeColor="accent1" w:sz="8" w:space="0"/>
          <w:left w:val="single" w:color="002C52" w:themeColor="accent1" w:sz="8" w:space="0"/>
          <w:bottom w:val="single" w:color="002C52" w:themeColor="accent1" w:sz="8" w:space="0"/>
          <w:right w:val="single" w:color="002C52" w:themeColor="accent1" w:sz="8" w:space="0"/>
        </w:tcBorders>
      </w:tcPr>
    </w:tblStylePr>
    <w:tblStylePr w:type="band1Horz">
      <w:tblPr/>
      <w:tcPr>
        <w:tcBorders>
          <w:top w:val="single" w:color="002C52" w:themeColor="accent1" w:sz="8" w:space="0"/>
          <w:left w:val="single" w:color="002C52" w:themeColor="accent1" w:sz="8" w:space="0"/>
          <w:bottom w:val="single" w:color="002C52" w:themeColor="accent1" w:sz="8" w:space="0"/>
          <w:right w:val="single" w:color="002C52" w:themeColor="accent1" w:sz="8" w:space="0"/>
        </w:tcBorders>
      </w:tcPr>
    </w:tblStylePr>
  </w:style>
  <w:style w:type="table" w:styleId="Listamedia2">
    <w:name w:val="Medium List 2"/>
    <w:basedOn w:val="Tablanormal"/>
    <w:uiPriority w:val="66"/>
    <w:rsid w:val="00CD790E"/>
    <w:rPr>
      <w:rFonts w:asciiTheme="majorHAnsi" w:hAnsiTheme="majorHAnsi" w:eastAsiaTheme="majorEastAsia" w:cstheme="majorBidi"/>
      <w:color w:val="002C52" w:themeColor="text1"/>
      <w:sz w:val="22"/>
      <w:szCs w:val="22"/>
      <w:lang w:eastAsia="en-US"/>
    </w:rPr>
    <w:tblPr>
      <w:tblStyleRowBandSize w:val="1"/>
      <w:tblStyleColBandSize w:val="1"/>
      <w:tblBorders>
        <w:top w:val="single" w:color="002C52" w:themeColor="text1" w:sz="8" w:space="0"/>
        <w:left w:val="single" w:color="002C52" w:themeColor="text1" w:sz="8" w:space="0"/>
        <w:bottom w:val="single" w:color="002C52" w:themeColor="text1" w:sz="8" w:space="0"/>
        <w:right w:val="single" w:color="002C52" w:themeColor="text1" w:sz="8" w:space="0"/>
      </w:tblBorders>
    </w:tblPr>
    <w:tblStylePr w:type="firstRow">
      <w:rPr>
        <w:sz w:val="24"/>
        <w:szCs w:val="24"/>
      </w:rPr>
      <w:tblPr/>
      <w:tcPr>
        <w:tcBorders>
          <w:top w:val="nil"/>
          <w:left w:val="nil"/>
          <w:bottom w:val="single" w:color="002C52" w:themeColor="text1" w:sz="24" w:space="0"/>
          <w:right w:val="nil"/>
          <w:insideH w:val="nil"/>
          <w:insideV w:val="nil"/>
        </w:tcBorders>
        <w:shd w:val="clear" w:color="auto" w:fill="FFFFFF" w:themeFill="background1"/>
      </w:tcPr>
    </w:tblStylePr>
    <w:tblStylePr w:type="lastRow">
      <w:tblPr/>
      <w:tcPr>
        <w:tcBorders>
          <w:top w:val="single" w:color="002C52"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2C52" w:themeColor="text1" w:sz="8" w:space="0"/>
          <w:insideH w:val="nil"/>
          <w:insideV w:val="nil"/>
        </w:tcBorders>
        <w:shd w:val="clear" w:color="auto" w:fill="FFFFFF" w:themeFill="background1"/>
      </w:tcPr>
    </w:tblStylePr>
    <w:tblStylePr w:type="lastCol">
      <w:tblPr/>
      <w:tcPr>
        <w:tcBorders>
          <w:top w:val="nil"/>
          <w:left w:val="single" w:color="002C52"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5CDFF" w:themeFill="text1" w:themeFillTint="3F"/>
      </w:tcPr>
    </w:tblStylePr>
    <w:tblStylePr w:type="band1Horz">
      <w:tblPr/>
      <w:tcPr>
        <w:tcBorders>
          <w:top w:val="nil"/>
          <w:bottom w:val="nil"/>
          <w:insideH w:val="nil"/>
          <w:insideV w:val="nil"/>
        </w:tcBorders>
        <w:shd w:val="clear" w:color="auto" w:fill="95CD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D790E"/>
    <w:rPr>
      <w:rFonts w:asciiTheme="majorHAnsi" w:hAnsiTheme="majorHAnsi" w:eastAsiaTheme="majorEastAsia" w:cstheme="majorBidi"/>
      <w:color w:val="002C52" w:themeColor="text1"/>
      <w:sz w:val="22"/>
      <w:szCs w:val="22"/>
      <w:lang w:eastAsia="en-US"/>
    </w:rPr>
    <w:tblPr>
      <w:tblStyleRowBandSize w:val="1"/>
      <w:tblStyleColBandSize w:val="1"/>
      <w:tblBorders>
        <w:top w:val="single" w:color="002C52" w:themeColor="accent1" w:sz="8" w:space="0"/>
        <w:left w:val="single" w:color="002C52" w:themeColor="accent1" w:sz="8" w:space="0"/>
        <w:bottom w:val="single" w:color="002C52" w:themeColor="accent1" w:sz="8" w:space="0"/>
        <w:right w:val="single" w:color="002C52" w:themeColor="accent1" w:sz="8" w:space="0"/>
      </w:tblBorders>
    </w:tblPr>
    <w:tblStylePr w:type="firstRow">
      <w:rPr>
        <w:sz w:val="24"/>
        <w:szCs w:val="24"/>
      </w:rPr>
      <w:tblPr/>
      <w:tcPr>
        <w:tcBorders>
          <w:top w:val="nil"/>
          <w:left w:val="nil"/>
          <w:bottom w:val="single" w:color="002C52" w:themeColor="accent1" w:sz="24" w:space="0"/>
          <w:right w:val="nil"/>
          <w:insideH w:val="nil"/>
          <w:insideV w:val="nil"/>
        </w:tcBorders>
        <w:shd w:val="clear" w:color="auto" w:fill="FFFFFF" w:themeFill="background1"/>
      </w:tcPr>
    </w:tblStylePr>
    <w:tblStylePr w:type="lastRow">
      <w:tblPr/>
      <w:tcPr>
        <w:tcBorders>
          <w:top w:val="single" w:color="002C5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2C52" w:themeColor="accent1" w:sz="8" w:space="0"/>
          <w:insideH w:val="nil"/>
          <w:insideV w:val="nil"/>
        </w:tcBorders>
        <w:shd w:val="clear" w:color="auto" w:fill="FFFFFF" w:themeFill="background1"/>
      </w:tcPr>
    </w:tblStylePr>
    <w:tblStylePr w:type="lastCol">
      <w:tblPr/>
      <w:tcPr>
        <w:tcBorders>
          <w:top w:val="nil"/>
          <w:left w:val="single" w:color="002C5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5CDFF" w:themeFill="accent1" w:themeFillTint="3F"/>
      </w:tcPr>
    </w:tblStylePr>
    <w:tblStylePr w:type="band1Horz">
      <w:tblPr/>
      <w:tcPr>
        <w:tcBorders>
          <w:top w:val="nil"/>
          <w:bottom w:val="nil"/>
          <w:insideH w:val="nil"/>
          <w:insideV w:val="nil"/>
        </w:tcBorders>
        <w:shd w:val="clear" w:color="auto" w:fill="95C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Paragraphedeliste36" w:customStyle="1">
    <w:name w:val="Paragraphe de liste36"/>
    <w:basedOn w:val="Normal"/>
    <w:rsid w:val="00CD790E"/>
    <w:pPr>
      <w:keepLines/>
      <w:numPr>
        <w:numId w:val="4"/>
      </w:numPr>
      <w:suppressAutoHyphens w:val="0"/>
      <w:spacing w:before="60" w:after="0" w:line="288" w:lineRule="auto"/>
      <w:jc w:val="left"/>
    </w:pPr>
    <w:rPr>
      <w:rFonts w:ascii="Tahoma" w:hAnsi="Tahoma"/>
      <w:color w:val="auto"/>
      <w:sz w:val="16"/>
      <w:szCs w:val="20"/>
      <w:lang w:eastAsia="fr-FR"/>
    </w:rPr>
  </w:style>
  <w:style w:type="paragraph" w:styleId="Style3" w:customStyle="1">
    <w:name w:val="Style3"/>
    <w:basedOn w:val="Normal"/>
    <w:link w:val="Style3Car"/>
    <w:qFormat/>
    <w:rsid w:val="00CD790E"/>
    <w:pPr>
      <w:keepNext/>
      <w:keepLines/>
      <w:pageBreakBefore/>
      <w:shd w:val="clear" w:color="auto" w:fill="0046FE"/>
      <w:tabs>
        <w:tab w:val="num" w:pos="360"/>
      </w:tabs>
      <w:suppressAutoHyphens w:val="0"/>
      <w:spacing w:line="360" w:lineRule="auto"/>
      <w:ind w:left="454" w:right="27"/>
      <w:jc w:val="left"/>
      <w:outlineLvl w:val="0"/>
    </w:pPr>
    <w:rPr>
      <w:rFonts w:cs="Tahoma"/>
      <w:bCs/>
      <w:color w:val="FFFFFF" w:themeColor="background1"/>
      <w:sz w:val="32"/>
      <w:szCs w:val="20"/>
      <w:lang w:eastAsia="fr-FR"/>
    </w:rPr>
  </w:style>
  <w:style w:type="character" w:styleId="Style3Car" w:customStyle="1">
    <w:name w:val="Style3 Car"/>
    <w:basedOn w:val="Fuentedeprrafopredeter"/>
    <w:link w:val="Style3"/>
    <w:rsid w:val="00CD790E"/>
    <w:rPr>
      <w:rFonts w:ascii="Segoe UI" w:hAnsi="Segoe UI" w:cs="Tahoma"/>
      <w:bCs/>
      <w:color w:val="FFFFFF" w:themeColor="background1"/>
      <w:sz w:val="32"/>
      <w:shd w:val="clear" w:color="auto" w:fill="0046FE"/>
    </w:rPr>
  </w:style>
  <w:style w:type="paragraph" w:styleId="Note2018" w:customStyle="1">
    <w:name w:val="Note 2018"/>
    <w:basedOn w:val="Normal"/>
    <w:next w:val="Normal"/>
    <w:autoRedefine/>
    <w:qFormat/>
    <w:rsid w:val="00A639F5"/>
    <w:pPr>
      <w:keepLines/>
      <w:numPr>
        <w:numId w:val="5"/>
      </w:numPr>
      <w:suppressAutoHyphens w:val="0"/>
      <w:ind w:left="567" w:hanging="567"/>
    </w:pPr>
    <w:rPr>
      <w:szCs w:val="16"/>
      <w:lang w:eastAsia="fr-FR"/>
    </w:rPr>
  </w:style>
  <w:style w:type="paragraph" w:styleId="Attention2018" w:customStyle="1">
    <w:name w:val="Attention 2018"/>
    <w:basedOn w:val="Normal"/>
    <w:next w:val="Normal"/>
    <w:autoRedefine/>
    <w:qFormat/>
    <w:rsid w:val="00514C66"/>
    <w:pPr>
      <w:keepLines/>
      <w:numPr>
        <w:numId w:val="6"/>
      </w:numPr>
      <w:ind w:left="567" w:hanging="567"/>
    </w:pPr>
    <w:rPr>
      <w:szCs w:val="20"/>
      <w:lang w:eastAsia="fr-FR"/>
    </w:rPr>
  </w:style>
  <w:style w:type="paragraph" w:styleId="Titre2New" w:customStyle="1">
    <w:name w:val="Titre 2 New"/>
    <w:basedOn w:val="Ttulo2"/>
    <w:link w:val="Titre2NewCar"/>
    <w:qFormat/>
    <w:rsid w:val="00CD790E"/>
    <w:pPr>
      <w:keepLines/>
      <w:shd w:val="clear" w:color="auto" w:fill="0046FE"/>
      <w:suppressAutoHyphens w:val="0"/>
      <w:spacing w:before="600" w:after="240"/>
      <w:ind w:left="454"/>
    </w:pPr>
    <w:rPr>
      <w:rFonts w:cs="Tahoma"/>
      <w:b w:val="0"/>
      <w:iCs w:val="0"/>
      <w:color w:val="FFFFFF" w:themeColor="background1"/>
      <w:szCs w:val="20"/>
      <w:lang w:eastAsia="fr-FR"/>
    </w:rPr>
  </w:style>
  <w:style w:type="character" w:styleId="Titre2NewCar" w:customStyle="1">
    <w:name w:val="Titre 2 New Car"/>
    <w:basedOn w:val="Fuentedeprrafopredeter"/>
    <w:link w:val="Titre2New"/>
    <w:rsid w:val="00CD790E"/>
    <w:rPr>
      <w:rFonts w:ascii="Segoe UI" w:hAnsi="Segoe UI" w:cs="Tahoma"/>
      <w:bCs/>
      <w:color w:val="FFFFFF" w:themeColor="background1"/>
      <w:sz w:val="28"/>
      <w:shd w:val="clear" w:color="auto" w:fill="0046FE"/>
    </w:rPr>
  </w:style>
  <w:style w:type="paragraph" w:styleId="Zoom2018" w:customStyle="1">
    <w:name w:val="Zoom 2018"/>
    <w:basedOn w:val="Normal"/>
    <w:next w:val="Normal"/>
    <w:link w:val="Zoom2018Car"/>
    <w:qFormat/>
    <w:rsid w:val="00A639F5"/>
    <w:pPr>
      <w:numPr>
        <w:numId w:val="7"/>
      </w:numPr>
      <w:ind w:left="567" w:hanging="567"/>
    </w:pPr>
  </w:style>
  <w:style w:type="character" w:styleId="Zoom2018Car" w:customStyle="1">
    <w:name w:val="Zoom 2018 Car"/>
    <w:basedOn w:val="Fuentedeprrafopredeter"/>
    <w:link w:val="Zoom2018"/>
    <w:rsid w:val="00A639F5"/>
    <w:rPr>
      <w:rFonts w:ascii="Segoe UI" w:hAnsi="Segoe UI"/>
      <w:color w:val="002C52"/>
      <w:sz w:val="22"/>
      <w:szCs w:val="24"/>
      <w:lang w:val="en-US" w:eastAsia="ar-SA"/>
    </w:rPr>
  </w:style>
  <w:style w:type="table" w:styleId="Listaclara-nfasis5">
    <w:name w:val="Light List Accent 5"/>
    <w:basedOn w:val="Tablanormal"/>
    <w:uiPriority w:val="61"/>
    <w:rsid w:val="00EF5129"/>
    <w:tblPr>
      <w:tblStyleRowBandSize w:val="1"/>
      <w:tblStyleColBandSize w:val="1"/>
      <w:tblBorders>
        <w:top w:val="single" w:color="A5A5A5" w:themeColor="accent5" w:sz="8" w:space="0"/>
        <w:left w:val="single" w:color="A5A5A5" w:themeColor="accent5" w:sz="8" w:space="0"/>
        <w:bottom w:val="single" w:color="A5A5A5" w:themeColor="accent5" w:sz="8" w:space="0"/>
        <w:right w:val="single" w:color="A5A5A5" w:themeColor="accent5" w:sz="8" w:space="0"/>
      </w:tblBorders>
    </w:tblPr>
    <w:tblStylePr w:type="firstRow">
      <w:pPr>
        <w:spacing w:before="0" w:after="0" w:line="240" w:lineRule="auto"/>
      </w:pPr>
      <w:rPr>
        <w:b/>
        <w:bCs/>
        <w:color w:val="FFFFFF" w:themeColor="background1"/>
      </w:rPr>
      <w:tblPr/>
      <w:tcPr>
        <w:shd w:val="clear" w:color="auto" w:fill="A5A5A5" w:themeFill="accent5"/>
      </w:tcPr>
    </w:tblStylePr>
    <w:tblStylePr w:type="lastRow">
      <w:pPr>
        <w:spacing w:before="0" w:after="0" w:line="240" w:lineRule="auto"/>
      </w:pPr>
      <w:rPr>
        <w:b/>
        <w:bCs/>
      </w:rPr>
      <w:tblPr/>
      <w:tcPr>
        <w:tcBorders>
          <w:top w:val="double" w:color="A5A5A5" w:themeColor="accent5" w:sz="6" w:space="0"/>
          <w:left w:val="single" w:color="A5A5A5" w:themeColor="accent5" w:sz="8" w:space="0"/>
          <w:bottom w:val="single" w:color="A5A5A5" w:themeColor="accent5" w:sz="8" w:space="0"/>
          <w:right w:val="single" w:color="A5A5A5" w:themeColor="accent5" w:sz="8" w:space="0"/>
        </w:tcBorders>
      </w:tcPr>
    </w:tblStylePr>
    <w:tblStylePr w:type="firstCol">
      <w:rPr>
        <w:b/>
        <w:bCs/>
      </w:rPr>
    </w:tblStylePr>
    <w:tblStylePr w:type="lastCol">
      <w:rPr>
        <w:b/>
        <w:bCs/>
      </w:rPr>
    </w:tblStylePr>
    <w:tblStylePr w:type="band1Vert">
      <w:tblPr/>
      <w:tcPr>
        <w:tcBorders>
          <w:top w:val="single" w:color="A5A5A5" w:themeColor="accent5" w:sz="8" w:space="0"/>
          <w:left w:val="single" w:color="A5A5A5" w:themeColor="accent5" w:sz="8" w:space="0"/>
          <w:bottom w:val="single" w:color="A5A5A5" w:themeColor="accent5" w:sz="8" w:space="0"/>
          <w:right w:val="single" w:color="A5A5A5" w:themeColor="accent5" w:sz="8" w:space="0"/>
        </w:tcBorders>
      </w:tcPr>
    </w:tblStylePr>
    <w:tblStylePr w:type="band1Horz">
      <w:tblPr/>
      <w:tcPr>
        <w:tcBorders>
          <w:top w:val="single" w:color="A5A5A5" w:themeColor="accent5" w:sz="8" w:space="0"/>
          <w:left w:val="single" w:color="A5A5A5" w:themeColor="accent5" w:sz="8" w:space="0"/>
          <w:bottom w:val="single" w:color="A5A5A5" w:themeColor="accent5" w:sz="8" w:space="0"/>
          <w:right w:val="single" w:color="A5A5A5" w:themeColor="accent5" w:sz="8" w:space="0"/>
        </w:tcBorders>
      </w:tcPr>
    </w:tblStylePr>
  </w:style>
  <w:style w:type="table" w:styleId="Listamedia2-nfasis5">
    <w:name w:val="Medium List 2 Accent 5"/>
    <w:basedOn w:val="Tablanormal"/>
    <w:uiPriority w:val="66"/>
    <w:rsid w:val="00EF5129"/>
    <w:rPr>
      <w:rFonts w:asciiTheme="majorHAnsi" w:hAnsiTheme="majorHAnsi" w:eastAsiaTheme="majorEastAsia" w:cstheme="majorBidi"/>
      <w:color w:val="002C52" w:themeColor="text1"/>
    </w:rPr>
    <w:tblPr>
      <w:tblStyleRowBandSize w:val="1"/>
      <w:tblStyleColBandSize w:val="1"/>
      <w:tblBorders>
        <w:top w:val="single" w:color="A5A5A5" w:themeColor="accent5" w:sz="8" w:space="0"/>
        <w:left w:val="single" w:color="A5A5A5" w:themeColor="accent5" w:sz="8" w:space="0"/>
        <w:bottom w:val="single" w:color="A5A5A5" w:themeColor="accent5" w:sz="8" w:space="0"/>
        <w:right w:val="single" w:color="A5A5A5" w:themeColor="accent5" w:sz="8" w:space="0"/>
      </w:tblBorders>
    </w:tblPr>
    <w:tblStylePr w:type="firstRow">
      <w:rPr>
        <w:sz w:val="24"/>
        <w:szCs w:val="24"/>
      </w:rPr>
      <w:tblPr/>
      <w:tcPr>
        <w:tcBorders>
          <w:top w:val="nil"/>
          <w:left w:val="nil"/>
          <w:bottom w:val="single" w:color="A5A5A5" w:themeColor="accent5" w:sz="24" w:space="0"/>
          <w:right w:val="nil"/>
          <w:insideH w:val="nil"/>
          <w:insideV w:val="nil"/>
        </w:tcBorders>
        <w:shd w:val="clear" w:color="auto" w:fill="FFFFFF" w:themeFill="background1"/>
      </w:tcPr>
    </w:tblStylePr>
    <w:tblStylePr w:type="lastRow">
      <w:tblPr/>
      <w:tcPr>
        <w:tcBorders>
          <w:top w:val="single" w:color="A5A5A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5" w:sz="8" w:space="0"/>
          <w:insideH w:val="nil"/>
          <w:insideV w:val="nil"/>
        </w:tcBorders>
        <w:shd w:val="clear" w:color="auto" w:fill="FFFFFF" w:themeFill="background1"/>
      </w:tcPr>
    </w:tblStylePr>
    <w:tblStylePr w:type="lastCol">
      <w:tblPr/>
      <w:tcPr>
        <w:tcBorders>
          <w:top w:val="nil"/>
          <w:left w:val="single" w:color="A5A5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5" w:themeFillTint="3F"/>
      </w:tcPr>
    </w:tblStylePr>
    <w:tblStylePr w:type="band1Horz">
      <w:tblPr/>
      <w:tcPr>
        <w:tcBorders>
          <w:top w:val="nil"/>
          <w:bottom w:val="nil"/>
          <w:insideH w:val="nil"/>
          <w:insideV w:val="nil"/>
        </w:tcBorders>
        <w:shd w:val="clear" w:color="auto" w:fill="E8E8E8"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Paragraphedeliste57" w:customStyle="1">
    <w:name w:val="Paragraphe de liste57"/>
    <w:basedOn w:val="Normal"/>
    <w:rsid w:val="00EF5129"/>
    <w:pPr>
      <w:keepLines/>
      <w:tabs>
        <w:tab w:val="num" w:pos="737"/>
      </w:tabs>
      <w:suppressAutoHyphens w:val="0"/>
      <w:spacing w:before="60" w:after="0" w:line="288" w:lineRule="auto"/>
      <w:ind w:left="284" w:firstLine="453"/>
      <w:jc w:val="left"/>
    </w:pPr>
    <w:rPr>
      <w:rFonts w:ascii="Tahoma" w:hAnsi="Tahoma"/>
      <w:color w:val="auto"/>
      <w:sz w:val="16"/>
      <w:szCs w:val="20"/>
      <w:lang w:eastAsia="fr-FR"/>
    </w:rPr>
  </w:style>
  <w:style w:type="paragraph" w:styleId="1TituloH1" w:customStyle="1">
    <w:name w:val="1 Titulo/H1"/>
    <w:basedOn w:val="TITRE2018"/>
    <w:next w:val="Normal"/>
    <w:qFormat/>
    <w:rsid w:val="00B235FA"/>
    <w:pPr>
      <w:numPr>
        <w:numId w:val="10"/>
      </w:numPr>
      <w:pBdr>
        <w:top w:val="single" w:color="FF5C35" w:themeColor="background2" w:sz="8" w:space="1"/>
        <w:bottom w:val="single" w:color="FF5C35" w:themeColor="background2" w:sz="8" w:space="3"/>
      </w:pBdr>
      <w:contextualSpacing w:val="0"/>
    </w:pPr>
    <w:rPr>
      <w:lang w:val="es-ES"/>
    </w:rPr>
  </w:style>
  <w:style w:type="paragraph" w:styleId="Bullet1Cegid" w:customStyle="1">
    <w:name w:val="Bullet 1 Cegid"/>
    <w:basedOn w:val="Normal"/>
    <w:link w:val="Bullet1CegidChar"/>
    <w:qFormat/>
    <w:rsid w:val="008D498C"/>
    <w:pPr>
      <w:numPr>
        <w:numId w:val="16"/>
      </w:numPr>
      <w:spacing w:before="120"/>
    </w:pPr>
    <w:rPr>
      <w:lang w:eastAsia="fr-FR"/>
    </w:rPr>
  </w:style>
  <w:style w:type="character" w:styleId="Bullet1CegidChar" w:customStyle="1">
    <w:name w:val="Bullet 1 Cegid Char"/>
    <w:basedOn w:val="Fuentedeprrafopredeter"/>
    <w:link w:val="Bullet1Cegid"/>
    <w:rsid w:val="008D498C"/>
    <w:rPr>
      <w:rFonts w:ascii="Segoe UI" w:hAnsi="Segoe UI"/>
      <w:color w:val="002C52"/>
      <w:sz w:val="22"/>
      <w:szCs w:val="24"/>
      <w:lang w:val="en-US"/>
    </w:rPr>
  </w:style>
  <w:style w:type="paragraph" w:styleId="Bullet1" w:customStyle="1">
    <w:name w:val="Bullet  1"/>
    <w:basedOn w:val="Textoindependiente"/>
    <w:autoRedefine/>
    <w:rsid w:val="00772D29"/>
    <w:pPr>
      <w:numPr>
        <w:numId w:val="9"/>
      </w:numPr>
      <w:suppressAutoHyphens w:val="0"/>
      <w:spacing w:after="240" w:line="240" w:lineRule="atLeast"/>
      <w:ind w:left="0" w:firstLine="0"/>
    </w:pPr>
    <w:rPr>
      <w:rFonts w:ascii="Verdana" w:hAnsi="Verdana" w:cstheme="minorBidi"/>
      <w:color w:val="000000"/>
      <w:spacing w:val="-5"/>
      <w:sz w:val="20"/>
      <w:szCs w:val="20"/>
      <w:lang w:eastAsia="en-US"/>
    </w:rPr>
  </w:style>
  <w:style w:type="paragraph" w:styleId="ligneen-ttetableau" w:customStyle="1">
    <w:name w:val="ligne en-tête tableau"/>
    <w:basedOn w:val="Normal"/>
    <w:qFormat/>
    <w:rsid w:val="007529E2"/>
    <w:pPr>
      <w:framePr w:wrap="notBeside" w:hAnchor="text" w:vAnchor="text" w:y="1"/>
      <w:shd w:val="clear" w:color="auto" w:fill="FF5C35" w:themeFill="background2"/>
      <w:suppressAutoHyphens w:val="0"/>
      <w:spacing w:after="0" w:line="260" w:lineRule="atLeast"/>
      <w:jc w:val="center"/>
    </w:pPr>
    <w:rPr>
      <w:rFonts w:ascii="Trebuchet MS" w:hAnsi="Trebuchet MS"/>
      <w:b/>
      <w:bCs/>
      <w:noProof/>
      <w:color w:val="FFFFFF" w:themeColor="background1"/>
      <w:sz w:val="20"/>
      <w:lang w:eastAsia="fr-FR"/>
    </w:rPr>
  </w:style>
  <w:style w:type="table" w:styleId="Cegid" w:customStyle="1">
    <w:name w:val="Cegid"/>
    <w:basedOn w:val="Tablanormal"/>
    <w:uiPriority w:val="99"/>
    <w:rsid w:val="007529E2"/>
    <w:rPr>
      <w:rFonts w:asciiTheme="minorHAnsi" w:hAnsiTheme="minorHAnsi"/>
      <w:color w:val="002C52" w:themeColor="text1"/>
      <w:sz w:val="22"/>
    </w:rPr>
    <w:tblPr>
      <w:tblBorders>
        <w:top w:val="single" w:color="FF5C35" w:themeColor="background2" w:sz="6" w:space="0"/>
        <w:bottom w:val="single" w:color="FF5C35" w:themeColor="background2" w:sz="6" w:space="0"/>
        <w:insideH w:val="single" w:color="FF5C35" w:themeColor="background2" w:sz="6" w:space="0"/>
      </w:tblBorders>
    </w:tblPr>
    <w:tcPr>
      <w:shd w:val="clear" w:color="auto" w:fill="auto"/>
    </w:tcPr>
    <w:tblStylePr w:type="firstRow">
      <w:rPr>
        <w:rFonts w:ascii="Segoe UI" w:hAnsi="Segoe UI"/>
        <w:sz w:val="20"/>
      </w:rPr>
      <w:tblPr/>
      <w:tcPr>
        <w:shd w:val="clear" w:color="auto" w:fill="FF5C35" w:themeFill="background2"/>
      </w:tcPr>
    </w:tblStylePr>
  </w:style>
  <w:style w:type="paragraph" w:styleId="IndiceCegid" w:customStyle="1">
    <w:name w:val="Indice Cegid"/>
    <w:basedOn w:val="Normal"/>
    <w:qFormat/>
    <w:rsid w:val="00293CCE"/>
    <w:rPr>
      <w:b/>
      <w:bCs/>
      <w:color w:val="FF5C35" w:themeColor="background2"/>
      <w:sz w:val="36"/>
      <w:szCs w:val="36"/>
    </w:rPr>
  </w:style>
  <w:style w:type="paragraph" w:styleId="bulletpoint" w:customStyle="1">
    <w:name w:val="bullet point"/>
    <w:basedOn w:val="Normal"/>
    <w:qFormat/>
    <w:rsid w:val="00DB0246"/>
    <w:pPr>
      <w:numPr>
        <w:numId w:val="11"/>
      </w:numPr>
      <w:suppressAutoHyphens w:val="0"/>
      <w:spacing w:after="0" w:line="260" w:lineRule="atLeast"/>
    </w:pPr>
    <w:rPr>
      <w:rFonts w:ascii="Trebuchet MS" w:hAnsi="Trebuchet MS"/>
      <w:noProof/>
      <w:color w:val="0064BD" w:themeColor="text1" w:themeTint="BF"/>
      <w:sz w:val="20"/>
      <w:lang w:val="fr-FR" w:eastAsia="fr-FR"/>
    </w:rPr>
  </w:style>
  <w:style w:type="paragraph" w:styleId="Opcionesdeconfiguracin" w:customStyle="1">
    <w:name w:val="Opciones de configuración"/>
    <w:basedOn w:val="Normal"/>
    <w:link w:val="OpcionesdeconfiguracinChar"/>
    <w:rsid w:val="00521F55"/>
    <w:pPr>
      <w:pBdr>
        <w:top w:val="dashSmallGap" w:color="0046FE" w:themeColor="text2" w:sz="4" w:space="1"/>
        <w:left w:val="dashSmallGap" w:color="0046FE" w:themeColor="text2" w:sz="4" w:space="4"/>
        <w:bottom w:val="dashSmallGap" w:color="0046FE" w:themeColor="text2" w:sz="4" w:space="1"/>
        <w:right w:val="dashSmallGap" w:color="0046FE" w:themeColor="text2" w:sz="4" w:space="4"/>
      </w:pBdr>
      <w:shd w:val="clear" w:color="auto" w:fill="658FFE" w:themeFill="accent6"/>
      <w:suppressAutoHyphens w:val="0"/>
      <w:spacing w:before="120" w:line="260" w:lineRule="atLeast"/>
      <w:jc w:val="left"/>
    </w:pPr>
    <w:rPr>
      <w:b/>
      <w:color w:val="FFFFFF" w:themeColor="background1"/>
      <w:sz w:val="20"/>
      <w:lang w:val="es-ES_tradnl" w:eastAsia="fr-FR"/>
    </w:rPr>
  </w:style>
  <w:style w:type="paragraph" w:styleId="Listadeconfiguracin" w:customStyle="1">
    <w:name w:val="Lista de configuración"/>
    <w:link w:val="ListadeconfiguracinChar"/>
    <w:qFormat/>
    <w:rsid w:val="008C286F"/>
    <w:pPr>
      <w:numPr>
        <w:numId w:val="12"/>
      </w:numPr>
      <w:shd w:val="clear" w:color="auto" w:fill="FFFFFF" w:themeFill="background1"/>
    </w:pPr>
    <w:rPr>
      <w:rFonts w:ascii="Trebuchet MS" w:hAnsi="Trebuchet MS"/>
      <w:color w:val="0046FE" w:themeColor="text2"/>
      <w:szCs w:val="24"/>
      <w:lang w:val="es-ES_tradnl"/>
    </w:rPr>
  </w:style>
  <w:style w:type="character" w:styleId="OpcionesdeconfiguracinChar" w:customStyle="1">
    <w:name w:val="Opciones de configuración Char"/>
    <w:basedOn w:val="Fuentedeprrafopredeter"/>
    <w:link w:val="Opcionesdeconfiguracin"/>
    <w:rsid w:val="00521F55"/>
    <w:rPr>
      <w:rFonts w:ascii="Segoe UI" w:hAnsi="Segoe UI"/>
      <w:b/>
      <w:color w:val="FFFFFF" w:themeColor="background1"/>
      <w:szCs w:val="24"/>
      <w:shd w:val="clear" w:color="auto" w:fill="658FFE" w:themeFill="accent6"/>
      <w:lang w:val="es-ES_tradnl"/>
    </w:rPr>
  </w:style>
  <w:style w:type="character" w:styleId="ListadeconfiguracinChar" w:customStyle="1">
    <w:name w:val="Lista de configuración Char"/>
    <w:basedOn w:val="Fuentedeprrafopredeter"/>
    <w:link w:val="Listadeconfiguracin"/>
    <w:rsid w:val="008C286F"/>
    <w:rPr>
      <w:rFonts w:ascii="Trebuchet MS" w:hAnsi="Trebuchet MS"/>
      <w:color w:val="0046FE" w:themeColor="text2"/>
      <w:szCs w:val="24"/>
      <w:shd w:val="clear" w:color="auto" w:fill="FFFFFF" w:themeFill="background1"/>
      <w:lang w:val="es-ES_tradnl"/>
    </w:rPr>
  </w:style>
  <w:style w:type="table" w:styleId="Cuadrculadetabla2">
    <w:name w:val="Table Grid 2"/>
    <w:basedOn w:val="Tablanormal"/>
    <w:semiHidden/>
    <w:rsid w:val="00695ACC"/>
    <w:pPr>
      <w:spacing w:after="200" w:line="276" w:lineRule="auto"/>
    </w:pPr>
    <w:rPr>
      <w:rFonts w:ascii="Calibri" w:hAnsi="Calibri" w:eastAsia="Calibri"/>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aconlista2">
    <w:name w:val="Table List 2"/>
    <w:basedOn w:val="Tablanormal"/>
    <w:semiHidden/>
    <w:rsid w:val="00FA377E"/>
    <w:pPr>
      <w:spacing w:after="200" w:line="276" w:lineRule="auto"/>
    </w:pPr>
    <w:rPr>
      <w:rFonts w:ascii="Calibri" w:hAnsi="Calibri" w:eastAsia="Calibri"/>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Ttulo8Car" w:customStyle="1">
    <w:name w:val="Título 8 Car"/>
    <w:basedOn w:val="Fuentedeprrafopredeter"/>
    <w:link w:val="Ttulo8"/>
    <w:rsid w:val="006715D5"/>
    <w:rPr>
      <w:rFonts w:ascii="Trebuchet MS" w:hAnsi="Trebuchet MS"/>
      <w:noProof/>
      <w:color w:val="0000FF"/>
      <w:u w:val="single"/>
      <w:lang w:val="es-ES_tradnl"/>
    </w:rPr>
  </w:style>
  <w:style w:type="character" w:styleId="Ttulo9Car" w:customStyle="1">
    <w:name w:val="Título 9 Car"/>
    <w:basedOn w:val="Fuentedeprrafopredeter"/>
    <w:link w:val="Ttulo9"/>
    <w:rsid w:val="006715D5"/>
    <w:rPr>
      <w:rFonts w:ascii="Trebuchet MS" w:hAnsi="Trebuchet MS"/>
      <w:noProof/>
      <w:color w:val="0000FF"/>
      <w:lang w:val="es-ES_tradnl"/>
    </w:rPr>
  </w:style>
  <w:style w:type="paragraph" w:styleId="GoodHeading4" w:customStyle="1">
    <w:name w:val="Good Heading 4"/>
    <w:basedOn w:val="Ttulo3"/>
    <w:link w:val="GoodHeading4Char"/>
    <w:autoRedefine/>
    <w:qFormat/>
    <w:rsid w:val="00AF4F14"/>
    <w:pPr>
      <w:keepLines/>
      <w:numPr>
        <w:ilvl w:val="2"/>
        <w:numId w:val="11"/>
      </w:numPr>
      <w:tabs>
        <w:tab w:val="left" w:pos="1134"/>
        <w:tab w:val="left" w:pos="1701"/>
      </w:tabs>
      <w:suppressAutoHyphens w:val="0"/>
      <w:spacing w:before="120" w:after="120" w:line="260" w:lineRule="atLeast"/>
      <w:outlineLvl w:val="9"/>
    </w:pPr>
    <w:rPr>
      <w:rFonts w:ascii="Trebuchet MS" w:hAnsi="Trebuchet MS" w:cs="Times New Roman"/>
      <w:b w:val="0"/>
      <w:bCs w:val="0"/>
      <w:color w:val="0064BD" w:themeColor="text1" w:themeTint="BF"/>
      <w:sz w:val="20"/>
      <w:szCs w:val="20"/>
      <w:lang w:val="es-ES_tradnl" w:eastAsia="fr-FR"/>
    </w:rPr>
  </w:style>
  <w:style w:type="character" w:styleId="GoodHeading4Char" w:customStyle="1">
    <w:name w:val="Good Heading 4 Char"/>
    <w:basedOn w:val="Fuentedeprrafopredeter"/>
    <w:link w:val="GoodHeading4"/>
    <w:rsid w:val="00AF4F14"/>
    <w:rPr>
      <w:rFonts w:ascii="Trebuchet MS" w:hAnsi="Trebuchet MS"/>
      <w:color w:val="0064BD" w:themeColor="text1" w:themeTint="BF"/>
      <w:lang w:val="es-ES_tradnl"/>
    </w:rPr>
  </w:style>
  <w:style w:type="character" w:styleId="Referenciasutil">
    <w:name w:val="Subtle Reference"/>
    <w:basedOn w:val="Fuentedeprrafopredeter"/>
    <w:uiPriority w:val="31"/>
    <w:qFormat/>
    <w:rsid w:val="003A252F"/>
    <w:rPr>
      <w:smallCaps/>
      <w:color w:val="007CE9" w:themeColor="text1" w:themeTint="A5"/>
    </w:rPr>
  </w:style>
  <w:style w:type="character" w:styleId="Mencinsinresolver1" w:customStyle="1">
    <w:name w:val="Mención sin resolver1"/>
    <w:basedOn w:val="Fuentedeprrafopredeter"/>
    <w:uiPriority w:val="99"/>
    <w:semiHidden/>
    <w:unhideWhenUsed/>
    <w:rsid w:val="00422F05"/>
    <w:rPr>
      <w:color w:val="605E5C"/>
      <w:shd w:val="clear" w:color="auto" w:fill="E1DFDD"/>
    </w:rPr>
  </w:style>
  <w:style w:type="paragraph" w:styleId="Meta4BodyText" w:customStyle="1">
    <w:name w:val="Meta4 Body Text"/>
    <w:link w:val="Meta4BodyTextChar"/>
    <w:qFormat/>
    <w:rsid w:val="00C45CE1"/>
    <w:pPr>
      <w:spacing w:after="200" w:line="276" w:lineRule="auto"/>
    </w:pPr>
    <w:rPr>
      <w:rFonts w:asciiTheme="minorHAnsi" w:hAnsiTheme="minorHAnsi" w:eastAsiaTheme="minorHAnsi" w:cstheme="minorBidi"/>
      <w:sz w:val="22"/>
      <w:szCs w:val="22"/>
      <w:lang w:val="es-ES" w:eastAsia="en-US"/>
    </w:rPr>
  </w:style>
  <w:style w:type="character" w:styleId="Meta4BodyTextChar" w:customStyle="1">
    <w:name w:val="Meta4 Body Text Char"/>
    <w:basedOn w:val="Fuentedeprrafopredeter"/>
    <w:link w:val="Meta4BodyText"/>
    <w:rsid w:val="00C45CE1"/>
    <w:rPr>
      <w:rFonts w:asciiTheme="minorHAnsi" w:hAnsiTheme="minorHAnsi" w:eastAsiaTheme="minorHAnsi" w:cstheme="minorBidi"/>
      <w:sz w:val="22"/>
      <w:szCs w:val="22"/>
      <w:lang w:val="es-ES" w:eastAsia="en-US"/>
    </w:rPr>
  </w:style>
  <w:style w:type="table" w:styleId="Tabladelista3-nfasis2">
    <w:name w:val="List Table 3 Accent 2"/>
    <w:basedOn w:val="Tablanormal"/>
    <w:uiPriority w:val="48"/>
    <w:rsid w:val="00CC2946"/>
    <w:tblPr>
      <w:tblStyleRowBandSize w:val="1"/>
      <w:tblStyleColBandSize w:val="1"/>
      <w:tblBorders>
        <w:top w:val="single" w:color="FF5C35" w:themeColor="accent2" w:sz="4" w:space="0"/>
        <w:left w:val="single" w:color="FF5C35" w:themeColor="accent2" w:sz="4" w:space="0"/>
        <w:bottom w:val="single" w:color="FF5C35" w:themeColor="accent2" w:sz="4" w:space="0"/>
        <w:right w:val="single" w:color="FF5C35" w:themeColor="accent2" w:sz="4" w:space="0"/>
      </w:tblBorders>
    </w:tblPr>
    <w:tblStylePr w:type="firstRow">
      <w:rPr>
        <w:b/>
        <w:bCs/>
        <w:color w:val="FFFFFF" w:themeColor="background1"/>
      </w:rPr>
      <w:tblPr/>
      <w:tcPr>
        <w:shd w:val="clear" w:color="auto" w:fill="FF5C35" w:themeFill="accent2"/>
      </w:tcPr>
    </w:tblStylePr>
    <w:tblStylePr w:type="lastRow">
      <w:rPr>
        <w:b/>
        <w:bCs/>
      </w:rPr>
      <w:tblPr/>
      <w:tcPr>
        <w:tcBorders>
          <w:top w:val="double" w:color="FF5C3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5C35" w:themeColor="accent2" w:sz="4" w:space="0"/>
          <w:right w:val="single" w:color="FF5C35" w:themeColor="accent2" w:sz="4" w:space="0"/>
        </w:tcBorders>
      </w:tcPr>
    </w:tblStylePr>
    <w:tblStylePr w:type="band1Horz">
      <w:tblPr/>
      <w:tcPr>
        <w:tcBorders>
          <w:top w:val="single" w:color="FF5C35" w:themeColor="accent2" w:sz="4" w:space="0"/>
          <w:bottom w:val="single" w:color="FF5C3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5C35" w:themeColor="accent2" w:sz="4" w:space="0"/>
          <w:left w:val="nil"/>
        </w:tcBorders>
      </w:tcPr>
    </w:tblStylePr>
    <w:tblStylePr w:type="swCell">
      <w:tblPr/>
      <w:tcPr>
        <w:tcBorders>
          <w:top w:val="double" w:color="FF5C35" w:themeColor="accent2" w:sz="4" w:space="0"/>
          <w:right w:val="nil"/>
        </w:tcBorders>
      </w:tcPr>
    </w:tblStylePr>
  </w:style>
  <w:style w:type="paragraph" w:styleId="paragraph" w:customStyle="1">
    <w:name w:val="paragraph"/>
    <w:basedOn w:val="Normal"/>
    <w:rsid w:val="009B2DFE"/>
    <w:pPr>
      <w:suppressAutoHyphens w:val="0"/>
      <w:spacing w:before="100" w:beforeAutospacing="1" w:after="100" w:afterAutospacing="1"/>
      <w:jc w:val="left"/>
    </w:pPr>
    <w:rPr>
      <w:rFonts w:ascii="Times New Roman" w:hAnsi="Times New Roman"/>
      <w:color w:val="auto"/>
      <w:sz w:val="24"/>
      <w:lang w:val="es-ES" w:eastAsia="es-ES"/>
    </w:rPr>
  </w:style>
  <w:style w:type="character" w:styleId="normaltextrun" w:customStyle="1">
    <w:name w:val="normaltextrun"/>
    <w:basedOn w:val="Fuentedeprrafopredeter"/>
    <w:rsid w:val="009B2DFE"/>
  </w:style>
  <w:style w:type="character" w:styleId="eop" w:customStyle="1">
    <w:name w:val="eop"/>
    <w:basedOn w:val="Fuentedeprrafopredeter"/>
    <w:rsid w:val="009B2DFE"/>
  </w:style>
  <w:style w:type="paragraph" w:styleId="DecisionesCliente" w:customStyle="1">
    <w:name w:val="Decisiones Cliente"/>
    <w:basedOn w:val="Opcionesdeconfiguracin"/>
    <w:next w:val="Texte"/>
    <w:link w:val="DecisionesClienteCar"/>
    <w:qFormat/>
    <w:rsid w:val="00B91E4C"/>
    <w:pPr>
      <w:pBdr>
        <w:top w:val="single" w:color="0046FE" w:themeColor="text2" w:sz="4" w:space="1"/>
        <w:left w:val="single" w:color="0046FE" w:themeColor="text2" w:sz="4" w:space="4"/>
        <w:bottom w:val="single" w:color="0046FE" w:themeColor="text2" w:sz="4" w:space="1"/>
        <w:right w:val="single" w:color="0046FE" w:themeColor="text2" w:sz="4" w:space="4"/>
      </w:pBdr>
      <w:suppressAutoHyphens/>
      <w:ind w:left="567" w:right="284"/>
    </w:pPr>
    <w:rPr>
      <w:rFonts w:cs="Segoe UI"/>
    </w:rPr>
  </w:style>
  <w:style w:type="paragraph" w:styleId="NotasdeConfiguracin" w:customStyle="1">
    <w:name w:val="Notas de Configuración"/>
    <w:basedOn w:val="DecisionesCliente"/>
    <w:next w:val="Texte"/>
    <w:link w:val="NotasdeConfiguracinCar"/>
    <w:qFormat/>
    <w:rsid w:val="00126587"/>
    <w:pPr>
      <w:pBdr>
        <w:top w:val="single" w:color="FF5C35" w:themeColor="background2" w:sz="4" w:space="1"/>
        <w:left w:val="single" w:color="FF5C35" w:themeColor="background2" w:sz="4" w:space="4"/>
        <w:bottom w:val="single" w:color="FF5C35" w:themeColor="background2" w:sz="4" w:space="1"/>
        <w:right w:val="single" w:color="FF5C35" w:themeColor="background2" w:sz="4" w:space="4"/>
      </w:pBdr>
      <w:shd w:val="clear" w:color="auto" w:fill="FF9C85" w:themeFill="background2" w:themeFillTint="99"/>
    </w:pPr>
  </w:style>
  <w:style w:type="character" w:styleId="DecisionesClienteCar" w:customStyle="1">
    <w:name w:val="Decisiones Cliente Car"/>
    <w:basedOn w:val="OpcionesdeconfiguracinChar"/>
    <w:link w:val="DecisionesCliente"/>
    <w:rsid w:val="00B91E4C"/>
    <w:rPr>
      <w:rFonts w:ascii="Segoe UI" w:hAnsi="Segoe UI" w:cs="Segoe UI"/>
      <w:b/>
      <w:color w:val="FFFFFF" w:themeColor="background1"/>
      <w:szCs w:val="24"/>
      <w:shd w:val="clear" w:color="auto" w:fill="658FFE" w:themeFill="accent6"/>
      <w:lang w:val="es-ES_tradnl"/>
    </w:rPr>
  </w:style>
  <w:style w:type="paragraph" w:styleId="BulletNaranja" w:customStyle="1">
    <w:name w:val="Bullet Naranja"/>
    <w:basedOn w:val="Bullet1Cegid"/>
    <w:link w:val="BulletNaranjaCar"/>
    <w:qFormat/>
    <w:rsid w:val="003121F7"/>
    <w:pPr>
      <w:numPr>
        <w:numId w:val="13"/>
      </w:numPr>
      <w:ind w:left="924" w:hanging="357"/>
      <w:jc w:val="left"/>
    </w:pPr>
    <w:rPr>
      <w:color w:val="auto"/>
      <w:lang w:val="es-ES"/>
    </w:rPr>
  </w:style>
  <w:style w:type="character" w:styleId="NotasdeConfiguracinCar" w:customStyle="1">
    <w:name w:val="Notas de Configuración Car"/>
    <w:basedOn w:val="DecisionesClienteCar"/>
    <w:link w:val="NotasdeConfiguracin"/>
    <w:rsid w:val="00126587"/>
    <w:rPr>
      <w:rFonts w:ascii="Segoe UI" w:hAnsi="Segoe UI" w:cs="Segoe UI"/>
      <w:b/>
      <w:color w:val="FFFFFF" w:themeColor="background1"/>
      <w:szCs w:val="24"/>
      <w:shd w:val="clear" w:color="auto" w:fill="FF9C85" w:themeFill="background2" w:themeFillTint="99"/>
      <w:lang w:val="es-ES_tradnl"/>
    </w:rPr>
  </w:style>
  <w:style w:type="paragraph" w:styleId="BlueBullet" w:customStyle="1">
    <w:name w:val="Blue Bullet"/>
    <w:basedOn w:val="Bullet1Cegid"/>
    <w:link w:val="BlueBulletChar"/>
    <w:qFormat/>
    <w:rsid w:val="003121F7"/>
    <w:pPr>
      <w:numPr>
        <w:numId w:val="15"/>
      </w:numPr>
    </w:pPr>
    <w:rPr>
      <w:color w:val="auto"/>
      <w:lang w:val="es-ES"/>
    </w:rPr>
  </w:style>
  <w:style w:type="character" w:styleId="BulletNaranjaCar" w:customStyle="1">
    <w:name w:val="Bullet Naranja Car"/>
    <w:basedOn w:val="Bullet1CegidChar"/>
    <w:link w:val="BulletNaranja"/>
    <w:rsid w:val="003121F7"/>
    <w:rPr>
      <w:rFonts w:ascii="Segoe UI" w:hAnsi="Segoe UI"/>
      <w:color w:val="002C52"/>
      <w:sz w:val="22"/>
      <w:szCs w:val="24"/>
      <w:lang w:val="es-ES"/>
    </w:rPr>
  </w:style>
  <w:style w:type="paragraph" w:styleId="OrangeBullet" w:customStyle="1">
    <w:name w:val="Orange Bullet"/>
    <w:basedOn w:val="BlueBullet"/>
    <w:link w:val="OrangeBulletCar"/>
    <w:qFormat/>
    <w:rsid w:val="00910840"/>
    <w:pPr>
      <w:numPr>
        <w:numId w:val="14"/>
      </w:numPr>
      <w:ind w:left="992" w:hanging="357"/>
    </w:pPr>
  </w:style>
  <w:style w:type="character" w:styleId="BlueBulletChar" w:customStyle="1">
    <w:name w:val="Blue Bullet Char"/>
    <w:basedOn w:val="Bullet1CegidChar"/>
    <w:link w:val="BlueBullet"/>
    <w:rsid w:val="003121F7"/>
    <w:rPr>
      <w:rFonts w:ascii="Segoe UI" w:hAnsi="Segoe UI"/>
      <w:color w:val="002C52"/>
      <w:sz w:val="22"/>
      <w:szCs w:val="24"/>
      <w:lang w:val="es-ES"/>
    </w:rPr>
  </w:style>
  <w:style w:type="character" w:styleId="OrangeBulletCar" w:customStyle="1">
    <w:name w:val="Orange Bullet Car"/>
    <w:basedOn w:val="BlueBulletChar"/>
    <w:link w:val="OrangeBullet"/>
    <w:rsid w:val="00910840"/>
    <w:rPr>
      <w:rFonts w:ascii="Segoe UI" w:hAnsi="Segoe UI"/>
      <w:color w:val="002C52"/>
      <w:sz w:val="22"/>
      <w:szCs w:val="24"/>
      <w:lang w:val="es-ES"/>
    </w:rPr>
  </w:style>
  <w:style w:type="paragraph" w:styleId="11" w:customStyle="1">
    <w:name w:val="1.1"/>
    <w:basedOn w:val="TM11"/>
    <w:link w:val="11Car"/>
    <w:qFormat/>
    <w:rsid w:val="006D4F3A"/>
    <w:pPr>
      <w:numPr>
        <w:ilvl w:val="0"/>
      </w:numPr>
      <w:ind w:left="567" w:hanging="567"/>
      <w:outlineLvl w:val="2"/>
    </w:pPr>
    <w:rPr>
      <w:bCs w:val="0"/>
      <w:szCs w:val="26"/>
      <w14:scene3d>
        <w14:camera w14:prst="orthographicFront"/>
        <w14:lightRig w14:rig="threePt" w14:dir="t">
          <w14:rot w14:lat="0" w14:lon="0" w14:rev="0"/>
        </w14:lightRig>
      </w14:scene3d>
    </w:rPr>
  </w:style>
  <w:style w:type="character" w:styleId="11Car" w:customStyle="1">
    <w:name w:val="1.1 Car"/>
    <w:basedOn w:val="TM11Car"/>
    <w:link w:val="11"/>
    <w:rsid w:val="006D4F3A"/>
    <w:rPr>
      <w:rFonts w:ascii="Segoe UI" w:hAnsi="Segoe UI" w:cs="Arial"/>
      <w:b/>
      <w:bCs w:val="0"/>
      <w:color w:val="0046FE"/>
      <w:kern w:val="1"/>
      <w:sz w:val="28"/>
      <w:szCs w:val="26"/>
      <w:lang w:val="en-CA" w:eastAsia="en-US"/>
      <w14:scene3d>
        <w14:camera w14:prst="orthographicFront"/>
        <w14:lightRig w14:rig="threePt" w14:dir="t">
          <w14:rot w14:lat="0" w14:lon="0" w14:rev="0"/>
        </w14:lightRig>
      </w14:scene3d>
    </w:rPr>
  </w:style>
  <w:style w:type="table" w:styleId="Tablaconcuadrcula4-nfasis2">
    <w:name w:val="Grid Table 4 Accent 2"/>
    <w:basedOn w:val="Tablanormal"/>
    <w:uiPriority w:val="49"/>
    <w:rsid w:val="007A7113"/>
    <w:tblPr>
      <w:tblStyleRowBandSize w:val="1"/>
      <w:tblStyleColBandSize w:val="1"/>
      <w:tblBorders>
        <w:top w:val="single" w:color="FF9C85" w:themeColor="accent2" w:themeTint="99" w:sz="4" w:space="0"/>
        <w:left w:val="single" w:color="FF9C85" w:themeColor="accent2" w:themeTint="99" w:sz="4" w:space="0"/>
        <w:bottom w:val="single" w:color="FF9C85" w:themeColor="accent2" w:themeTint="99" w:sz="4" w:space="0"/>
        <w:right w:val="single" w:color="FF9C85" w:themeColor="accent2" w:themeTint="99" w:sz="4" w:space="0"/>
        <w:insideH w:val="single" w:color="FF9C85" w:themeColor="accent2" w:themeTint="99" w:sz="4" w:space="0"/>
        <w:insideV w:val="single" w:color="FF9C85" w:themeColor="accent2" w:themeTint="99" w:sz="4" w:space="0"/>
      </w:tblBorders>
    </w:tblPr>
    <w:tblStylePr w:type="firstRow">
      <w:rPr>
        <w:b/>
        <w:bCs/>
        <w:color w:val="FFFFFF" w:themeColor="background1"/>
      </w:rPr>
      <w:tblPr/>
      <w:tcPr>
        <w:tcBorders>
          <w:top w:val="single" w:color="FF5C35" w:themeColor="accent2" w:sz="4" w:space="0"/>
          <w:left w:val="single" w:color="FF5C35" w:themeColor="accent2" w:sz="4" w:space="0"/>
          <w:bottom w:val="single" w:color="FF5C35" w:themeColor="accent2" w:sz="4" w:space="0"/>
          <w:right w:val="single" w:color="FF5C35" w:themeColor="accent2" w:sz="4" w:space="0"/>
          <w:insideH w:val="nil"/>
          <w:insideV w:val="nil"/>
        </w:tcBorders>
        <w:shd w:val="clear" w:color="auto" w:fill="FF5C35" w:themeFill="accent2"/>
      </w:tcPr>
    </w:tblStylePr>
    <w:tblStylePr w:type="lastRow">
      <w:rPr>
        <w:b/>
        <w:bCs/>
      </w:rPr>
      <w:tblPr/>
      <w:tcPr>
        <w:tcBorders>
          <w:top w:val="double" w:color="FF5C35" w:themeColor="accent2" w:sz="4" w:space="0"/>
        </w:tcBorders>
      </w:tcPr>
    </w:tblStylePr>
    <w:tblStylePr w:type="firstCol">
      <w:rPr>
        <w:b/>
        <w:bCs/>
      </w:rPr>
    </w:tblStylePr>
    <w:tblStylePr w:type="lastCol">
      <w:rPr>
        <w:b/>
        <w:bCs/>
      </w:rPr>
    </w:tblStylePr>
    <w:tblStylePr w:type="band1Vert">
      <w:tblPr/>
      <w:tcPr>
        <w:shd w:val="clear" w:color="auto" w:fill="FFDED6" w:themeFill="accent2" w:themeFillTint="33"/>
      </w:tcPr>
    </w:tblStylePr>
    <w:tblStylePr w:type="band1Horz">
      <w:tblPr/>
      <w:tcPr>
        <w:shd w:val="clear" w:color="auto" w:fill="FFDED6" w:themeFill="accent2" w:themeFillTint="33"/>
      </w:tcPr>
    </w:tblStylePr>
  </w:style>
  <w:style w:type="character" w:styleId="Mencinsinresolver">
    <w:name w:val="Unresolved Mention"/>
    <w:basedOn w:val="Fuentedeprrafopredeter"/>
    <w:uiPriority w:val="99"/>
    <w:semiHidden/>
    <w:unhideWhenUsed/>
    <w:rsid w:val="00F82F33"/>
    <w:rPr>
      <w:color w:val="605E5C"/>
      <w:shd w:val="clear" w:color="auto" w:fill="E1DFDD"/>
    </w:rPr>
  </w:style>
  <w:style w:type="character" w:styleId="fldvalor" w:customStyle="1">
    <w:name w:val="fldvalor"/>
    <w:basedOn w:val="Fuentedeprrafopredeter"/>
    <w:rsid w:val="00281D61"/>
    <w:rPr>
      <w:rFonts w:hint="default" w:ascii="Verdana" w:hAnsi="Verdana"/>
      <w:color w:val="000000"/>
      <w:shd w:val="clear" w:color="auto" w:fill="FFFFFF"/>
    </w:rPr>
  </w:style>
  <w:style w:type="table" w:styleId="Tabladelista4-nfasis2">
    <w:name w:val="List Table 4 Accent 2"/>
    <w:basedOn w:val="Tablanormal"/>
    <w:uiPriority w:val="49"/>
    <w:rsid w:val="002A139C"/>
    <w:tblPr>
      <w:tblStyleRowBandSize w:val="1"/>
      <w:tblStyleColBandSize w:val="1"/>
      <w:tblBorders>
        <w:top w:val="single" w:color="FF9C85" w:themeColor="accent2" w:themeTint="99" w:sz="4" w:space="0"/>
        <w:left w:val="single" w:color="FF9C85" w:themeColor="accent2" w:themeTint="99" w:sz="4" w:space="0"/>
        <w:bottom w:val="single" w:color="FF9C85" w:themeColor="accent2" w:themeTint="99" w:sz="4" w:space="0"/>
        <w:right w:val="single" w:color="FF9C85" w:themeColor="accent2" w:themeTint="99" w:sz="4" w:space="0"/>
        <w:insideH w:val="single" w:color="FF9C85" w:themeColor="accent2" w:themeTint="99" w:sz="4" w:space="0"/>
      </w:tblBorders>
    </w:tblPr>
    <w:tblStylePr w:type="firstRow">
      <w:rPr>
        <w:b/>
        <w:bCs/>
        <w:color w:val="FFFFFF" w:themeColor="background1"/>
      </w:rPr>
      <w:tblPr/>
      <w:tcPr>
        <w:tcBorders>
          <w:top w:val="single" w:color="FF5C35" w:themeColor="accent2" w:sz="4" w:space="0"/>
          <w:left w:val="single" w:color="FF5C35" w:themeColor="accent2" w:sz="4" w:space="0"/>
          <w:bottom w:val="single" w:color="FF5C35" w:themeColor="accent2" w:sz="4" w:space="0"/>
          <w:right w:val="single" w:color="FF5C35" w:themeColor="accent2" w:sz="4" w:space="0"/>
          <w:insideH w:val="nil"/>
        </w:tcBorders>
        <w:shd w:val="clear" w:color="auto" w:fill="FF5C35" w:themeFill="accent2"/>
      </w:tcPr>
    </w:tblStylePr>
    <w:tblStylePr w:type="lastRow">
      <w:rPr>
        <w:b/>
        <w:bCs/>
      </w:rPr>
      <w:tblPr/>
      <w:tcPr>
        <w:tcBorders>
          <w:top w:val="double" w:color="FF9C85" w:themeColor="accent2" w:themeTint="99" w:sz="4" w:space="0"/>
        </w:tcBorders>
      </w:tcPr>
    </w:tblStylePr>
    <w:tblStylePr w:type="firstCol">
      <w:rPr>
        <w:b/>
        <w:bCs/>
      </w:rPr>
    </w:tblStylePr>
    <w:tblStylePr w:type="lastCol">
      <w:rPr>
        <w:b/>
        <w:bCs/>
      </w:rPr>
    </w:tblStylePr>
    <w:tblStylePr w:type="band1Vert">
      <w:tblPr/>
      <w:tcPr>
        <w:shd w:val="clear" w:color="auto" w:fill="FFDED6" w:themeFill="accent2" w:themeFillTint="33"/>
      </w:tcPr>
    </w:tblStylePr>
    <w:tblStylePr w:type="band1Horz">
      <w:tblPr/>
      <w:tcPr>
        <w:shd w:val="clear" w:color="auto" w:fill="FFDED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438">
      <w:bodyDiv w:val="1"/>
      <w:marLeft w:val="0"/>
      <w:marRight w:val="0"/>
      <w:marTop w:val="0"/>
      <w:marBottom w:val="0"/>
      <w:divBdr>
        <w:top w:val="none" w:sz="0" w:space="0" w:color="auto"/>
        <w:left w:val="none" w:sz="0" w:space="0" w:color="auto"/>
        <w:bottom w:val="none" w:sz="0" w:space="0" w:color="auto"/>
        <w:right w:val="none" w:sz="0" w:space="0" w:color="auto"/>
      </w:divBdr>
    </w:div>
    <w:div w:id="69087988">
      <w:bodyDiv w:val="1"/>
      <w:marLeft w:val="0"/>
      <w:marRight w:val="0"/>
      <w:marTop w:val="0"/>
      <w:marBottom w:val="0"/>
      <w:divBdr>
        <w:top w:val="none" w:sz="0" w:space="0" w:color="auto"/>
        <w:left w:val="none" w:sz="0" w:space="0" w:color="auto"/>
        <w:bottom w:val="none" w:sz="0" w:space="0" w:color="auto"/>
        <w:right w:val="none" w:sz="0" w:space="0" w:color="auto"/>
      </w:divBdr>
    </w:div>
    <w:div w:id="128788942">
      <w:bodyDiv w:val="1"/>
      <w:marLeft w:val="0"/>
      <w:marRight w:val="0"/>
      <w:marTop w:val="0"/>
      <w:marBottom w:val="0"/>
      <w:divBdr>
        <w:top w:val="none" w:sz="0" w:space="0" w:color="auto"/>
        <w:left w:val="none" w:sz="0" w:space="0" w:color="auto"/>
        <w:bottom w:val="none" w:sz="0" w:space="0" w:color="auto"/>
        <w:right w:val="none" w:sz="0" w:space="0" w:color="auto"/>
      </w:divBdr>
    </w:div>
    <w:div w:id="130560451">
      <w:bodyDiv w:val="1"/>
      <w:marLeft w:val="0"/>
      <w:marRight w:val="0"/>
      <w:marTop w:val="0"/>
      <w:marBottom w:val="0"/>
      <w:divBdr>
        <w:top w:val="none" w:sz="0" w:space="0" w:color="auto"/>
        <w:left w:val="none" w:sz="0" w:space="0" w:color="auto"/>
        <w:bottom w:val="none" w:sz="0" w:space="0" w:color="auto"/>
        <w:right w:val="none" w:sz="0" w:space="0" w:color="auto"/>
      </w:divBdr>
    </w:div>
    <w:div w:id="203173683">
      <w:bodyDiv w:val="1"/>
      <w:marLeft w:val="0"/>
      <w:marRight w:val="0"/>
      <w:marTop w:val="0"/>
      <w:marBottom w:val="0"/>
      <w:divBdr>
        <w:top w:val="none" w:sz="0" w:space="0" w:color="auto"/>
        <w:left w:val="none" w:sz="0" w:space="0" w:color="auto"/>
        <w:bottom w:val="none" w:sz="0" w:space="0" w:color="auto"/>
        <w:right w:val="none" w:sz="0" w:space="0" w:color="auto"/>
      </w:divBdr>
    </w:div>
    <w:div w:id="417486767">
      <w:bodyDiv w:val="1"/>
      <w:marLeft w:val="0"/>
      <w:marRight w:val="0"/>
      <w:marTop w:val="0"/>
      <w:marBottom w:val="0"/>
      <w:divBdr>
        <w:top w:val="none" w:sz="0" w:space="0" w:color="auto"/>
        <w:left w:val="none" w:sz="0" w:space="0" w:color="auto"/>
        <w:bottom w:val="none" w:sz="0" w:space="0" w:color="auto"/>
        <w:right w:val="none" w:sz="0" w:space="0" w:color="auto"/>
      </w:divBdr>
    </w:div>
    <w:div w:id="559829787">
      <w:bodyDiv w:val="1"/>
      <w:marLeft w:val="0"/>
      <w:marRight w:val="0"/>
      <w:marTop w:val="0"/>
      <w:marBottom w:val="0"/>
      <w:divBdr>
        <w:top w:val="none" w:sz="0" w:space="0" w:color="auto"/>
        <w:left w:val="none" w:sz="0" w:space="0" w:color="auto"/>
        <w:bottom w:val="none" w:sz="0" w:space="0" w:color="auto"/>
        <w:right w:val="none" w:sz="0" w:space="0" w:color="auto"/>
      </w:divBdr>
    </w:div>
    <w:div w:id="930432811">
      <w:bodyDiv w:val="1"/>
      <w:marLeft w:val="0"/>
      <w:marRight w:val="0"/>
      <w:marTop w:val="0"/>
      <w:marBottom w:val="0"/>
      <w:divBdr>
        <w:top w:val="none" w:sz="0" w:space="0" w:color="auto"/>
        <w:left w:val="none" w:sz="0" w:space="0" w:color="auto"/>
        <w:bottom w:val="none" w:sz="0" w:space="0" w:color="auto"/>
        <w:right w:val="none" w:sz="0" w:space="0" w:color="auto"/>
      </w:divBdr>
    </w:div>
    <w:div w:id="947391739">
      <w:bodyDiv w:val="1"/>
      <w:marLeft w:val="0"/>
      <w:marRight w:val="0"/>
      <w:marTop w:val="0"/>
      <w:marBottom w:val="0"/>
      <w:divBdr>
        <w:top w:val="none" w:sz="0" w:space="0" w:color="auto"/>
        <w:left w:val="none" w:sz="0" w:space="0" w:color="auto"/>
        <w:bottom w:val="none" w:sz="0" w:space="0" w:color="auto"/>
        <w:right w:val="none" w:sz="0" w:space="0" w:color="auto"/>
      </w:divBdr>
    </w:div>
    <w:div w:id="978415806">
      <w:bodyDiv w:val="1"/>
      <w:marLeft w:val="0"/>
      <w:marRight w:val="0"/>
      <w:marTop w:val="0"/>
      <w:marBottom w:val="0"/>
      <w:divBdr>
        <w:top w:val="none" w:sz="0" w:space="0" w:color="auto"/>
        <w:left w:val="none" w:sz="0" w:space="0" w:color="auto"/>
        <w:bottom w:val="none" w:sz="0" w:space="0" w:color="auto"/>
        <w:right w:val="none" w:sz="0" w:space="0" w:color="auto"/>
      </w:divBdr>
    </w:div>
    <w:div w:id="1077090708">
      <w:bodyDiv w:val="1"/>
      <w:marLeft w:val="0"/>
      <w:marRight w:val="0"/>
      <w:marTop w:val="0"/>
      <w:marBottom w:val="0"/>
      <w:divBdr>
        <w:top w:val="none" w:sz="0" w:space="0" w:color="auto"/>
        <w:left w:val="none" w:sz="0" w:space="0" w:color="auto"/>
        <w:bottom w:val="none" w:sz="0" w:space="0" w:color="auto"/>
        <w:right w:val="none" w:sz="0" w:space="0" w:color="auto"/>
      </w:divBdr>
    </w:div>
    <w:div w:id="1136988128">
      <w:bodyDiv w:val="1"/>
      <w:marLeft w:val="0"/>
      <w:marRight w:val="0"/>
      <w:marTop w:val="0"/>
      <w:marBottom w:val="0"/>
      <w:divBdr>
        <w:top w:val="none" w:sz="0" w:space="0" w:color="auto"/>
        <w:left w:val="none" w:sz="0" w:space="0" w:color="auto"/>
        <w:bottom w:val="none" w:sz="0" w:space="0" w:color="auto"/>
        <w:right w:val="none" w:sz="0" w:space="0" w:color="auto"/>
      </w:divBdr>
    </w:div>
    <w:div w:id="1220287792">
      <w:bodyDiv w:val="1"/>
      <w:marLeft w:val="0"/>
      <w:marRight w:val="0"/>
      <w:marTop w:val="0"/>
      <w:marBottom w:val="0"/>
      <w:divBdr>
        <w:top w:val="none" w:sz="0" w:space="0" w:color="auto"/>
        <w:left w:val="none" w:sz="0" w:space="0" w:color="auto"/>
        <w:bottom w:val="none" w:sz="0" w:space="0" w:color="auto"/>
        <w:right w:val="none" w:sz="0" w:space="0" w:color="auto"/>
      </w:divBdr>
    </w:div>
    <w:div w:id="1348021541">
      <w:bodyDiv w:val="1"/>
      <w:marLeft w:val="0"/>
      <w:marRight w:val="0"/>
      <w:marTop w:val="0"/>
      <w:marBottom w:val="0"/>
      <w:divBdr>
        <w:top w:val="none" w:sz="0" w:space="0" w:color="auto"/>
        <w:left w:val="none" w:sz="0" w:space="0" w:color="auto"/>
        <w:bottom w:val="none" w:sz="0" w:space="0" w:color="auto"/>
        <w:right w:val="none" w:sz="0" w:space="0" w:color="auto"/>
      </w:divBdr>
    </w:div>
    <w:div w:id="1365256087">
      <w:bodyDiv w:val="1"/>
      <w:marLeft w:val="0"/>
      <w:marRight w:val="0"/>
      <w:marTop w:val="0"/>
      <w:marBottom w:val="0"/>
      <w:divBdr>
        <w:top w:val="none" w:sz="0" w:space="0" w:color="auto"/>
        <w:left w:val="none" w:sz="0" w:space="0" w:color="auto"/>
        <w:bottom w:val="none" w:sz="0" w:space="0" w:color="auto"/>
        <w:right w:val="none" w:sz="0" w:space="0" w:color="auto"/>
      </w:divBdr>
    </w:div>
    <w:div w:id="1365328199">
      <w:bodyDiv w:val="1"/>
      <w:marLeft w:val="0"/>
      <w:marRight w:val="0"/>
      <w:marTop w:val="0"/>
      <w:marBottom w:val="0"/>
      <w:divBdr>
        <w:top w:val="none" w:sz="0" w:space="0" w:color="auto"/>
        <w:left w:val="none" w:sz="0" w:space="0" w:color="auto"/>
        <w:bottom w:val="none" w:sz="0" w:space="0" w:color="auto"/>
        <w:right w:val="none" w:sz="0" w:space="0" w:color="auto"/>
      </w:divBdr>
    </w:div>
    <w:div w:id="1382511912">
      <w:bodyDiv w:val="1"/>
      <w:marLeft w:val="0"/>
      <w:marRight w:val="0"/>
      <w:marTop w:val="0"/>
      <w:marBottom w:val="0"/>
      <w:divBdr>
        <w:top w:val="none" w:sz="0" w:space="0" w:color="auto"/>
        <w:left w:val="none" w:sz="0" w:space="0" w:color="auto"/>
        <w:bottom w:val="none" w:sz="0" w:space="0" w:color="auto"/>
        <w:right w:val="none" w:sz="0" w:space="0" w:color="auto"/>
      </w:divBdr>
    </w:div>
    <w:div w:id="1515803348">
      <w:bodyDiv w:val="1"/>
      <w:marLeft w:val="0"/>
      <w:marRight w:val="0"/>
      <w:marTop w:val="0"/>
      <w:marBottom w:val="0"/>
      <w:divBdr>
        <w:top w:val="none" w:sz="0" w:space="0" w:color="auto"/>
        <w:left w:val="none" w:sz="0" w:space="0" w:color="auto"/>
        <w:bottom w:val="none" w:sz="0" w:space="0" w:color="auto"/>
        <w:right w:val="none" w:sz="0" w:space="0" w:color="auto"/>
      </w:divBdr>
    </w:div>
    <w:div w:id="1703282470">
      <w:bodyDiv w:val="1"/>
      <w:marLeft w:val="0"/>
      <w:marRight w:val="0"/>
      <w:marTop w:val="0"/>
      <w:marBottom w:val="0"/>
      <w:divBdr>
        <w:top w:val="none" w:sz="0" w:space="0" w:color="auto"/>
        <w:left w:val="none" w:sz="0" w:space="0" w:color="auto"/>
        <w:bottom w:val="none" w:sz="0" w:space="0" w:color="auto"/>
        <w:right w:val="none" w:sz="0" w:space="0" w:color="auto"/>
      </w:divBdr>
    </w:div>
    <w:div w:id="1739859573">
      <w:bodyDiv w:val="1"/>
      <w:marLeft w:val="0"/>
      <w:marRight w:val="0"/>
      <w:marTop w:val="0"/>
      <w:marBottom w:val="0"/>
      <w:divBdr>
        <w:top w:val="none" w:sz="0" w:space="0" w:color="auto"/>
        <w:left w:val="none" w:sz="0" w:space="0" w:color="auto"/>
        <w:bottom w:val="none" w:sz="0" w:space="0" w:color="auto"/>
        <w:right w:val="none" w:sz="0" w:space="0" w:color="auto"/>
      </w:divBdr>
    </w:div>
    <w:div w:id="1740324967">
      <w:bodyDiv w:val="1"/>
      <w:marLeft w:val="0"/>
      <w:marRight w:val="0"/>
      <w:marTop w:val="0"/>
      <w:marBottom w:val="0"/>
      <w:divBdr>
        <w:top w:val="none" w:sz="0" w:space="0" w:color="auto"/>
        <w:left w:val="none" w:sz="0" w:space="0" w:color="auto"/>
        <w:bottom w:val="none" w:sz="0" w:space="0" w:color="auto"/>
        <w:right w:val="none" w:sz="0" w:space="0" w:color="auto"/>
      </w:divBdr>
    </w:div>
    <w:div w:id="1773894360">
      <w:bodyDiv w:val="1"/>
      <w:marLeft w:val="0"/>
      <w:marRight w:val="0"/>
      <w:marTop w:val="0"/>
      <w:marBottom w:val="0"/>
      <w:divBdr>
        <w:top w:val="none" w:sz="0" w:space="0" w:color="auto"/>
        <w:left w:val="none" w:sz="0" w:space="0" w:color="auto"/>
        <w:bottom w:val="none" w:sz="0" w:space="0" w:color="auto"/>
        <w:right w:val="none" w:sz="0" w:space="0" w:color="auto"/>
      </w:divBdr>
    </w:div>
    <w:div w:id="1858080378">
      <w:bodyDiv w:val="1"/>
      <w:marLeft w:val="0"/>
      <w:marRight w:val="0"/>
      <w:marTop w:val="0"/>
      <w:marBottom w:val="0"/>
      <w:divBdr>
        <w:top w:val="none" w:sz="0" w:space="0" w:color="auto"/>
        <w:left w:val="none" w:sz="0" w:space="0" w:color="auto"/>
        <w:bottom w:val="none" w:sz="0" w:space="0" w:color="auto"/>
        <w:right w:val="none" w:sz="0" w:space="0" w:color="auto"/>
      </w:divBdr>
    </w:div>
    <w:div w:id="1944150202">
      <w:bodyDiv w:val="1"/>
      <w:marLeft w:val="0"/>
      <w:marRight w:val="0"/>
      <w:marTop w:val="0"/>
      <w:marBottom w:val="0"/>
      <w:divBdr>
        <w:top w:val="none" w:sz="0" w:space="0" w:color="auto"/>
        <w:left w:val="none" w:sz="0" w:space="0" w:color="auto"/>
        <w:bottom w:val="none" w:sz="0" w:space="0" w:color="auto"/>
        <w:right w:val="none" w:sz="0" w:space="0" w:color="auto"/>
      </w:divBdr>
    </w:div>
    <w:div w:id="2023893793">
      <w:bodyDiv w:val="1"/>
      <w:marLeft w:val="0"/>
      <w:marRight w:val="0"/>
      <w:marTop w:val="0"/>
      <w:marBottom w:val="0"/>
      <w:divBdr>
        <w:top w:val="none" w:sz="0" w:space="0" w:color="auto"/>
        <w:left w:val="none" w:sz="0" w:space="0" w:color="auto"/>
        <w:bottom w:val="none" w:sz="0" w:space="0" w:color="auto"/>
        <w:right w:val="none" w:sz="0" w:space="0" w:color="auto"/>
      </w:divBdr>
    </w:div>
    <w:div w:id="2033679758">
      <w:bodyDiv w:val="1"/>
      <w:marLeft w:val="0"/>
      <w:marRight w:val="0"/>
      <w:marTop w:val="0"/>
      <w:marBottom w:val="0"/>
      <w:divBdr>
        <w:top w:val="none" w:sz="0" w:space="0" w:color="auto"/>
        <w:left w:val="none" w:sz="0" w:space="0" w:color="auto"/>
        <w:bottom w:val="none" w:sz="0" w:space="0" w:color="auto"/>
        <w:right w:val="none" w:sz="0" w:space="0" w:color="auto"/>
      </w:divBdr>
    </w:div>
    <w:div w:id="213184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file:///C:\Users\marianogc\AppData\Local\Microsoft\Windows\INetCache\Content.Outlook\NGR7CV6T\BPL%20to%20PG%20-%20Interface%20file%20format%20-%20MGC.xls" TargetMode="External"/><Relationship Id="rId39"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file:///C:\Users\marianogc\AppData\Local\Microsoft\Windows\INetCache\Content.Outlook\NGR7CV6T\BPL%20to%20PG%20-%20Interface%20file%20format%20-%20MGC.xls" TargetMode="External"/><Relationship Id="rId34" Type="http://schemas.openxmlformats.org/officeDocument/2006/relationships/hyperlink" Target="file:///C:\Users\marianogc\AppData\Local\Microsoft\Windows\INetCache\Content.Outlook\NGR7CV6T\BPL%20to%20PG%20-%20Interface%20file%20format%20-%20MGC.xls" TargetMode="External"/><Relationship Id="rId42" Type="http://schemas.openxmlformats.org/officeDocument/2006/relationships/header" Target="header6.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file:///C:\Users\marianogc\AppData\Local\Microsoft\Windows\INetCache\Content.Outlook\NGR7CV6T\BPL%20to%20PG%20-%20Interface%20file%20format%20-%20MGC.xls" TargetMode="External"/><Relationship Id="rId33" Type="http://schemas.openxmlformats.org/officeDocument/2006/relationships/hyperlink" Target="file:///C:\Users\marianogc\AppData\Local\Microsoft\Windows\INetCache\Content.Outlook\NGR7CV6T\BPL%20to%20PG%20-%20Interface%20file%20format%20-%20MGC.xls" TargetMode="External"/><Relationship Id="rId38" Type="http://schemas.microsoft.com/office/2011/relationships/commentsExtended" Target="commentsExtended.xml"/><Relationship Id="rId46"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ftp.meta4globalhr.com/" TargetMode="External"/><Relationship Id="rId29" Type="http://schemas.openxmlformats.org/officeDocument/2006/relationships/hyperlink" Target="file:///C:\Users\marianogc\AppData\Local\Microsoft\Windows\INetCache\Content.Outlook\NGR7CV6T\BPL%20to%20PG%20-%20Interface%20file%20format%20-%20MGC.xls" TargetMode="External"/><Relationship Id="rId41" Type="http://schemas.openxmlformats.org/officeDocument/2006/relationships/hyperlink" Target="mailto:sirh.helpdesk@saint-gobai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jpeg"/><Relationship Id="rId24" Type="http://schemas.openxmlformats.org/officeDocument/2006/relationships/hyperlink" Target="file:///C:\Users\marianogc\AppData\Local\Microsoft\Windows\INetCache\Content.Outlook\NGR7CV6T\BPL%20to%20PG%20-%20Interface%20file%20format%20-%20MGC.xls" TargetMode="External"/><Relationship Id="rId32" Type="http://schemas.openxmlformats.org/officeDocument/2006/relationships/hyperlink" Target="file:///C:\Users\marianogc\AppData\Local\Microsoft\Windows\INetCache\Content.Outlook\NGR7CV6T\BPL%20to%20PG%20-%20Interface%20file%20format%20-%20MGC.xls" TargetMode="External"/><Relationship Id="rId37" Type="http://schemas.openxmlformats.org/officeDocument/2006/relationships/comments" Target="comments.xml"/><Relationship Id="rId40" Type="http://schemas.microsoft.com/office/2018/08/relationships/commentsExtensible" Target="commentsExtensible.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file:///C:\Users\marianogc\AppData\Local\Microsoft\Windows\INetCache\Content.Outlook\NGR7CV6T\BPL%20to%20PG%20-%20Interface%20file%20format%20-%20MGC.xls" TargetMode="External"/><Relationship Id="rId28" Type="http://schemas.openxmlformats.org/officeDocument/2006/relationships/hyperlink" Target="file:///C:\Users\marianogc\AppData\Local\Microsoft\Windows\INetCache\Content.Outlook\NGR7CV6T\BPL%20to%20PG%20-%20Interface%20file%20format%20-%20MGC.xls" TargetMode="External"/><Relationship Id="rId36" Type="http://schemas.openxmlformats.org/officeDocument/2006/relationships/hyperlink" Target="file:///C:\Users\marianogc\AppData\Local\Microsoft\Windows\INetCache\Content.Outlook\NGR7CV6T\BPL%20to%20PG%20-%20Interface%20file%20format%20-%20MGC.xls"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file:///C:\Users\marianogc\AppData\Local\Microsoft\Windows\INetCache\Content.Outlook\NGR7CV6T\BPL%20to%20PG%20-%20Interface%20file%20format%20-%20MGC.xls" TargetMode="External"/><Relationship Id="rId44"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file:///C:\Users\marianogc\AppData\Local\Microsoft\Windows\INetCache\Content.Outlook\NGR7CV6T\BPL%20to%20PG%20-%20Interface%20file%20format%20-%20MGC.xls" TargetMode="External"/><Relationship Id="rId27" Type="http://schemas.openxmlformats.org/officeDocument/2006/relationships/hyperlink" Target="file:///C:\Users\marianogc\AppData\Local\Microsoft\Windows\INetCache\Content.Outlook\NGR7CV6T\BPL%20to%20PG%20-%20Interface%20file%20format%20-%20MGC.xls" TargetMode="External"/><Relationship Id="rId30" Type="http://schemas.openxmlformats.org/officeDocument/2006/relationships/hyperlink" Target="file:///C:\Users\marianogc\AppData\Local\Microsoft\Windows\INetCache\Content.Outlook\NGR7CV6T\BPL%20to%20PG%20-%20Interface%20file%20format%20-%20MGC.xls" TargetMode="External"/><Relationship Id="rId35" Type="http://schemas.openxmlformats.org/officeDocument/2006/relationships/hyperlink" Target="file:///C:\Users\marianogc\AppData\Local\Microsoft\Windows\INetCache\Content.Outlook\NGR7CV6T\BPL%20to%20PG%20-%20Interface%20file%20format%20-%20MGC.xls" TargetMode="External"/><Relationship Id="rId43" Type="http://schemas.openxmlformats.org/officeDocument/2006/relationships/header" Target="header7.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cegid.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cegid.com/" TargetMode="External"/></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Cegid">
      <a:dk1>
        <a:srgbClr val="002C52"/>
      </a:dk1>
      <a:lt1>
        <a:srgbClr val="FFFFFF"/>
      </a:lt1>
      <a:dk2>
        <a:srgbClr val="0046FE"/>
      </a:dk2>
      <a:lt2>
        <a:srgbClr val="FF5C35"/>
      </a:lt2>
      <a:accent1>
        <a:srgbClr val="002C52"/>
      </a:accent1>
      <a:accent2>
        <a:srgbClr val="FF5C35"/>
      </a:accent2>
      <a:accent3>
        <a:srgbClr val="FFFFFF"/>
      </a:accent3>
      <a:accent4>
        <a:srgbClr val="D4EBFE"/>
      </a:accent4>
      <a:accent5>
        <a:srgbClr val="A5A5A5"/>
      </a:accent5>
      <a:accent6>
        <a:srgbClr val="658FFE"/>
      </a:accent6>
      <a:hlink>
        <a:srgbClr val="0034BE"/>
      </a:hlink>
      <a:folHlink>
        <a:srgbClr val="002C52"/>
      </a:folHlink>
    </a:clrScheme>
    <a:fontScheme name="Cegid">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0AC2058BFFD44C8AB1FD7B3AC8C3F6" ma:contentTypeVersion="5" ma:contentTypeDescription="Create a new document." ma:contentTypeScope="" ma:versionID="519f9dcda49f13d05c2dbbfae26317f3">
  <xsd:schema xmlns:xsd="http://www.w3.org/2001/XMLSchema" xmlns:xs="http://www.w3.org/2001/XMLSchema" xmlns:p="http://schemas.microsoft.com/office/2006/metadata/properties" xmlns:ns2="386f086e-765f-48fd-a64f-37b2e15c621d" targetNamespace="http://schemas.microsoft.com/office/2006/metadata/properties" ma:root="true" ma:fieldsID="cb3b322252f59c870867c6e954681739" ns2:_="">
    <xsd:import namespace="386f086e-765f-48fd-a64f-37b2e15c62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f086e-765f-48fd-a64f-37b2e15c6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497AB-4184-428A-AAF9-B2A0492BBFF3}">
  <ds:schemaRefs>
    <ds:schemaRef ds:uri="http://schemas.microsoft.com/sharepoint/v3/contenttype/forms"/>
  </ds:schemaRefs>
</ds:datastoreItem>
</file>

<file path=customXml/itemProps2.xml><?xml version="1.0" encoding="utf-8"?>
<ds:datastoreItem xmlns:ds="http://schemas.openxmlformats.org/officeDocument/2006/customXml" ds:itemID="{C9D9DF51-FA01-4E53-A416-DF4BECD425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2C10A9-DFC0-4180-8504-BD5F9D64B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f086e-765f-48fd-a64f-37b2e15c6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7E6095-763E-48E2-AFA0-BF60CDE8D5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Cegid</dc:creator>
  <keywords/>
  <dc:description/>
  <lastModifiedBy>Marta APARICIO MACIAS</lastModifiedBy>
  <revision>74</revision>
  <lastPrinted>2018-07-26T02:00:00.0000000Z</lastPrinted>
  <dcterms:created xsi:type="dcterms:W3CDTF">2022-03-02T11:00:00.0000000Z</dcterms:created>
  <dcterms:modified xsi:type="dcterms:W3CDTF">2025-02-12T10:40:01.9797733Z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0x010100770AC2058BFFD44C8AB1FD7B3AC8C3F6</vt:lpwstr>
  </property>
  <property fmtid="{D5CDD505-2E9C-101B-9397-08002B2CF9AE}" pid="3" name="MSIP_Label_ced06422-c515-4a4e-a1f2-e6a0c0200eae_Enabled">
    <vt:lpwstr>true</vt:lpwstr>
  </property>
  <property fmtid="{D5CDD505-2E9C-101B-9397-08002B2CF9AE}" pid="4" name="MSIP_Label_ced06422-c515-4a4e-a1f2-e6a0c0200eae_SetDate">
    <vt:lpwstr>2021-06-02T09:24:53Z</vt:lpwstr>
  </property>
  <property fmtid="{D5CDD505-2E9C-101B-9397-08002B2CF9AE}" pid="5" name="MSIP_Label_ced06422-c515-4a4e-a1f2-e6a0c0200eae_Method">
    <vt:lpwstr>Standard</vt:lpwstr>
  </property>
  <property fmtid="{D5CDD505-2E9C-101B-9397-08002B2CF9AE}" pid="6" name="MSIP_Label_ced06422-c515-4a4e-a1f2-e6a0c0200eae_Name">
    <vt:lpwstr>Unclassifed</vt:lpwstr>
  </property>
  <property fmtid="{D5CDD505-2E9C-101B-9397-08002B2CF9AE}" pid="7" name="MSIP_Label_ced06422-c515-4a4e-a1f2-e6a0c0200eae_SiteId">
    <vt:lpwstr>e339bd4b-2e3b-4035-a452-2112d502f2ff</vt:lpwstr>
  </property>
  <property fmtid="{D5CDD505-2E9C-101B-9397-08002B2CF9AE}" pid="8" name="MSIP_Label_ced06422-c515-4a4e-a1f2-e6a0c0200eae_ActionId">
    <vt:lpwstr>06b51657-bdb6-4db2-aa9b-d288b987c257</vt:lpwstr>
  </property>
  <property fmtid="{D5CDD505-2E9C-101B-9397-08002B2CF9AE}" pid="9" name="MSIP_Label_ced06422-c515-4a4e-a1f2-e6a0c0200eae_ContentBits">
    <vt:lpwstr>0</vt:lpwstr>
  </property>
</Properties>
</file>